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12EA" w14:textId="77777777" w:rsidR="00606D29" w:rsidRDefault="00606D29">
      <w:pPr>
        <w:rPr>
          <w:bCs/>
          <w:sz w:val="28"/>
        </w:rPr>
      </w:pPr>
    </w:p>
    <w:p w14:paraId="1F25D50E" w14:textId="29A24577" w:rsidR="00606D29" w:rsidRDefault="00606D29">
      <w:pPr>
        <w:jc w:val="center"/>
        <w:rPr>
          <w:bCs/>
          <w:sz w:val="28"/>
        </w:rPr>
      </w:pPr>
    </w:p>
    <w:p w14:paraId="514FB0B5" w14:textId="793AFEB8" w:rsidR="0053682E" w:rsidRDefault="0053682E">
      <w:pPr>
        <w:jc w:val="center"/>
        <w:rPr>
          <w:bCs/>
          <w:sz w:val="28"/>
        </w:rPr>
      </w:pPr>
    </w:p>
    <w:p w14:paraId="674AD96B" w14:textId="3D83D263" w:rsidR="0053682E" w:rsidRDefault="0053682E">
      <w:pPr>
        <w:jc w:val="center"/>
        <w:rPr>
          <w:bCs/>
          <w:sz w:val="28"/>
        </w:rPr>
      </w:pPr>
    </w:p>
    <w:p w14:paraId="052AE4C1" w14:textId="599669D9" w:rsidR="0053682E" w:rsidRDefault="0053682E">
      <w:pPr>
        <w:jc w:val="center"/>
        <w:rPr>
          <w:bCs/>
          <w:sz w:val="28"/>
        </w:rPr>
      </w:pPr>
    </w:p>
    <w:p w14:paraId="7A678A56" w14:textId="713303A5" w:rsidR="0053682E" w:rsidRDefault="0053682E">
      <w:pPr>
        <w:jc w:val="center"/>
        <w:rPr>
          <w:bCs/>
          <w:sz w:val="28"/>
        </w:rPr>
      </w:pPr>
    </w:p>
    <w:p w14:paraId="4D1FBB44" w14:textId="555FEFF3" w:rsidR="0053682E" w:rsidRDefault="0053682E">
      <w:pPr>
        <w:jc w:val="center"/>
        <w:rPr>
          <w:bCs/>
          <w:sz w:val="28"/>
        </w:rPr>
      </w:pPr>
    </w:p>
    <w:p w14:paraId="5C852BB8" w14:textId="7BEB2801" w:rsidR="0053682E" w:rsidRDefault="0053682E">
      <w:pPr>
        <w:jc w:val="center"/>
        <w:rPr>
          <w:bCs/>
          <w:sz w:val="28"/>
        </w:rPr>
      </w:pPr>
    </w:p>
    <w:p w14:paraId="076A995D" w14:textId="1F8A46F3" w:rsidR="0053682E" w:rsidRDefault="0053682E">
      <w:pPr>
        <w:jc w:val="center"/>
        <w:rPr>
          <w:bCs/>
          <w:sz w:val="28"/>
        </w:rPr>
      </w:pPr>
    </w:p>
    <w:p w14:paraId="16D09AAB" w14:textId="5BCA430C" w:rsidR="0053682E" w:rsidRDefault="0053682E">
      <w:pPr>
        <w:jc w:val="center"/>
        <w:rPr>
          <w:bCs/>
          <w:sz w:val="28"/>
        </w:rPr>
      </w:pPr>
    </w:p>
    <w:p w14:paraId="797B14A6" w14:textId="01D416B9" w:rsidR="0053682E" w:rsidRDefault="0053682E">
      <w:pPr>
        <w:jc w:val="center"/>
        <w:rPr>
          <w:bCs/>
          <w:sz w:val="28"/>
        </w:rPr>
      </w:pPr>
    </w:p>
    <w:p w14:paraId="407878C5" w14:textId="68BDF4EF" w:rsidR="0053682E" w:rsidRDefault="0053682E">
      <w:pPr>
        <w:jc w:val="center"/>
        <w:rPr>
          <w:bCs/>
          <w:sz w:val="28"/>
        </w:rPr>
      </w:pPr>
    </w:p>
    <w:p w14:paraId="5A6A5DB9" w14:textId="3D9A6770" w:rsidR="0053682E" w:rsidRDefault="0053682E">
      <w:pPr>
        <w:jc w:val="center"/>
        <w:rPr>
          <w:bCs/>
          <w:sz w:val="28"/>
        </w:rPr>
      </w:pPr>
    </w:p>
    <w:p w14:paraId="677EF65F" w14:textId="0CBE8DAE" w:rsidR="0053682E" w:rsidRDefault="0053682E">
      <w:pPr>
        <w:jc w:val="center"/>
        <w:rPr>
          <w:bCs/>
          <w:sz w:val="28"/>
        </w:rPr>
      </w:pPr>
    </w:p>
    <w:p w14:paraId="054E06A9" w14:textId="1D622896" w:rsidR="0053682E" w:rsidRDefault="0053682E">
      <w:pPr>
        <w:jc w:val="center"/>
        <w:rPr>
          <w:bCs/>
          <w:sz w:val="28"/>
        </w:rPr>
      </w:pPr>
    </w:p>
    <w:p w14:paraId="59BBB5E4" w14:textId="113DDCE6" w:rsidR="0053682E" w:rsidRDefault="0053682E">
      <w:pPr>
        <w:jc w:val="center"/>
        <w:rPr>
          <w:bCs/>
          <w:sz w:val="28"/>
        </w:rPr>
      </w:pPr>
    </w:p>
    <w:p w14:paraId="0D501AB5" w14:textId="551D393D" w:rsidR="0053682E" w:rsidRDefault="0053682E">
      <w:pPr>
        <w:jc w:val="center"/>
        <w:rPr>
          <w:bCs/>
          <w:sz w:val="28"/>
        </w:rPr>
      </w:pPr>
    </w:p>
    <w:p w14:paraId="5D29CECC" w14:textId="27EF48B2" w:rsidR="0053682E" w:rsidRDefault="0053682E">
      <w:pPr>
        <w:jc w:val="center"/>
        <w:rPr>
          <w:bCs/>
          <w:sz w:val="28"/>
        </w:rPr>
      </w:pPr>
    </w:p>
    <w:p w14:paraId="21C48D50" w14:textId="0C6DF5D4" w:rsidR="0053682E" w:rsidRDefault="0053682E">
      <w:pPr>
        <w:jc w:val="center"/>
        <w:rPr>
          <w:bCs/>
          <w:sz w:val="28"/>
        </w:rPr>
      </w:pPr>
    </w:p>
    <w:p w14:paraId="717C8F98" w14:textId="77777777" w:rsidR="0053682E" w:rsidRDefault="0053682E">
      <w:pPr>
        <w:jc w:val="center"/>
        <w:rPr>
          <w:bCs/>
          <w:sz w:val="28"/>
        </w:rPr>
      </w:pPr>
    </w:p>
    <w:p w14:paraId="096B2CBE" w14:textId="77777777" w:rsidR="00606D29" w:rsidRDefault="00606D29">
      <w:pPr>
        <w:rPr>
          <w:sz w:val="28"/>
          <w:szCs w:val="28"/>
        </w:rPr>
      </w:pPr>
    </w:p>
    <w:p w14:paraId="6FA02068" w14:textId="77777777" w:rsidR="00606D29" w:rsidRDefault="00606D29">
      <w:pPr>
        <w:jc w:val="center"/>
        <w:outlineLvl w:val="0"/>
        <w:rPr>
          <w:sz w:val="28"/>
          <w:szCs w:val="28"/>
        </w:rPr>
      </w:pPr>
      <w:r>
        <w:rPr>
          <w:sz w:val="28"/>
          <w:szCs w:val="28"/>
        </w:rPr>
        <w:t xml:space="preserve">ИЗВЕЩЕНИЕ О ПРОВЕДЕНИИ ЗАКУПКИ </w:t>
      </w:r>
    </w:p>
    <w:p w14:paraId="6D081623" w14:textId="77777777" w:rsidR="00606D29" w:rsidRDefault="00606D29">
      <w:pPr>
        <w:jc w:val="center"/>
        <w:outlineLvl w:val="0"/>
        <w:rPr>
          <w:sz w:val="28"/>
          <w:szCs w:val="28"/>
        </w:rPr>
      </w:pPr>
      <w:r>
        <w:rPr>
          <w:sz w:val="28"/>
          <w:szCs w:val="28"/>
        </w:rPr>
        <w:t>И ДОКУМЕНТАЦИЯ О ЗАКУПКЕ</w:t>
      </w:r>
    </w:p>
    <w:p w14:paraId="6A462D54" w14:textId="77777777" w:rsidR="00606D29" w:rsidRDefault="00606D29">
      <w:pPr>
        <w:rPr>
          <w:b/>
          <w:i/>
        </w:rPr>
      </w:pPr>
    </w:p>
    <w:p w14:paraId="2145F005" w14:textId="6FA7BDCA" w:rsidR="00606D29" w:rsidRDefault="0049053C">
      <w:pPr>
        <w:jc w:val="center"/>
        <w:rPr>
          <w:sz w:val="28"/>
          <w:szCs w:val="28"/>
        </w:rPr>
      </w:pPr>
      <w:r>
        <w:rPr>
          <w:sz w:val="28"/>
          <w:szCs w:val="28"/>
        </w:rPr>
        <w:t>Неконкурентная закупка способом «БРИФ»</w:t>
      </w:r>
    </w:p>
    <w:p w14:paraId="1315B700" w14:textId="77777777" w:rsidR="00606D29" w:rsidRDefault="00606D29">
      <w:pPr>
        <w:jc w:val="center"/>
        <w:rPr>
          <w:sz w:val="28"/>
          <w:szCs w:val="28"/>
        </w:rPr>
      </w:pPr>
    </w:p>
    <w:p w14:paraId="431A43E8" w14:textId="77777777" w:rsidR="00606D29" w:rsidRDefault="00606D29">
      <w:pPr>
        <w:jc w:val="center"/>
        <w:rPr>
          <w:sz w:val="28"/>
          <w:szCs w:val="28"/>
        </w:rPr>
      </w:pPr>
    </w:p>
    <w:p w14:paraId="61ABEB01" w14:textId="77777777" w:rsidR="00606D29" w:rsidRDefault="00606D29">
      <w:pPr>
        <w:jc w:val="center"/>
        <w:rPr>
          <w:sz w:val="28"/>
          <w:szCs w:val="28"/>
        </w:rPr>
      </w:pPr>
    </w:p>
    <w:p w14:paraId="1B636965" w14:textId="77777777" w:rsidR="00606D29" w:rsidRDefault="00606D29">
      <w:pPr>
        <w:jc w:val="center"/>
        <w:rPr>
          <w:sz w:val="28"/>
          <w:szCs w:val="28"/>
        </w:rPr>
      </w:pPr>
    </w:p>
    <w:p w14:paraId="4FCF0DF9" w14:textId="77777777" w:rsidR="00606D29" w:rsidRDefault="00606D29">
      <w:pPr>
        <w:jc w:val="center"/>
        <w:rPr>
          <w:caps/>
          <w:sz w:val="28"/>
          <w:szCs w:val="28"/>
        </w:rPr>
      </w:pPr>
      <w:r>
        <w:rPr>
          <w:caps/>
          <w:sz w:val="28"/>
          <w:szCs w:val="28"/>
        </w:rPr>
        <w:t>том 1 «общая и коммерческая части»</w:t>
      </w:r>
    </w:p>
    <w:p w14:paraId="5557F1D5" w14:textId="77777777" w:rsidR="00606D29" w:rsidRDefault="00606D29">
      <w:pPr>
        <w:jc w:val="center"/>
        <w:rPr>
          <w:sz w:val="28"/>
          <w:szCs w:val="28"/>
        </w:rPr>
      </w:pPr>
    </w:p>
    <w:p w14:paraId="29E55332" w14:textId="77777777" w:rsidR="00606D29" w:rsidRDefault="00606D29">
      <w:pPr>
        <w:jc w:val="center"/>
        <w:rPr>
          <w:sz w:val="28"/>
          <w:szCs w:val="28"/>
        </w:rPr>
      </w:pPr>
    </w:p>
    <w:p w14:paraId="5DB55E55" w14:textId="77777777" w:rsidR="00606D29" w:rsidRDefault="00606D29">
      <w:pPr>
        <w:jc w:val="center"/>
        <w:rPr>
          <w:sz w:val="28"/>
        </w:rPr>
      </w:pPr>
    </w:p>
    <w:p w14:paraId="11F0D36D" w14:textId="77777777" w:rsidR="00606D29" w:rsidRDefault="00606D29">
      <w:pPr>
        <w:jc w:val="center"/>
        <w:rPr>
          <w:sz w:val="28"/>
        </w:rPr>
      </w:pPr>
    </w:p>
    <w:p w14:paraId="5EEBA954" w14:textId="77777777" w:rsidR="00606D29" w:rsidRDefault="00606D29">
      <w:pPr>
        <w:jc w:val="center"/>
        <w:rPr>
          <w:sz w:val="28"/>
        </w:rPr>
      </w:pPr>
    </w:p>
    <w:p w14:paraId="11CBE637" w14:textId="77777777" w:rsidR="00606D29" w:rsidRDefault="00606D29">
      <w:pPr>
        <w:jc w:val="center"/>
        <w:rPr>
          <w:sz w:val="28"/>
        </w:rPr>
      </w:pPr>
    </w:p>
    <w:p w14:paraId="564B98A2" w14:textId="77777777" w:rsidR="00606D29" w:rsidRDefault="00606D29">
      <w:pPr>
        <w:jc w:val="center"/>
        <w:rPr>
          <w:sz w:val="28"/>
        </w:rPr>
      </w:pPr>
    </w:p>
    <w:p w14:paraId="2D2B51B9" w14:textId="77777777" w:rsidR="00606D29" w:rsidRDefault="00606D29">
      <w:pPr>
        <w:jc w:val="center"/>
        <w:rPr>
          <w:sz w:val="28"/>
        </w:rPr>
      </w:pPr>
    </w:p>
    <w:p w14:paraId="71EAFBFF" w14:textId="77777777" w:rsidR="00606D29" w:rsidRDefault="00606D29">
      <w:pPr>
        <w:jc w:val="center"/>
        <w:rPr>
          <w:sz w:val="28"/>
        </w:rPr>
      </w:pPr>
    </w:p>
    <w:p w14:paraId="5ED26503" w14:textId="77777777" w:rsidR="00606D29" w:rsidRDefault="00606D29">
      <w:pPr>
        <w:jc w:val="center"/>
        <w:rPr>
          <w:sz w:val="28"/>
        </w:rPr>
      </w:pPr>
    </w:p>
    <w:p w14:paraId="487A1C33" w14:textId="77777777" w:rsidR="00606D29" w:rsidRDefault="00606D29">
      <w:pPr>
        <w:jc w:val="center"/>
        <w:rPr>
          <w:sz w:val="28"/>
        </w:rPr>
      </w:pPr>
    </w:p>
    <w:p w14:paraId="0F98B0E3" w14:textId="77777777" w:rsidR="00606D29" w:rsidRDefault="00606D29">
      <w:pPr>
        <w:jc w:val="center"/>
        <w:rPr>
          <w:sz w:val="28"/>
        </w:rPr>
      </w:pPr>
    </w:p>
    <w:p w14:paraId="6FC6BE91" w14:textId="77777777" w:rsidR="00606D29" w:rsidRDefault="00606D29">
      <w:pPr>
        <w:jc w:val="center"/>
        <w:rPr>
          <w:sz w:val="28"/>
        </w:rPr>
      </w:pPr>
    </w:p>
    <w:p w14:paraId="3689B32B" w14:textId="77777777" w:rsidR="00606D29" w:rsidRDefault="00606D29">
      <w:pPr>
        <w:jc w:val="center"/>
      </w:pPr>
    </w:p>
    <w:p w14:paraId="5BAB4113" w14:textId="15825555" w:rsidR="00606D29" w:rsidRDefault="00606D29">
      <w:pPr>
        <w:pStyle w:val="111"/>
        <w:keepNext w:val="0"/>
        <w:rPr>
          <w:b/>
          <w:snapToGrid/>
          <w:sz w:val="28"/>
          <w:szCs w:val="24"/>
        </w:rPr>
      </w:pPr>
      <w:r>
        <w:rPr>
          <w:snapToGrid/>
          <w:sz w:val="28"/>
          <w:szCs w:val="24"/>
        </w:rPr>
        <w:t>20</w:t>
      </w:r>
      <w:r w:rsidR="0053682E">
        <w:rPr>
          <w:snapToGrid/>
          <w:sz w:val="28"/>
          <w:szCs w:val="24"/>
        </w:rPr>
        <w:t>2</w:t>
      </w:r>
      <w:r w:rsidR="007660DE">
        <w:rPr>
          <w:snapToGrid/>
          <w:sz w:val="28"/>
          <w:szCs w:val="24"/>
        </w:rPr>
        <w:t>6</w:t>
      </w:r>
    </w:p>
    <w:p w14:paraId="6AB72B55" w14:textId="77777777" w:rsidR="00606D29" w:rsidRDefault="00606D29">
      <w:pPr>
        <w:sectPr w:rsidR="00606D29" w:rsidSect="004D364C">
          <w:footerReference w:type="default" r:id="rId11"/>
          <w:pgSz w:w="11906" w:h="16838"/>
          <w:pgMar w:top="1134" w:right="850" w:bottom="1134" w:left="1701" w:header="708" w:footer="708" w:gutter="0"/>
          <w:cols w:space="708"/>
          <w:titlePg/>
          <w:docGrid w:linePitch="360"/>
        </w:sectPr>
      </w:pPr>
    </w:p>
    <w:p w14:paraId="100638F1" w14:textId="0ACDFCD7" w:rsidR="00606D29" w:rsidRDefault="00A132A4" w:rsidP="006C31BD">
      <w:pPr>
        <w:pStyle w:val="11"/>
        <w:numPr>
          <w:ilvl w:val="0"/>
          <w:numId w:val="0"/>
        </w:numPr>
        <w:tabs>
          <w:tab w:val="left" w:pos="426"/>
        </w:tabs>
        <w:jc w:val="center"/>
        <w:rPr>
          <w:sz w:val="28"/>
          <w:szCs w:val="28"/>
        </w:rPr>
      </w:pPr>
      <w:r>
        <w:rPr>
          <w:sz w:val="28"/>
          <w:szCs w:val="28"/>
        </w:rPr>
        <w:lastRenderedPageBreak/>
        <w:t xml:space="preserve">1. </w:t>
      </w:r>
      <w:r w:rsidR="00606D29">
        <w:rPr>
          <w:sz w:val="28"/>
          <w:szCs w:val="28"/>
        </w:rPr>
        <w:t>ИЗВЕЩЕНИЕ О ПРОВЕДЕНИИ ЗАКУПКИ</w:t>
      </w:r>
    </w:p>
    <w:p w14:paraId="59C33FF4" w14:textId="77777777" w:rsidR="00606D29" w:rsidRDefault="00606D29">
      <w:pPr>
        <w:rPr>
          <w:sz w:val="28"/>
          <w:szCs w:val="28"/>
        </w:rPr>
      </w:pPr>
    </w:p>
    <w:p w14:paraId="32795BA4" w14:textId="77777777"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eastAsia="Times New Roman" w:hAnsi="Times New Roman"/>
          <w:b/>
          <w:i/>
          <w:sz w:val="24"/>
          <w:szCs w:val="28"/>
          <w:lang w:eastAsia="ru-RU"/>
        </w:rPr>
      </w:pPr>
      <w:r>
        <w:rPr>
          <w:rFonts w:ascii="Times New Roman" w:eastAsia="Times New Roman" w:hAnsi="Times New Roman"/>
          <w:sz w:val="28"/>
          <w:szCs w:val="28"/>
          <w:lang w:eastAsia="ru-RU"/>
        </w:rPr>
        <w:t>Способ процедуры закупки: неконкурентная закупка «БРИФ».</w:t>
      </w:r>
    </w:p>
    <w:p w14:paraId="74BD80E9" w14:textId="77777777" w:rsidR="00606D29" w:rsidRDefault="00606D29">
      <w:pPr>
        <w:tabs>
          <w:tab w:val="left" w:pos="0"/>
          <w:tab w:val="left" w:pos="1134"/>
        </w:tabs>
        <w:contextualSpacing/>
        <w:jc w:val="both"/>
        <w:rPr>
          <w:rFonts w:eastAsia="Calibri"/>
          <w:bCs/>
          <w:sz w:val="28"/>
          <w:szCs w:val="28"/>
          <w:lang w:eastAsia="en-US"/>
        </w:rPr>
      </w:pPr>
    </w:p>
    <w:p w14:paraId="25075EC9" w14:textId="4F4052CA"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b/>
          <w:spacing w:val="-6"/>
          <w:sz w:val="28"/>
          <w:szCs w:val="28"/>
        </w:rPr>
      </w:pPr>
      <w:r>
        <w:rPr>
          <w:rFonts w:ascii="Times New Roman" w:hAnsi="Times New Roman"/>
          <w:sz w:val="28"/>
          <w:szCs w:val="28"/>
        </w:rPr>
        <w:t xml:space="preserve">Закупка проводится в соответствии с приказом Госкорпорации «Росатом» от 29.12.2022 № 1/1829-П-дсп, Единым </w:t>
      </w:r>
      <w:r>
        <w:rPr>
          <w:rFonts w:ascii="Times New Roman" w:eastAsia="Times New Roman" w:hAnsi="Times New Roman"/>
          <w:sz w:val="28"/>
          <w:szCs w:val="28"/>
          <w:lang w:eastAsia="ru-RU"/>
        </w:rPr>
        <w:t>отраслевым</w:t>
      </w:r>
      <w:r>
        <w:rPr>
          <w:rFonts w:ascii="Times New Roman" w:hAnsi="Times New Roman"/>
          <w:sz w:val="28"/>
          <w:szCs w:val="28"/>
        </w:rPr>
        <w:t xml:space="preserve"> стандартом закупок (Положением о закупке) Государственной корпорации по атомной энергии «Росатом» с изменениями, утвержденными решением наблюдательного совета Госкорпорации «Росатом»</w:t>
      </w:r>
      <w:r w:rsidR="008C208B">
        <w:rPr>
          <w:rFonts w:ascii="Times New Roman" w:hAnsi="Times New Roman"/>
          <w:sz w:val="28"/>
          <w:szCs w:val="28"/>
        </w:rPr>
        <w:t xml:space="preserve"> от 07.02.2012 № 37, в редакции с изменениями, утвержденными решениями наблюдательного совета Госкорпорации «Росатом», действующими на дату публикации настоящей закупочной процедуры.</w:t>
      </w:r>
    </w:p>
    <w:p w14:paraId="61353CF9" w14:textId="6430E6E0" w:rsidR="00606D29" w:rsidRPr="00D71630" w:rsidRDefault="00606D29" w:rsidP="00D71630">
      <w:pPr>
        <w:pStyle w:val="afff2"/>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Закупка не регулируется Федеральным законом от 18</w:t>
      </w:r>
      <w:r w:rsidR="006B221A">
        <w:rPr>
          <w:rFonts w:ascii="Times New Roman" w:hAnsi="Times New Roman"/>
          <w:sz w:val="28"/>
          <w:szCs w:val="28"/>
        </w:rPr>
        <w:t>.07.</w:t>
      </w:r>
      <w:r>
        <w:rPr>
          <w:rFonts w:ascii="Times New Roman" w:hAnsi="Times New Roman"/>
          <w:sz w:val="28"/>
          <w:szCs w:val="28"/>
        </w:rPr>
        <w:t>2011</w:t>
      </w:r>
      <w:r w:rsidR="006B221A">
        <w:rPr>
          <w:rFonts w:ascii="Times New Roman" w:hAnsi="Times New Roman"/>
          <w:sz w:val="28"/>
          <w:szCs w:val="28"/>
        </w:rPr>
        <w:t xml:space="preserve"> </w:t>
      </w:r>
      <w:r>
        <w:rPr>
          <w:rFonts w:ascii="Times New Roman" w:hAnsi="Times New Roman"/>
          <w:sz w:val="28"/>
          <w:szCs w:val="28"/>
        </w:rPr>
        <w:t>№ 223-ФЗ «О закупках товаров, работ, услуг отдельными видами юридических лиц».</w:t>
      </w:r>
    </w:p>
    <w:p w14:paraId="527106EE" w14:textId="77777777" w:rsidR="00606D29" w:rsidRDefault="00606D29">
      <w:pPr>
        <w:pStyle w:val="afff2"/>
        <w:tabs>
          <w:tab w:val="left" w:pos="0"/>
          <w:tab w:val="left" w:pos="1134"/>
        </w:tabs>
        <w:spacing w:after="0" w:line="240" w:lineRule="auto"/>
        <w:ind w:left="709" w:firstLine="709"/>
        <w:jc w:val="both"/>
        <w:rPr>
          <w:rFonts w:ascii="Times New Roman" w:hAnsi="Times New Roman"/>
          <w:b/>
          <w:spacing w:val="-6"/>
          <w:sz w:val="28"/>
          <w:szCs w:val="28"/>
        </w:rPr>
      </w:pPr>
    </w:p>
    <w:p w14:paraId="5523B692" w14:textId="7D4B664A"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b/>
          <w:spacing w:val="-6"/>
          <w:sz w:val="28"/>
          <w:szCs w:val="28"/>
        </w:rPr>
      </w:pPr>
      <w:r>
        <w:rPr>
          <w:rFonts w:ascii="Times New Roman" w:hAnsi="Times New Roman"/>
          <w:sz w:val="28"/>
          <w:szCs w:val="28"/>
        </w:rPr>
        <w:t>Предмет</w:t>
      </w:r>
      <w:r>
        <w:rPr>
          <w:rFonts w:ascii="Times New Roman" w:hAnsi="Times New Roman"/>
          <w:spacing w:val="-6"/>
          <w:sz w:val="28"/>
          <w:szCs w:val="28"/>
        </w:rPr>
        <w:t xml:space="preserve"> закупки: право заключения договора на </w:t>
      </w:r>
      <w:r w:rsidR="00C703B3" w:rsidRPr="00C703B3">
        <w:rPr>
          <w:rFonts w:ascii="Times New Roman" w:hAnsi="Times New Roman"/>
          <w:spacing w:val="-6"/>
          <w:sz w:val="28"/>
          <w:szCs w:val="28"/>
        </w:rPr>
        <w:t>бронзовый металлопрокат</w:t>
      </w:r>
      <w:r w:rsidR="00C703B3">
        <w:rPr>
          <w:rFonts w:ascii="Times New Roman" w:hAnsi="Times New Roman"/>
          <w:spacing w:val="-6"/>
          <w:sz w:val="28"/>
          <w:szCs w:val="28"/>
        </w:rPr>
        <w:t>.</w:t>
      </w:r>
    </w:p>
    <w:p w14:paraId="561FDE46" w14:textId="77777777" w:rsidR="00606D29" w:rsidRDefault="00606D29">
      <w:pPr>
        <w:tabs>
          <w:tab w:val="left" w:pos="0"/>
          <w:tab w:val="left" w:pos="1134"/>
        </w:tabs>
        <w:ind w:left="709" w:firstLine="709"/>
        <w:contextualSpacing/>
        <w:jc w:val="both"/>
        <w:rPr>
          <w:b/>
          <w:spacing w:val="-6"/>
          <w:sz w:val="28"/>
          <w:szCs w:val="28"/>
        </w:rPr>
      </w:pPr>
    </w:p>
    <w:p w14:paraId="1F9EF81A" w14:textId="65D7B519" w:rsidR="00606D29" w:rsidRDefault="00606D29" w:rsidP="00606D29">
      <w:pPr>
        <w:pStyle w:val="afff2"/>
        <w:numPr>
          <w:ilvl w:val="0"/>
          <w:numId w:val="17"/>
        </w:numPr>
        <w:tabs>
          <w:tab w:val="left" w:pos="0"/>
          <w:tab w:val="left" w:pos="1134"/>
        </w:tabs>
        <w:spacing w:after="0" w:line="240" w:lineRule="auto"/>
        <w:ind w:left="0" w:firstLine="709"/>
        <w:contextualSpacing w:val="0"/>
        <w:jc w:val="both"/>
        <w:rPr>
          <w:rFonts w:ascii="Times New Roman" w:hAnsi="Times New Roman"/>
          <w:b/>
          <w:i/>
        </w:rPr>
      </w:pPr>
      <w:r>
        <w:rPr>
          <w:rFonts w:ascii="Times New Roman" w:hAnsi="Times New Roman"/>
          <w:sz w:val="28"/>
          <w:szCs w:val="28"/>
        </w:rPr>
        <w:t>Заказчик</w:t>
      </w:r>
      <w:r w:rsidR="008E50D8">
        <w:rPr>
          <w:rFonts w:ascii="Times New Roman" w:hAnsi="Times New Roman"/>
          <w:sz w:val="28"/>
          <w:szCs w:val="28"/>
        </w:rPr>
        <w:t>:</w:t>
      </w:r>
      <w:r>
        <w:rPr>
          <w:rFonts w:ascii="Times New Roman" w:hAnsi="Times New Roman"/>
          <w:b/>
          <w:spacing w:val="-6"/>
          <w:sz w:val="28"/>
          <w:szCs w:val="28"/>
        </w:rPr>
        <w:t xml:space="preserve"> </w:t>
      </w:r>
      <w:r w:rsidR="00403672" w:rsidRPr="00B53B0A">
        <w:rPr>
          <w:rFonts w:ascii="Times New Roman" w:hAnsi="Times New Roman"/>
          <w:bCs/>
          <w:spacing w:val="-6"/>
          <w:sz w:val="28"/>
          <w:szCs w:val="28"/>
        </w:rPr>
        <w:t>Общество с ограниченной ответственностью «Научно-производственное объединение «Центротех»</w:t>
      </w:r>
    </w:p>
    <w:p w14:paraId="30A0BAAA" w14:textId="50203E80" w:rsidR="00606D29" w:rsidRDefault="00606D29">
      <w:pPr>
        <w:tabs>
          <w:tab w:val="left" w:pos="0"/>
        </w:tabs>
        <w:ind w:firstLine="709"/>
        <w:rPr>
          <w:sz w:val="28"/>
          <w:szCs w:val="28"/>
        </w:rPr>
      </w:pPr>
      <w:r>
        <w:rPr>
          <w:sz w:val="28"/>
          <w:szCs w:val="28"/>
        </w:rPr>
        <w:t xml:space="preserve">Место нахождения: </w:t>
      </w:r>
      <w:r w:rsidR="00403672" w:rsidRPr="00B53B0A">
        <w:rPr>
          <w:bCs/>
          <w:sz w:val="28"/>
          <w:szCs w:val="28"/>
        </w:rPr>
        <w:t>624130, Свердловская обл, Новоуральск г, Дзержинского ул, 2</w:t>
      </w:r>
    </w:p>
    <w:p w14:paraId="2125CE99" w14:textId="35CFF6BD" w:rsidR="00606D29" w:rsidRDefault="00606D29">
      <w:pPr>
        <w:tabs>
          <w:tab w:val="left" w:pos="0"/>
        </w:tabs>
        <w:ind w:firstLine="709"/>
        <w:rPr>
          <w:sz w:val="28"/>
          <w:szCs w:val="28"/>
        </w:rPr>
      </w:pPr>
      <w:r>
        <w:rPr>
          <w:sz w:val="28"/>
          <w:szCs w:val="28"/>
        </w:rPr>
        <w:t xml:space="preserve">Почтовый адрес: </w:t>
      </w:r>
      <w:r w:rsidR="00403672" w:rsidRPr="00B53B0A">
        <w:rPr>
          <w:bCs/>
          <w:sz w:val="28"/>
          <w:szCs w:val="28"/>
        </w:rPr>
        <w:t>624130, Свердловская обл, Новоуральск г, Дзержинского ул, 2</w:t>
      </w:r>
    </w:p>
    <w:p w14:paraId="31098D5F" w14:textId="23CA786C" w:rsidR="008E50D8" w:rsidRDefault="00D35FFD" w:rsidP="008E50D8">
      <w:pPr>
        <w:tabs>
          <w:tab w:val="left" w:pos="0"/>
        </w:tabs>
        <w:ind w:firstLine="709"/>
        <w:rPr>
          <w:rStyle w:val="afe"/>
          <w:sz w:val="28"/>
          <w:szCs w:val="28"/>
        </w:rPr>
      </w:pPr>
      <w:r>
        <w:rPr>
          <w:sz w:val="28"/>
          <w:szCs w:val="28"/>
        </w:rPr>
        <w:t>Контактное лицо, т</w:t>
      </w:r>
      <w:r w:rsidR="00A24ECF" w:rsidRPr="005C0EFF">
        <w:rPr>
          <w:sz w:val="28"/>
          <w:szCs w:val="28"/>
        </w:rPr>
        <w:t>ел./факс, эл. </w:t>
      </w:r>
      <w:r>
        <w:rPr>
          <w:sz w:val="28"/>
          <w:szCs w:val="28"/>
        </w:rPr>
        <w:t>п</w:t>
      </w:r>
      <w:r w:rsidR="00A24ECF" w:rsidRPr="005C0EFF">
        <w:rPr>
          <w:sz w:val="28"/>
          <w:szCs w:val="28"/>
        </w:rPr>
        <w:t>очта</w:t>
      </w:r>
      <w:r w:rsidR="00A24ECF">
        <w:rPr>
          <w:sz w:val="28"/>
          <w:szCs w:val="28"/>
        </w:rPr>
        <w:t>:</w:t>
      </w:r>
      <w:r w:rsidRPr="00D35FFD">
        <w:rPr>
          <w:sz w:val="28"/>
          <w:szCs w:val="28"/>
        </w:rPr>
        <w:t xml:space="preserve"> </w:t>
      </w:r>
      <w:r w:rsidR="00403672" w:rsidRPr="00694684">
        <w:rPr>
          <w:sz w:val="28"/>
          <w:szCs w:val="28"/>
        </w:rPr>
        <w:t>Скачкова Оксана Владимировна</w:t>
      </w:r>
      <w:r w:rsidR="00403672" w:rsidRPr="003D5169">
        <w:rPr>
          <w:sz w:val="28"/>
          <w:szCs w:val="28"/>
        </w:rPr>
        <w:t xml:space="preserve">, </w:t>
      </w:r>
      <w:r w:rsidR="00403672" w:rsidRPr="003352BD">
        <w:rPr>
          <w:sz w:val="28"/>
          <w:szCs w:val="28"/>
        </w:rPr>
        <w:t xml:space="preserve">+7 (34370) 5 40 45, доб. </w:t>
      </w:r>
      <w:r w:rsidR="00403672">
        <w:rPr>
          <w:sz w:val="28"/>
          <w:szCs w:val="28"/>
        </w:rPr>
        <w:t>1675</w:t>
      </w:r>
      <w:r w:rsidR="00403672" w:rsidRPr="003D5169">
        <w:rPr>
          <w:sz w:val="28"/>
          <w:szCs w:val="28"/>
        </w:rPr>
        <w:t xml:space="preserve">, </w:t>
      </w:r>
      <w:hyperlink r:id="rId12" w:history="1">
        <w:r w:rsidR="00403672" w:rsidRPr="00694684">
          <w:rPr>
            <w:rStyle w:val="afe"/>
            <w:sz w:val="28"/>
            <w:szCs w:val="28"/>
          </w:rPr>
          <w:t>OVSkachkova@rosatom.ru</w:t>
        </w:r>
      </w:hyperlink>
      <w:r w:rsidR="00F6641A">
        <w:rPr>
          <w:rStyle w:val="afe"/>
          <w:sz w:val="28"/>
          <w:szCs w:val="28"/>
        </w:rPr>
        <w:t xml:space="preserve">; </w:t>
      </w:r>
    </w:p>
    <w:p w14:paraId="313D3227" w14:textId="77777777" w:rsidR="00A24ECF" w:rsidRDefault="00A24ECF">
      <w:pPr>
        <w:tabs>
          <w:tab w:val="left" w:pos="0"/>
        </w:tabs>
        <w:ind w:firstLine="709"/>
        <w:rPr>
          <w:sz w:val="28"/>
          <w:szCs w:val="28"/>
        </w:rPr>
      </w:pPr>
    </w:p>
    <w:p w14:paraId="62CDCA91" w14:textId="61725E7B"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b/>
          <w:i/>
        </w:rPr>
      </w:pPr>
      <w:r>
        <w:rPr>
          <w:rFonts w:ascii="Times New Roman" w:hAnsi="Times New Roman"/>
          <w:sz w:val="28"/>
          <w:szCs w:val="28"/>
        </w:rPr>
        <w:t xml:space="preserve">Организатор </w:t>
      </w:r>
      <w:r w:rsidR="00D35FFD" w:rsidRPr="007272AD">
        <w:rPr>
          <w:rFonts w:ascii="Times New Roman" w:hAnsi="Times New Roman"/>
          <w:spacing w:val="-6"/>
          <w:sz w:val="28"/>
          <w:szCs w:val="28"/>
        </w:rPr>
        <w:t>Акционерное общество</w:t>
      </w:r>
      <w:r w:rsidR="00D35FFD">
        <w:rPr>
          <w:rFonts w:ascii="Times New Roman" w:hAnsi="Times New Roman"/>
          <w:spacing w:val="-6"/>
          <w:sz w:val="28"/>
          <w:szCs w:val="28"/>
        </w:rPr>
        <w:t xml:space="preserve"> «Промышленные инновации»</w:t>
      </w:r>
    </w:p>
    <w:p w14:paraId="0BE11158" w14:textId="77C3E50C" w:rsidR="00606D29" w:rsidRDefault="00606D29">
      <w:pPr>
        <w:tabs>
          <w:tab w:val="left" w:pos="0"/>
        </w:tabs>
        <w:ind w:firstLine="709"/>
        <w:rPr>
          <w:sz w:val="28"/>
          <w:szCs w:val="28"/>
        </w:rPr>
      </w:pPr>
      <w:r>
        <w:rPr>
          <w:sz w:val="28"/>
          <w:szCs w:val="28"/>
        </w:rPr>
        <w:t xml:space="preserve">Место нахождения: </w:t>
      </w:r>
      <w:r w:rsidR="00D35FFD">
        <w:rPr>
          <w:sz w:val="28"/>
          <w:szCs w:val="28"/>
        </w:rPr>
        <w:t>г. Москва</w:t>
      </w:r>
    </w:p>
    <w:p w14:paraId="54630953" w14:textId="56C3E8A3" w:rsidR="00606D29" w:rsidRDefault="00606D29">
      <w:pPr>
        <w:tabs>
          <w:tab w:val="left" w:pos="0"/>
        </w:tabs>
        <w:ind w:firstLine="709"/>
        <w:rPr>
          <w:sz w:val="28"/>
          <w:szCs w:val="28"/>
        </w:rPr>
      </w:pPr>
      <w:r>
        <w:rPr>
          <w:sz w:val="28"/>
          <w:szCs w:val="28"/>
        </w:rPr>
        <w:t xml:space="preserve">Почтовый адрес: </w:t>
      </w:r>
      <w:r w:rsidR="00D35FFD">
        <w:rPr>
          <w:sz w:val="28"/>
          <w:szCs w:val="28"/>
        </w:rPr>
        <w:t>115230, г. Москва, 1-ый Нагатинский проезд, д. 10, стр. 1</w:t>
      </w:r>
    </w:p>
    <w:p w14:paraId="7669A35E" w14:textId="37904BEE" w:rsidR="00606D29" w:rsidRDefault="00D35FFD">
      <w:pPr>
        <w:tabs>
          <w:tab w:val="left" w:pos="0"/>
          <w:tab w:val="left" w:pos="1134"/>
        </w:tabs>
        <w:ind w:firstLine="709"/>
        <w:contextualSpacing/>
        <w:rPr>
          <w:sz w:val="28"/>
          <w:szCs w:val="28"/>
        </w:rPr>
      </w:pPr>
      <w:r>
        <w:rPr>
          <w:sz w:val="28"/>
          <w:szCs w:val="28"/>
        </w:rPr>
        <w:t xml:space="preserve">Контактное лицо: </w:t>
      </w:r>
      <w:r w:rsidR="005843CA" w:rsidRPr="00C756B4">
        <w:rPr>
          <w:rFonts w:eastAsia="Calibri"/>
          <w:sz w:val="28"/>
          <w:szCs w:val="28"/>
          <w:lang w:eastAsia="en-US"/>
        </w:rPr>
        <w:t xml:space="preserve">Ленченко И.В., </w:t>
      </w:r>
      <w:bookmarkStart w:id="0" w:name="KC4"/>
      <w:r w:rsidR="005843CA" w:rsidRPr="00C756B4">
        <w:rPr>
          <w:rFonts w:eastAsia="Calibri"/>
          <w:sz w:val="28"/>
          <w:szCs w:val="28"/>
          <w:lang w:eastAsia="en-US"/>
        </w:rPr>
        <w:t>8 (499) 750-03-66 доб. 1305, факс 8</w:t>
      </w:r>
      <w:bookmarkEnd w:id="0"/>
      <w:r w:rsidR="005843CA" w:rsidRPr="00C756B4">
        <w:rPr>
          <w:rFonts w:eastAsia="Calibri"/>
          <w:sz w:val="28"/>
          <w:szCs w:val="28"/>
          <w:lang w:eastAsia="en-US"/>
        </w:rPr>
        <w:t xml:space="preserve"> (499) 750-03-67, </w:t>
      </w:r>
      <w:bookmarkStart w:id="1" w:name="KC10"/>
      <w:r w:rsidR="005843CA" w:rsidRPr="00C756B4">
        <w:rPr>
          <w:rFonts w:eastAsia="Calibri"/>
          <w:sz w:val="28"/>
          <w:szCs w:val="28"/>
          <w:lang w:eastAsia="en-US"/>
        </w:rPr>
        <w:fldChar w:fldCharType="begin"/>
      </w:r>
      <w:r w:rsidR="005843CA" w:rsidRPr="00C756B4">
        <w:rPr>
          <w:rFonts w:eastAsia="Calibri"/>
          <w:sz w:val="28"/>
          <w:szCs w:val="28"/>
          <w:lang w:eastAsia="en-US"/>
        </w:rPr>
        <w:instrText xml:space="preserve"> HYPERLINK "mailto:tender@prominn.ru" </w:instrText>
      </w:r>
      <w:r w:rsidR="005843CA" w:rsidRPr="00C756B4">
        <w:rPr>
          <w:rFonts w:eastAsia="Calibri"/>
          <w:sz w:val="28"/>
          <w:szCs w:val="28"/>
          <w:lang w:eastAsia="en-US"/>
        </w:rPr>
        <w:fldChar w:fldCharType="separate"/>
      </w:r>
      <w:r w:rsidR="005843CA" w:rsidRPr="00C756B4">
        <w:rPr>
          <w:rStyle w:val="afe"/>
          <w:rFonts w:eastAsia="Calibri"/>
          <w:sz w:val="28"/>
          <w:szCs w:val="28"/>
          <w:lang w:eastAsia="en-US"/>
        </w:rPr>
        <w:t>tender@prominn.ru</w:t>
      </w:r>
      <w:r w:rsidR="005843CA" w:rsidRPr="00C756B4">
        <w:rPr>
          <w:rFonts w:eastAsia="Calibri"/>
          <w:sz w:val="28"/>
          <w:szCs w:val="28"/>
          <w:lang w:eastAsia="en-US"/>
        </w:rPr>
        <w:fldChar w:fldCharType="end"/>
      </w:r>
      <w:bookmarkEnd w:id="1"/>
      <w:r w:rsidR="005843CA">
        <w:rPr>
          <w:rFonts w:eastAsia="Calibri"/>
          <w:sz w:val="28"/>
          <w:szCs w:val="28"/>
          <w:lang w:eastAsia="en-US"/>
        </w:rPr>
        <w:t xml:space="preserve">, </w:t>
      </w:r>
      <w:hyperlink r:id="rId13" w:history="1">
        <w:r w:rsidR="005843CA" w:rsidRPr="0002054B">
          <w:rPr>
            <w:rStyle w:val="afe"/>
            <w:rFonts w:eastAsia="Calibri"/>
            <w:sz w:val="28"/>
            <w:szCs w:val="28"/>
            <w:lang w:eastAsia="en-US"/>
          </w:rPr>
          <w:t>IVyLenchenko@rosatom.ru</w:t>
        </w:r>
      </w:hyperlink>
      <w:r w:rsidR="005843CA">
        <w:rPr>
          <w:rStyle w:val="afe"/>
          <w:rFonts w:eastAsia="Calibri"/>
          <w:sz w:val="28"/>
          <w:szCs w:val="28"/>
          <w:lang w:eastAsia="en-US"/>
        </w:rPr>
        <w:t>.</w:t>
      </w:r>
    </w:p>
    <w:p w14:paraId="4DAD54C5" w14:textId="77777777" w:rsidR="00606D29" w:rsidRDefault="00606D29">
      <w:pPr>
        <w:tabs>
          <w:tab w:val="left" w:pos="0"/>
          <w:tab w:val="left" w:pos="1134"/>
        </w:tabs>
        <w:contextualSpacing/>
        <w:rPr>
          <w:sz w:val="28"/>
          <w:szCs w:val="28"/>
        </w:rPr>
      </w:pPr>
    </w:p>
    <w:p w14:paraId="0D99DAB8" w14:textId="77777777" w:rsidR="00606D29" w:rsidRDefault="00606D29" w:rsidP="00606D29">
      <w:pPr>
        <w:pStyle w:val="afff2"/>
        <w:numPr>
          <w:ilvl w:val="0"/>
          <w:numId w:val="17"/>
        </w:numPr>
        <w:tabs>
          <w:tab w:val="left" w:pos="0"/>
          <w:tab w:val="left" w:pos="1134"/>
        </w:tabs>
        <w:spacing w:after="0" w:line="240" w:lineRule="auto"/>
        <w:ind w:left="0" w:firstLine="709"/>
        <w:jc w:val="both"/>
        <w:rPr>
          <w:sz w:val="28"/>
          <w:szCs w:val="28"/>
        </w:rPr>
      </w:pPr>
      <w:r>
        <w:rPr>
          <w:rFonts w:ascii="Times New Roman" w:hAnsi="Times New Roman"/>
          <w:sz w:val="28"/>
          <w:szCs w:val="28"/>
        </w:rPr>
        <w:t>Количество лотов: 1 (один).</w:t>
      </w:r>
    </w:p>
    <w:p w14:paraId="62686D74" w14:textId="77777777" w:rsidR="00606D29" w:rsidRDefault="00606D29">
      <w:pPr>
        <w:pStyle w:val="afff2"/>
        <w:tabs>
          <w:tab w:val="left" w:pos="0"/>
          <w:tab w:val="left" w:pos="1134"/>
        </w:tabs>
        <w:spacing w:after="0" w:line="240" w:lineRule="auto"/>
        <w:ind w:left="709"/>
        <w:jc w:val="both"/>
        <w:rPr>
          <w:sz w:val="28"/>
          <w:szCs w:val="28"/>
        </w:rPr>
      </w:pPr>
    </w:p>
    <w:p w14:paraId="5B3BE636" w14:textId="7C5281D9"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Предмет договора: </w:t>
      </w:r>
      <w:r w:rsidR="00C703B3" w:rsidRPr="00C703B3">
        <w:rPr>
          <w:rFonts w:ascii="Times New Roman" w:hAnsi="Times New Roman"/>
          <w:spacing w:val="-6"/>
          <w:sz w:val="28"/>
          <w:szCs w:val="28"/>
        </w:rPr>
        <w:t>бронзовый металлопрокат</w:t>
      </w:r>
      <w:r w:rsidR="00EE10F8">
        <w:rPr>
          <w:rFonts w:ascii="Times New Roman" w:hAnsi="Times New Roman"/>
          <w:spacing w:val="-6"/>
          <w:sz w:val="28"/>
          <w:szCs w:val="28"/>
        </w:rPr>
        <w:t>.</w:t>
      </w:r>
    </w:p>
    <w:p w14:paraId="23FB951D" w14:textId="568AAB1C" w:rsidR="00606D29" w:rsidRDefault="00606D29">
      <w:pPr>
        <w:tabs>
          <w:tab w:val="left" w:pos="0"/>
          <w:tab w:val="left" w:pos="1134"/>
        </w:tabs>
        <w:ind w:firstLine="709"/>
        <w:contextualSpacing/>
        <w:jc w:val="both"/>
        <w:rPr>
          <w:sz w:val="28"/>
          <w:szCs w:val="28"/>
        </w:rPr>
      </w:pPr>
      <w:r>
        <w:rPr>
          <w:sz w:val="28"/>
          <w:szCs w:val="28"/>
        </w:rPr>
        <w:t xml:space="preserve">Состав, объем, срок и место выполнения </w:t>
      </w:r>
      <w:r>
        <w:rPr>
          <w:sz w:val="28"/>
        </w:rPr>
        <w:t>поставок</w:t>
      </w:r>
      <w:r>
        <w:rPr>
          <w:sz w:val="28"/>
          <w:szCs w:val="28"/>
        </w:rPr>
        <w:t>:</w:t>
      </w:r>
      <w:r>
        <w:t xml:space="preserve"> </w:t>
      </w:r>
      <w:r>
        <w:rPr>
          <w:sz w:val="28"/>
          <w:szCs w:val="28"/>
        </w:rPr>
        <w:t>все необходимые сведения приведены в</w:t>
      </w:r>
      <w:r w:rsidR="00D35FFD">
        <w:rPr>
          <w:sz w:val="28"/>
          <w:szCs w:val="28"/>
        </w:rPr>
        <w:t xml:space="preserve"> части 3 «проект договора» тома 1 и </w:t>
      </w:r>
      <w:r>
        <w:rPr>
          <w:sz w:val="28"/>
          <w:szCs w:val="28"/>
        </w:rPr>
        <w:t>томе 2</w:t>
      </w:r>
      <w:r w:rsidR="00D35FFD">
        <w:rPr>
          <w:sz w:val="28"/>
          <w:szCs w:val="28"/>
        </w:rPr>
        <w:t xml:space="preserve"> «техническая часть»</w:t>
      </w:r>
      <w:r>
        <w:rPr>
          <w:sz w:val="28"/>
          <w:szCs w:val="28"/>
        </w:rPr>
        <w:t xml:space="preserve"> документации о закупке.</w:t>
      </w:r>
    </w:p>
    <w:p w14:paraId="059437CE" w14:textId="20D33DF8" w:rsidR="00606D29" w:rsidRDefault="00606D29">
      <w:pPr>
        <w:tabs>
          <w:tab w:val="left" w:pos="0"/>
          <w:tab w:val="left" w:pos="1134"/>
        </w:tabs>
        <w:ind w:firstLine="709"/>
        <w:contextualSpacing/>
        <w:jc w:val="both"/>
        <w:rPr>
          <w:sz w:val="28"/>
        </w:rPr>
      </w:pPr>
      <w:r>
        <w:rPr>
          <w:sz w:val="28"/>
          <w:szCs w:val="28"/>
        </w:rPr>
        <w:t xml:space="preserve">Предложение частичного выполнения </w:t>
      </w:r>
      <w:r>
        <w:rPr>
          <w:sz w:val="28"/>
        </w:rPr>
        <w:t>поставок не допускается.</w:t>
      </w:r>
    </w:p>
    <w:p w14:paraId="222D8B24" w14:textId="77777777" w:rsidR="00606D29" w:rsidRDefault="00606D29">
      <w:pPr>
        <w:tabs>
          <w:tab w:val="left" w:pos="0"/>
          <w:tab w:val="left" w:pos="1134"/>
        </w:tabs>
        <w:ind w:firstLine="709"/>
        <w:contextualSpacing/>
        <w:jc w:val="both"/>
        <w:rPr>
          <w:b/>
          <w:i/>
        </w:rPr>
      </w:pPr>
    </w:p>
    <w:p w14:paraId="483FAB7C" w14:textId="77777777"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Условия оплаты: в соответствии проектом договора (часть 3 «проект договора» тома 1 документации о закупке). </w:t>
      </w:r>
    </w:p>
    <w:p w14:paraId="4DA291DB" w14:textId="77777777" w:rsidR="00606D29" w:rsidRDefault="00606D29">
      <w:pPr>
        <w:tabs>
          <w:tab w:val="left" w:pos="0"/>
        </w:tabs>
        <w:ind w:firstLine="709"/>
        <w:jc w:val="both"/>
      </w:pPr>
      <w:r>
        <w:rPr>
          <w:sz w:val="28"/>
          <w:szCs w:val="28"/>
        </w:rPr>
        <w:lastRenderedPageBreak/>
        <w:t>Форма и все условия проекта договора (часть 3 «проект договора» тома 1 документации о закупке) являются обязательными. Встречные предложения участников по проекту договора не допускаются</w:t>
      </w:r>
      <w:r>
        <w:t>.</w:t>
      </w:r>
    </w:p>
    <w:p w14:paraId="70C26848" w14:textId="77777777" w:rsidR="00606D29" w:rsidRDefault="00606D29">
      <w:pPr>
        <w:tabs>
          <w:tab w:val="left" w:pos="0"/>
          <w:tab w:val="left" w:pos="1134"/>
        </w:tabs>
        <w:ind w:firstLine="709"/>
        <w:contextualSpacing/>
        <w:jc w:val="both"/>
        <w:rPr>
          <w:sz w:val="28"/>
          <w:szCs w:val="28"/>
        </w:rPr>
      </w:pPr>
      <w:r>
        <w:rPr>
          <w:sz w:val="28"/>
          <w:szCs w:val="28"/>
        </w:rPr>
        <w:t>При этом не считаются встречными предложения по формулировкам условий договора, направленным на исправление грамматических и технических ошибок, если таковые выявлены участником в проекте договора (часть 3 «проект договора» тома 1 документации о закупке).</w:t>
      </w:r>
    </w:p>
    <w:p w14:paraId="6D27774F" w14:textId="77777777" w:rsidR="00606D29" w:rsidRDefault="00606D29">
      <w:pPr>
        <w:tabs>
          <w:tab w:val="left" w:pos="0"/>
          <w:tab w:val="left" w:pos="1134"/>
        </w:tabs>
        <w:ind w:firstLine="709"/>
        <w:contextualSpacing/>
        <w:jc w:val="both"/>
        <w:rPr>
          <w:sz w:val="28"/>
          <w:szCs w:val="28"/>
        </w:rPr>
      </w:pPr>
    </w:p>
    <w:p w14:paraId="1E18F3EF" w14:textId="77777777"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Начальная (максимальная) цена договора: </w:t>
      </w:r>
    </w:p>
    <w:p w14:paraId="7517A219" w14:textId="179C98A2" w:rsidR="00606D29" w:rsidRDefault="00E87CBC">
      <w:pPr>
        <w:tabs>
          <w:tab w:val="left" w:pos="0"/>
          <w:tab w:val="left" w:pos="1134"/>
        </w:tabs>
        <w:ind w:firstLine="709"/>
        <w:contextualSpacing/>
        <w:jc w:val="both"/>
        <w:rPr>
          <w:b/>
          <w:i/>
        </w:rPr>
      </w:pPr>
      <w:r w:rsidRPr="00E87CBC">
        <w:rPr>
          <w:sz w:val="28"/>
          <w:szCs w:val="28"/>
        </w:rPr>
        <w:t>16.219.753,60</w:t>
      </w:r>
      <w:r w:rsidR="00B41305">
        <w:rPr>
          <w:sz w:val="28"/>
          <w:szCs w:val="28"/>
        </w:rPr>
        <w:t xml:space="preserve"> руб.</w:t>
      </w:r>
      <w:r w:rsidR="00606D29">
        <w:rPr>
          <w:sz w:val="28"/>
          <w:szCs w:val="28"/>
        </w:rPr>
        <w:t>, включая НДС.</w:t>
      </w:r>
    </w:p>
    <w:p w14:paraId="26B2A1AE" w14:textId="741C6102" w:rsidR="00606D29" w:rsidRDefault="00E87CBC">
      <w:pPr>
        <w:tabs>
          <w:tab w:val="left" w:pos="0"/>
          <w:tab w:val="left" w:pos="1134"/>
        </w:tabs>
        <w:ind w:firstLine="709"/>
        <w:contextualSpacing/>
        <w:jc w:val="both"/>
        <w:rPr>
          <w:sz w:val="28"/>
        </w:rPr>
      </w:pPr>
      <w:r w:rsidRPr="00E87CBC">
        <w:rPr>
          <w:sz w:val="28"/>
        </w:rPr>
        <w:t>13.294.880,00</w:t>
      </w:r>
      <w:r w:rsidR="00B41305">
        <w:rPr>
          <w:sz w:val="28"/>
        </w:rPr>
        <w:t xml:space="preserve"> руб.</w:t>
      </w:r>
      <w:r w:rsidR="00606D29">
        <w:rPr>
          <w:sz w:val="28"/>
        </w:rPr>
        <w:t xml:space="preserve">, без учета НДС. </w:t>
      </w:r>
    </w:p>
    <w:p w14:paraId="0CB4C156" w14:textId="77777777" w:rsidR="005F0827" w:rsidRDefault="005F0827">
      <w:pPr>
        <w:tabs>
          <w:tab w:val="left" w:pos="0"/>
          <w:tab w:val="left" w:pos="1134"/>
        </w:tabs>
        <w:ind w:firstLine="709"/>
        <w:contextualSpacing/>
        <w:jc w:val="both"/>
        <w:rPr>
          <w:sz w:val="28"/>
        </w:rPr>
      </w:pPr>
    </w:p>
    <w:p w14:paraId="2DF148C9" w14:textId="39902AE5" w:rsidR="00606D29" w:rsidRDefault="00606D29">
      <w:pPr>
        <w:tabs>
          <w:tab w:val="left" w:pos="0"/>
          <w:tab w:val="left" w:pos="1134"/>
        </w:tabs>
        <w:ind w:firstLine="709"/>
        <w:contextualSpacing/>
        <w:jc w:val="both"/>
        <w:rPr>
          <w:sz w:val="28"/>
        </w:rPr>
      </w:pPr>
      <w:r w:rsidRPr="00E76D0A">
        <w:rPr>
          <w:sz w:val="28"/>
        </w:rPr>
        <w:t>Предложение участника о цене договора</w:t>
      </w:r>
      <w:r w:rsidR="008E4A7D" w:rsidRPr="00E76D0A">
        <w:rPr>
          <w:sz w:val="28"/>
        </w:rPr>
        <w:t xml:space="preserve">, </w:t>
      </w:r>
      <w:r w:rsidR="008E4A7D" w:rsidRPr="00E76D0A">
        <w:rPr>
          <w:bCs/>
          <w:iCs/>
          <w:sz w:val="28"/>
          <w:szCs w:val="28"/>
        </w:rPr>
        <w:t xml:space="preserve">единицы </w:t>
      </w:r>
      <w:r w:rsidR="008E4A7D" w:rsidRPr="00E76D0A">
        <w:rPr>
          <w:bCs/>
          <w:iCs/>
          <w:sz w:val="28"/>
          <w:szCs w:val="28"/>
          <w:lang w:val="x-none"/>
        </w:rPr>
        <w:t>каждого товара</w:t>
      </w:r>
      <w:r w:rsidR="005F0827" w:rsidRPr="00E76D0A">
        <w:rPr>
          <w:b/>
          <w:i/>
        </w:rPr>
        <w:t xml:space="preserve"> </w:t>
      </w:r>
      <w:r w:rsidRPr="00E76D0A">
        <w:rPr>
          <w:sz w:val="28"/>
        </w:rPr>
        <w:t>не должно превышать начальную (максимальную) цену договора</w:t>
      </w:r>
      <w:r w:rsidR="00E76D0A" w:rsidRPr="00E76D0A">
        <w:rPr>
          <w:sz w:val="28"/>
        </w:rPr>
        <w:t xml:space="preserve">, </w:t>
      </w:r>
      <w:r w:rsidR="00E76D0A" w:rsidRPr="00E76D0A">
        <w:rPr>
          <w:bCs/>
          <w:iCs/>
          <w:sz w:val="28"/>
          <w:szCs w:val="28"/>
        </w:rPr>
        <w:t xml:space="preserve">единицы </w:t>
      </w:r>
      <w:r w:rsidR="00E76D0A" w:rsidRPr="00E76D0A">
        <w:rPr>
          <w:bCs/>
          <w:iCs/>
          <w:sz w:val="28"/>
          <w:szCs w:val="28"/>
          <w:lang w:val="x-none"/>
        </w:rPr>
        <w:t>каждого товара</w:t>
      </w:r>
      <w:r w:rsidRPr="00E76D0A">
        <w:rPr>
          <w:b/>
          <w:i/>
        </w:rPr>
        <w:t xml:space="preserve"> </w:t>
      </w:r>
      <w:r w:rsidRPr="00E76D0A">
        <w:rPr>
          <w:sz w:val="28"/>
        </w:rPr>
        <w:t>в базисе поданной участником закупки цены.</w:t>
      </w:r>
    </w:p>
    <w:p w14:paraId="0D10BAD1" w14:textId="6CC32D4D" w:rsidR="004136C6" w:rsidRDefault="004136C6">
      <w:pPr>
        <w:tabs>
          <w:tab w:val="left" w:pos="0"/>
          <w:tab w:val="left" w:pos="1134"/>
        </w:tabs>
        <w:ind w:firstLine="709"/>
        <w:contextualSpacing/>
        <w:jc w:val="both"/>
        <w:rPr>
          <w:b/>
          <w:i/>
        </w:rPr>
      </w:pPr>
      <w:bookmarkStart w:id="2" w:name="_Hlk190873286"/>
      <w:r>
        <w:rPr>
          <w:sz w:val="28"/>
          <w:szCs w:val="28"/>
        </w:rPr>
        <w:t xml:space="preserve">Предложение участников закупки, применяющих упрощенную систему налогообложения и использующих ставку НДС 5% и 7%, не должно превышать </w:t>
      </w:r>
      <w:r w:rsidRPr="001955FF">
        <w:rPr>
          <w:sz w:val="28"/>
          <w:szCs w:val="28"/>
        </w:rPr>
        <w:t>начальную (максимальную) цену договора в базисе поданной участником закупки цены</w:t>
      </w:r>
      <w:r>
        <w:rPr>
          <w:sz w:val="28"/>
          <w:szCs w:val="28"/>
        </w:rPr>
        <w:t xml:space="preserve"> («Цена без НДС + 5% НДС» и «Цена без НДС + 7%</w:t>
      </w:r>
      <w:r w:rsidRPr="000640DA">
        <w:rPr>
          <w:sz w:val="28"/>
          <w:szCs w:val="28"/>
        </w:rPr>
        <w:t xml:space="preserve"> </w:t>
      </w:r>
      <w:r>
        <w:rPr>
          <w:sz w:val="28"/>
          <w:szCs w:val="28"/>
        </w:rPr>
        <w:t>НДС» соответственно).</w:t>
      </w:r>
      <w:bookmarkEnd w:id="2"/>
    </w:p>
    <w:p w14:paraId="1C81FFD1" w14:textId="77777777" w:rsidR="00606D29" w:rsidRDefault="00606D29">
      <w:pPr>
        <w:pStyle w:val="39"/>
        <w:tabs>
          <w:tab w:val="clear" w:pos="1307"/>
          <w:tab w:val="left" w:pos="0"/>
        </w:tabs>
        <w:ind w:left="0" w:firstLine="709"/>
        <w:rPr>
          <w:b/>
          <w:i/>
          <w:szCs w:val="24"/>
        </w:rPr>
      </w:pPr>
    </w:p>
    <w:p w14:paraId="423FC2A0" w14:textId="77777777" w:rsidR="00606D29" w:rsidRDefault="00606D29">
      <w:pPr>
        <w:tabs>
          <w:tab w:val="left" w:pos="0"/>
          <w:tab w:val="left" w:pos="1134"/>
        </w:tabs>
        <w:ind w:firstLine="709"/>
        <w:contextualSpacing/>
        <w:jc w:val="both"/>
        <w:rPr>
          <w:sz w:val="28"/>
          <w:szCs w:val="28"/>
        </w:rPr>
      </w:pPr>
      <w:r>
        <w:rPr>
          <w:sz w:val="28"/>
        </w:rPr>
        <w:t>Цена договора включает в себя</w:t>
      </w:r>
      <w:r>
        <w:rPr>
          <w:sz w:val="28"/>
          <w:szCs w:val="28"/>
        </w:rPr>
        <w:t xml:space="preserve"> все</w:t>
      </w:r>
      <w:r>
        <w:rPr>
          <w:sz w:val="28"/>
        </w:rPr>
        <w:t xml:space="preserve"> расходы, связанные с </w:t>
      </w:r>
      <w:r>
        <w:rPr>
          <w:sz w:val="28"/>
          <w:szCs w:val="28"/>
        </w:rPr>
        <w:t>исполнением договора, указанные в проекте договора (часть 3 «проект договора» тома 1 закупочной документации).</w:t>
      </w:r>
    </w:p>
    <w:p w14:paraId="231A5BD4" w14:textId="77777777" w:rsidR="00606D29" w:rsidRDefault="00606D29">
      <w:pPr>
        <w:tabs>
          <w:tab w:val="left" w:pos="0"/>
          <w:tab w:val="left" w:pos="1134"/>
        </w:tabs>
        <w:ind w:firstLine="709"/>
        <w:contextualSpacing/>
        <w:jc w:val="both"/>
        <w:rPr>
          <w:sz w:val="28"/>
          <w:szCs w:val="28"/>
        </w:rPr>
      </w:pPr>
    </w:p>
    <w:p w14:paraId="4541967A" w14:textId="2813F93F" w:rsidR="00606D29" w:rsidRDefault="00606D29">
      <w:pPr>
        <w:tabs>
          <w:tab w:val="left" w:pos="0"/>
          <w:tab w:val="left" w:pos="1134"/>
        </w:tabs>
        <w:ind w:firstLine="709"/>
        <w:contextualSpacing/>
        <w:jc w:val="both"/>
        <w:rPr>
          <w:sz w:val="28"/>
          <w:szCs w:val="28"/>
        </w:rPr>
      </w:pPr>
      <w:r>
        <w:rPr>
          <w:sz w:val="28"/>
          <w:szCs w:val="28"/>
        </w:rPr>
        <w:t>Обоснование цены договора</w:t>
      </w:r>
      <w:r w:rsidR="009C3956">
        <w:rPr>
          <w:sz w:val="28"/>
          <w:szCs w:val="28"/>
        </w:rPr>
        <w:t xml:space="preserve">, </w:t>
      </w:r>
      <w:r w:rsidR="009C3956" w:rsidRPr="009C3956">
        <w:rPr>
          <w:bCs/>
          <w:iCs/>
          <w:sz w:val="28"/>
          <w:szCs w:val="28"/>
        </w:rPr>
        <w:t xml:space="preserve">единицы </w:t>
      </w:r>
      <w:r w:rsidR="009C3956" w:rsidRPr="009C3956">
        <w:rPr>
          <w:bCs/>
          <w:iCs/>
          <w:sz w:val="28"/>
          <w:szCs w:val="28"/>
          <w:lang w:val="x-none"/>
        </w:rPr>
        <w:t>каждого товара</w:t>
      </w:r>
      <w:r>
        <w:rPr>
          <w:b/>
          <w:i/>
        </w:rPr>
        <w:t xml:space="preserve"> </w:t>
      </w:r>
      <w:r>
        <w:rPr>
          <w:sz w:val="28"/>
          <w:szCs w:val="28"/>
        </w:rPr>
        <w:t>содержится в приложении к документации о закупке.</w:t>
      </w:r>
    </w:p>
    <w:p w14:paraId="4B54AEF0" w14:textId="77777777" w:rsidR="00606D29" w:rsidRDefault="00606D29">
      <w:pPr>
        <w:tabs>
          <w:tab w:val="left" w:pos="0"/>
          <w:tab w:val="left" w:pos="1134"/>
        </w:tabs>
        <w:ind w:firstLine="709"/>
        <w:contextualSpacing/>
        <w:jc w:val="both"/>
        <w:rPr>
          <w:b/>
          <w:i/>
        </w:rPr>
      </w:pPr>
    </w:p>
    <w:p w14:paraId="0AC7F99F" w14:textId="77777777"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bCs/>
          <w:sz w:val="28"/>
          <w:szCs w:val="28"/>
        </w:rPr>
      </w:pPr>
      <w:r>
        <w:rPr>
          <w:rFonts w:ascii="Times New Roman" w:hAnsi="Times New Roman"/>
          <w:sz w:val="28"/>
          <w:szCs w:val="28"/>
        </w:rPr>
        <w:t xml:space="preserve">Официальный язык закупки: </w:t>
      </w:r>
      <w:r w:rsidRPr="004136C6">
        <w:rPr>
          <w:rFonts w:ascii="Times New Roman" w:hAnsi="Times New Roman"/>
          <w:bCs/>
          <w:iCs/>
          <w:sz w:val="28"/>
          <w:szCs w:val="28"/>
        </w:rPr>
        <w:t>русский.</w:t>
      </w:r>
    </w:p>
    <w:p w14:paraId="34BFEEC0" w14:textId="77777777" w:rsidR="00606D29" w:rsidRDefault="00606D29">
      <w:pPr>
        <w:tabs>
          <w:tab w:val="left" w:pos="0"/>
          <w:tab w:val="left" w:pos="1134"/>
        </w:tabs>
        <w:ind w:firstLine="709"/>
        <w:contextualSpacing/>
        <w:jc w:val="both"/>
        <w:rPr>
          <w:rFonts w:eastAsia="Calibri"/>
          <w:sz w:val="28"/>
          <w:szCs w:val="22"/>
          <w:lang w:eastAsia="en-US"/>
        </w:rPr>
      </w:pPr>
      <w:r>
        <w:rPr>
          <w:rFonts w:eastAsia="Calibri"/>
          <w:sz w:val="28"/>
          <w:szCs w:val="22"/>
          <w:lang w:eastAsia="en-US"/>
        </w:rPr>
        <w:t>Заявка на участие в закупке, подготовленная участником закупки, а также вся корреспонденция и документация, связанная с закупкой, которыми обмениваются участники закупки и организатор закупки, должны быть написаны на официальном языке закупки. Документы, составленные на другом языке, должны сопровождаться переводом на официальный язык закупки. Организатор рассматривает документы на официальном языке закупки. Документы, составленные на других языках, не сопровождающиеся переводом на официальный язык закупки, считаются неподанными, и сведения, указанные в таких документах, не учитываются при рассмотрении заявки на участие в закупке. Ответственность за достоверность перевода на официальный язык закупки несет участник закупки.</w:t>
      </w:r>
    </w:p>
    <w:p w14:paraId="56CB2D73" w14:textId="77777777" w:rsidR="00606D29" w:rsidRDefault="00606D29">
      <w:pPr>
        <w:tabs>
          <w:tab w:val="left" w:pos="0"/>
          <w:tab w:val="left" w:pos="1134"/>
        </w:tabs>
        <w:ind w:firstLine="709"/>
        <w:contextualSpacing/>
        <w:jc w:val="both"/>
        <w:rPr>
          <w:b/>
          <w:i/>
        </w:rPr>
      </w:pPr>
    </w:p>
    <w:p w14:paraId="4B9B6C4B" w14:textId="77777777" w:rsidR="00606D29" w:rsidRPr="00E61095"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bCs/>
          <w:sz w:val="28"/>
          <w:szCs w:val="28"/>
        </w:rPr>
      </w:pPr>
      <w:r>
        <w:rPr>
          <w:rFonts w:ascii="Times New Roman" w:hAnsi="Times New Roman"/>
          <w:sz w:val="28"/>
          <w:szCs w:val="28"/>
        </w:rPr>
        <w:t xml:space="preserve">Валюта закупки: </w:t>
      </w:r>
      <w:r w:rsidRPr="00E61095">
        <w:rPr>
          <w:rFonts w:ascii="Times New Roman" w:hAnsi="Times New Roman"/>
          <w:bCs/>
          <w:iCs/>
          <w:sz w:val="28"/>
          <w:szCs w:val="28"/>
        </w:rPr>
        <w:t>российский рубль.</w:t>
      </w:r>
    </w:p>
    <w:p w14:paraId="24965915" w14:textId="4BCA971C" w:rsidR="00606D29" w:rsidRDefault="00606D29">
      <w:pPr>
        <w:tabs>
          <w:tab w:val="left" w:pos="0"/>
          <w:tab w:val="left" w:pos="1134"/>
        </w:tabs>
        <w:ind w:firstLine="709"/>
        <w:contextualSpacing/>
        <w:jc w:val="both"/>
        <w:rPr>
          <w:rFonts w:eastAsia="Calibri"/>
          <w:sz w:val="28"/>
          <w:szCs w:val="22"/>
          <w:lang w:eastAsia="en-US"/>
        </w:rPr>
      </w:pPr>
      <w:r>
        <w:rPr>
          <w:rFonts w:eastAsia="Calibri"/>
          <w:sz w:val="28"/>
          <w:szCs w:val="22"/>
          <w:lang w:eastAsia="en-US"/>
        </w:rPr>
        <w:t xml:space="preserve">Документы, оригиналы которых выданы участнику закупки третьими лицами с выражением сумм денежных средств в иных валютах, должны сопровождаться переводом этих сумм в </w:t>
      </w:r>
      <w:r w:rsidRPr="004136C6">
        <w:rPr>
          <w:rFonts w:eastAsia="Calibri"/>
          <w:bCs/>
          <w:iCs/>
          <w:sz w:val="28"/>
          <w:szCs w:val="28"/>
          <w:lang w:eastAsia="en-US"/>
        </w:rPr>
        <w:t>рубли,</w:t>
      </w:r>
      <w:r>
        <w:rPr>
          <w:rFonts w:eastAsia="Calibri"/>
          <w:sz w:val="28"/>
          <w:szCs w:val="22"/>
          <w:lang w:eastAsia="en-US"/>
        </w:rPr>
        <w:t xml:space="preserve"> исходя из официального курса </w:t>
      </w:r>
      <w:r>
        <w:rPr>
          <w:rFonts w:eastAsia="Calibri"/>
          <w:sz w:val="28"/>
          <w:szCs w:val="22"/>
          <w:lang w:eastAsia="en-US"/>
        </w:rPr>
        <w:lastRenderedPageBreak/>
        <w:t xml:space="preserve">валюты, установленного Центральным банком </w:t>
      </w:r>
      <w:r w:rsidR="006B221A">
        <w:rPr>
          <w:rFonts w:eastAsia="Calibri"/>
          <w:sz w:val="28"/>
          <w:szCs w:val="22"/>
          <w:lang w:eastAsia="en-US"/>
        </w:rPr>
        <w:t>Российской Федерации</w:t>
      </w:r>
      <w:r>
        <w:rPr>
          <w:rFonts w:eastAsia="Calibri"/>
          <w:sz w:val="28"/>
          <w:szCs w:val="22"/>
          <w:lang w:eastAsia="en-US"/>
        </w:rPr>
        <w:t>, с указанием такого курса и даты его установления.</w:t>
      </w:r>
    </w:p>
    <w:p w14:paraId="36E43A52" w14:textId="77777777" w:rsidR="00606D29" w:rsidRDefault="00606D29">
      <w:pPr>
        <w:tabs>
          <w:tab w:val="left" w:pos="0"/>
          <w:tab w:val="left" w:pos="1134"/>
        </w:tabs>
        <w:ind w:firstLine="709"/>
        <w:contextualSpacing/>
        <w:jc w:val="both"/>
        <w:rPr>
          <w:b/>
          <w:i/>
        </w:rPr>
      </w:pPr>
    </w:p>
    <w:p w14:paraId="6C9E1E66" w14:textId="77777777" w:rsidR="00606D29" w:rsidRDefault="00606D29" w:rsidP="00606D29">
      <w:pPr>
        <w:pStyle w:val="afff2"/>
        <w:numPr>
          <w:ilvl w:val="0"/>
          <w:numId w:val="17"/>
        </w:numPr>
        <w:tabs>
          <w:tab w:val="left" w:pos="0"/>
          <w:tab w:val="left" w:pos="1134"/>
        </w:tabs>
        <w:spacing w:after="0" w:line="240" w:lineRule="auto"/>
        <w:ind w:left="0" w:firstLine="709"/>
        <w:jc w:val="both"/>
        <w:rPr>
          <w:spacing w:val="-6"/>
          <w:sz w:val="28"/>
          <w:szCs w:val="28"/>
        </w:rPr>
      </w:pPr>
      <w:r>
        <w:rPr>
          <w:rFonts w:ascii="Times New Roman" w:hAnsi="Times New Roman"/>
          <w:sz w:val="28"/>
          <w:szCs w:val="28"/>
        </w:rPr>
        <w:t>Обеспечение заявки на участие в закупке не требуется.</w:t>
      </w:r>
    </w:p>
    <w:p w14:paraId="09011B41" w14:textId="77777777" w:rsidR="00606D29" w:rsidRDefault="00606D29">
      <w:pPr>
        <w:pStyle w:val="afff2"/>
        <w:tabs>
          <w:tab w:val="left" w:pos="0"/>
          <w:tab w:val="left" w:pos="1134"/>
        </w:tabs>
        <w:spacing w:after="0" w:line="240" w:lineRule="auto"/>
        <w:ind w:left="709" w:firstLine="709"/>
        <w:jc w:val="both"/>
        <w:rPr>
          <w:spacing w:val="-6"/>
          <w:sz w:val="28"/>
          <w:szCs w:val="28"/>
        </w:rPr>
      </w:pPr>
      <w:r>
        <w:rPr>
          <w:rFonts w:ascii="Times New Roman" w:hAnsi="Times New Roman"/>
          <w:sz w:val="28"/>
          <w:szCs w:val="28"/>
        </w:rPr>
        <w:t xml:space="preserve"> </w:t>
      </w:r>
    </w:p>
    <w:p w14:paraId="0A7F4B2F" w14:textId="77777777"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Сведения о порядке проведения, в том числе об оформлении участия в закупке, определении лица, выигравшего закупку (порядок подведения итогов закупки):</w:t>
      </w:r>
    </w:p>
    <w:p w14:paraId="5073F0E3" w14:textId="77777777" w:rsidR="00606D29" w:rsidRDefault="00606D29">
      <w:pPr>
        <w:tabs>
          <w:tab w:val="left" w:pos="0"/>
          <w:tab w:val="left" w:pos="1134"/>
        </w:tabs>
        <w:ind w:firstLine="709"/>
        <w:contextualSpacing/>
        <w:jc w:val="both"/>
        <w:rPr>
          <w:sz w:val="28"/>
          <w:szCs w:val="28"/>
        </w:rPr>
      </w:pPr>
      <w:r>
        <w:rPr>
          <w:sz w:val="28"/>
          <w:szCs w:val="28"/>
        </w:rPr>
        <w:t xml:space="preserve">Закупка проводится в ЦР «БРИФ» в сети Интернет по адресу: </w:t>
      </w:r>
      <w:hyperlink r:id="rId14" w:history="1">
        <w:r>
          <w:rPr>
            <w:rStyle w:val="afe"/>
            <w:sz w:val="28"/>
            <w:szCs w:val="28"/>
          </w:rPr>
          <w:t>https://zakupki.rosatom.ru/?link=brif</w:t>
        </w:r>
      </w:hyperlink>
      <w:r>
        <w:rPr>
          <w:sz w:val="28"/>
          <w:szCs w:val="28"/>
        </w:rPr>
        <w:t xml:space="preserve"> в порядке, установленном регламентом ЦР «БРИФ» в соответствии с условиями и требованиями закупочной документации.</w:t>
      </w:r>
    </w:p>
    <w:p w14:paraId="0AED11C1" w14:textId="01FC6E60" w:rsidR="00606D29" w:rsidRDefault="00606D29">
      <w:pPr>
        <w:tabs>
          <w:tab w:val="left" w:pos="0"/>
          <w:tab w:val="left" w:pos="1134"/>
        </w:tabs>
        <w:ind w:firstLine="709"/>
        <w:contextualSpacing/>
        <w:jc w:val="both"/>
        <w:rPr>
          <w:sz w:val="28"/>
          <w:szCs w:val="28"/>
        </w:rPr>
      </w:pPr>
      <w:r>
        <w:rPr>
          <w:sz w:val="28"/>
          <w:szCs w:val="28"/>
        </w:rPr>
        <w:t>Для участия в процедуре закупки участнику необходимо осуществить действия, предусмотренные регламентом ЦР «БРИФ», размещенным в ЦР «БРИФ», и подать заявку на участие в закупке в срок, указанный в настоящем извещении об осуществлении закупки.</w:t>
      </w:r>
    </w:p>
    <w:p w14:paraId="43CED20F" w14:textId="77777777" w:rsidR="00606D29" w:rsidRDefault="00606D29">
      <w:pPr>
        <w:tabs>
          <w:tab w:val="left" w:pos="0"/>
          <w:tab w:val="left" w:pos="1134"/>
        </w:tabs>
        <w:ind w:firstLine="709"/>
        <w:contextualSpacing/>
        <w:jc w:val="both"/>
        <w:rPr>
          <w:color w:val="FF0000"/>
          <w:sz w:val="28"/>
          <w:szCs w:val="28"/>
        </w:rPr>
      </w:pPr>
      <w:r>
        <w:rPr>
          <w:sz w:val="28"/>
          <w:szCs w:val="28"/>
        </w:rPr>
        <w:t xml:space="preserve">Заявка на участие в закупке должна быть действительна не менее </w:t>
      </w:r>
      <w:r w:rsidRPr="004136C6">
        <w:rPr>
          <w:bCs/>
          <w:iCs/>
          <w:sz w:val="28"/>
          <w:szCs w:val="28"/>
        </w:rPr>
        <w:t>60</w:t>
      </w:r>
      <w:r>
        <w:rPr>
          <w:sz w:val="28"/>
          <w:szCs w:val="28"/>
        </w:rPr>
        <w:t xml:space="preserve"> календарных дней со дня окончания срока подачи заявок.</w:t>
      </w:r>
    </w:p>
    <w:p w14:paraId="705D6515" w14:textId="77777777" w:rsidR="00606D29" w:rsidRDefault="00606D29">
      <w:pPr>
        <w:tabs>
          <w:tab w:val="left" w:pos="0"/>
          <w:tab w:val="left" w:pos="1134"/>
        </w:tabs>
        <w:ind w:firstLine="709"/>
        <w:contextualSpacing/>
        <w:jc w:val="both"/>
        <w:rPr>
          <w:sz w:val="28"/>
          <w:szCs w:val="28"/>
        </w:rPr>
      </w:pPr>
      <w:r>
        <w:rPr>
          <w:sz w:val="28"/>
          <w:szCs w:val="28"/>
        </w:rPr>
        <w:t>Победителем закупки признается по решению заказчика допущенный участник закупки, предложивший наилучшие условия исполнения договора, по совокупности критериев, объявленных в документации о закупке.</w:t>
      </w:r>
    </w:p>
    <w:p w14:paraId="2A438CEB" w14:textId="77777777" w:rsidR="00606D29" w:rsidRDefault="00606D29">
      <w:pPr>
        <w:tabs>
          <w:tab w:val="left" w:pos="0"/>
          <w:tab w:val="left" w:pos="1134"/>
        </w:tabs>
        <w:ind w:firstLine="709"/>
        <w:contextualSpacing/>
        <w:jc w:val="both"/>
        <w:rPr>
          <w:spacing w:val="-6"/>
          <w:sz w:val="28"/>
          <w:szCs w:val="28"/>
        </w:rPr>
      </w:pPr>
    </w:p>
    <w:p w14:paraId="364C3D32" w14:textId="5DB15184" w:rsidR="00606D29" w:rsidRPr="00A02C7E" w:rsidRDefault="00606D29" w:rsidP="00A02C7E">
      <w:pPr>
        <w:pStyle w:val="afff2"/>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Порядок получения закупочной документации:</w:t>
      </w:r>
    </w:p>
    <w:p w14:paraId="59B94CC5" w14:textId="34C318B4" w:rsidR="004136C6" w:rsidRDefault="004136C6">
      <w:pPr>
        <w:tabs>
          <w:tab w:val="left" w:pos="0"/>
          <w:tab w:val="left" w:pos="386"/>
        </w:tabs>
        <w:ind w:firstLine="709"/>
        <w:contextualSpacing/>
        <w:jc w:val="both"/>
        <w:rPr>
          <w:sz w:val="28"/>
          <w:szCs w:val="28"/>
        </w:rPr>
      </w:pPr>
      <w:r>
        <w:rPr>
          <w:sz w:val="28"/>
          <w:szCs w:val="28"/>
        </w:rPr>
        <w:t>На официальных сайтах закупочная документация находится в открытом доступе, начиная с даты официальной публикации.</w:t>
      </w:r>
      <w:r>
        <w:rPr>
          <w:spacing w:val="-6"/>
          <w:sz w:val="28"/>
          <w:szCs w:val="28"/>
        </w:rPr>
        <w:t xml:space="preserve"> Порядок предоставления закупочной документации в ЦР «БРИФ» определяется регламентом ЦР «БРИФ».</w:t>
      </w:r>
    </w:p>
    <w:p w14:paraId="25D47158" w14:textId="355A0688" w:rsidR="00606D29" w:rsidRDefault="00606D29">
      <w:pPr>
        <w:tabs>
          <w:tab w:val="left" w:pos="0"/>
          <w:tab w:val="left" w:pos="386"/>
        </w:tabs>
        <w:ind w:firstLine="709"/>
        <w:contextualSpacing/>
        <w:jc w:val="both"/>
        <w:rPr>
          <w:spacing w:val="-6"/>
          <w:sz w:val="28"/>
          <w:szCs w:val="28"/>
        </w:rPr>
      </w:pPr>
      <w:r>
        <w:rPr>
          <w:sz w:val="28"/>
          <w:szCs w:val="28"/>
        </w:rPr>
        <w:t xml:space="preserve">Официальная публикация документов по данной закупке: </w:t>
      </w:r>
      <w:r>
        <w:rPr>
          <w:spacing w:val="-6"/>
          <w:sz w:val="28"/>
          <w:szCs w:val="28"/>
        </w:rPr>
        <w:t>Официальный сайт по закупкам атомной отрасли (</w:t>
      </w:r>
      <w:hyperlink r:id="rId15" w:history="1">
        <w:r>
          <w:rPr>
            <w:rStyle w:val="afe"/>
            <w:sz w:val="28"/>
            <w:szCs w:val="28"/>
          </w:rPr>
          <w:t>http://zakupki.rosatom.r</w:t>
        </w:r>
        <w:r>
          <w:rPr>
            <w:rStyle w:val="afe"/>
            <w:sz w:val="28"/>
            <w:szCs w:val="28"/>
            <w:lang w:val="en-US"/>
          </w:rPr>
          <w:t>u</w:t>
        </w:r>
      </w:hyperlink>
      <w:r>
        <w:rPr>
          <w:spacing w:val="-6"/>
          <w:sz w:val="28"/>
          <w:szCs w:val="28"/>
        </w:rPr>
        <w:t>).</w:t>
      </w:r>
    </w:p>
    <w:p w14:paraId="620D1010" w14:textId="77777777" w:rsidR="00606D29" w:rsidRDefault="00606D29">
      <w:pPr>
        <w:tabs>
          <w:tab w:val="left" w:pos="0"/>
          <w:tab w:val="left" w:pos="386"/>
        </w:tabs>
        <w:ind w:firstLine="709"/>
        <w:contextualSpacing/>
        <w:jc w:val="both"/>
        <w:rPr>
          <w:sz w:val="28"/>
          <w:szCs w:val="28"/>
        </w:rPr>
      </w:pPr>
      <w:r>
        <w:rPr>
          <w:sz w:val="28"/>
          <w:szCs w:val="28"/>
        </w:rPr>
        <w:t>Копии публикации документов по данной закупке: ЦР «БРИФ» (</w:t>
      </w:r>
      <w:hyperlink r:id="rId16" w:history="1">
        <w:r>
          <w:rPr>
            <w:rStyle w:val="afe"/>
            <w:sz w:val="28"/>
            <w:szCs w:val="28"/>
          </w:rPr>
          <w:t>https://zakupki.rosatom.ru/?link=brif</w:t>
        </w:r>
      </w:hyperlink>
      <w:r>
        <w:rPr>
          <w:sz w:val="28"/>
          <w:szCs w:val="28"/>
        </w:rPr>
        <w:t>).</w:t>
      </w:r>
    </w:p>
    <w:p w14:paraId="2A2E2083" w14:textId="77777777" w:rsidR="00606D29" w:rsidRDefault="00606D29">
      <w:pPr>
        <w:tabs>
          <w:tab w:val="left" w:pos="0"/>
          <w:tab w:val="left" w:pos="386"/>
        </w:tabs>
        <w:ind w:firstLine="709"/>
        <w:contextualSpacing/>
        <w:jc w:val="both"/>
        <w:rPr>
          <w:sz w:val="28"/>
          <w:szCs w:val="28"/>
        </w:rPr>
      </w:pPr>
    </w:p>
    <w:p w14:paraId="46A20E3E" w14:textId="2F755610"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pacing w:val="-6"/>
          <w:sz w:val="28"/>
          <w:szCs w:val="28"/>
        </w:rPr>
      </w:pPr>
      <w:r>
        <w:rPr>
          <w:rFonts w:ascii="Times New Roman" w:hAnsi="Times New Roman"/>
          <w:sz w:val="28"/>
          <w:szCs w:val="28"/>
        </w:rPr>
        <w:t>Возможность</w:t>
      </w:r>
      <w:r>
        <w:rPr>
          <w:rFonts w:ascii="Times New Roman" w:hAnsi="Times New Roman"/>
          <w:spacing w:val="-6"/>
          <w:sz w:val="28"/>
          <w:szCs w:val="28"/>
        </w:rPr>
        <w:t xml:space="preserve"> и условия, по которым допускается подача альтернативных предложений: </w:t>
      </w:r>
      <w:r w:rsidRPr="004136C6">
        <w:rPr>
          <w:rFonts w:ascii="Times New Roman" w:hAnsi="Times New Roman"/>
          <w:bCs/>
          <w:iCs/>
          <w:sz w:val="28"/>
          <w:szCs w:val="28"/>
        </w:rPr>
        <w:t>не допускается.</w:t>
      </w:r>
    </w:p>
    <w:p w14:paraId="52093365" w14:textId="57E5CCB4" w:rsidR="00606D29" w:rsidRDefault="00606D29">
      <w:pPr>
        <w:tabs>
          <w:tab w:val="left" w:pos="0"/>
          <w:tab w:val="left" w:pos="1134"/>
        </w:tabs>
        <w:ind w:firstLine="709"/>
        <w:contextualSpacing/>
        <w:jc w:val="both"/>
        <w:rPr>
          <w:rFonts w:eastAsia="Calibri"/>
          <w:b/>
          <w:i/>
          <w:lang w:eastAsia="en-US"/>
        </w:rPr>
      </w:pPr>
    </w:p>
    <w:p w14:paraId="5BF8910F" w14:textId="77777777" w:rsidR="00606D29" w:rsidRDefault="00606D29" w:rsidP="00606D29">
      <w:pPr>
        <w:pStyle w:val="afff2"/>
        <w:numPr>
          <w:ilvl w:val="0"/>
          <w:numId w:val="17"/>
        </w:numPr>
        <w:tabs>
          <w:tab w:val="left" w:pos="0"/>
          <w:tab w:val="left" w:pos="1134"/>
        </w:tabs>
        <w:spacing w:after="0" w:line="240" w:lineRule="auto"/>
        <w:ind w:left="0" w:firstLine="709"/>
        <w:jc w:val="both"/>
        <w:rPr>
          <w:bCs/>
          <w:spacing w:val="-6"/>
          <w:sz w:val="28"/>
          <w:szCs w:val="28"/>
        </w:rPr>
      </w:pPr>
      <w:r>
        <w:rPr>
          <w:rFonts w:ascii="Times New Roman" w:hAnsi="Times New Roman"/>
          <w:bCs/>
          <w:spacing w:val="-6"/>
          <w:sz w:val="28"/>
          <w:szCs w:val="28"/>
        </w:rPr>
        <w:t xml:space="preserve">Формы, порядок, дата начала и дата окончания срока предоставления участникам закупки разъяснений положений закупочной документации: </w:t>
      </w:r>
    </w:p>
    <w:p w14:paraId="69E1E48F" w14:textId="77777777" w:rsidR="00606D29" w:rsidRDefault="00606D29">
      <w:pPr>
        <w:tabs>
          <w:tab w:val="left" w:pos="0"/>
          <w:tab w:val="left" w:pos="1134"/>
        </w:tabs>
        <w:ind w:firstLine="709"/>
        <w:contextualSpacing/>
        <w:jc w:val="both"/>
        <w:rPr>
          <w:bCs/>
          <w:spacing w:val="-6"/>
          <w:sz w:val="28"/>
          <w:szCs w:val="28"/>
        </w:rPr>
      </w:pPr>
      <w:r>
        <w:rPr>
          <w:bCs/>
          <w:spacing w:val="-6"/>
          <w:sz w:val="28"/>
          <w:szCs w:val="28"/>
        </w:rPr>
        <w:t>Формы и порядок предоставления участникам закупки разъяснений положений закупочной документации указаны в пункте 2 части 2 тома 1 закупочной документации.</w:t>
      </w:r>
    </w:p>
    <w:p w14:paraId="1A0A224F" w14:textId="3D5D0DA3" w:rsidR="00606D29" w:rsidRDefault="00606D29">
      <w:pPr>
        <w:tabs>
          <w:tab w:val="left" w:pos="0"/>
          <w:tab w:val="left" w:pos="1134"/>
        </w:tabs>
        <w:ind w:firstLine="709"/>
        <w:contextualSpacing/>
        <w:jc w:val="both"/>
        <w:rPr>
          <w:bCs/>
          <w:spacing w:val="-6"/>
          <w:sz w:val="28"/>
          <w:szCs w:val="28"/>
        </w:rPr>
      </w:pPr>
      <w:r>
        <w:rPr>
          <w:bCs/>
          <w:spacing w:val="-6"/>
          <w:sz w:val="28"/>
          <w:szCs w:val="28"/>
        </w:rPr>
        <w:t xml:space="preserve">Дата начала срока предоставления участникам закупки разъяснений положений закупочной документации: </w:t>
      </w:r>
      <w:r w:rsidRPr="0015696F">
        <w:rPr>
          <w:bCs/>
          <w:spacing w:val="-6"/>
          <w:sz w:val="28"/>
          <w:szCs w:val="28"/>
        </w:rPr>
        <w:t>«</w:t>
      </w:r>
      <w:r w:rsidR="0015696F">
        <w:rPr>
          <w:bCs/>
          <w:spacing w:val="-6"/>
          <w:sz w:val="28"/>
          <w:szCs w:val="28"/>
        </w:rPr>
        <w:t>12</w:t>
      </w:r>
      <w:r w:rsidRPr="0015696F">
        <w:rPr>
          <w:bCs/>
          <w:spacing w:val="-6"/>
          <w:sz w:val="28"/>
          <w:szCs w:val="28"/>
        </w:rPr>
        <w:t xml:space="preserve">» </w:t>
      </w:r>
      <w:r w:rsidR="0015696F">
        <w:rPr>
          <w:bCs/>
          <w:spacing w:val="-6"/>
          <w:sz w:val="28"/>
          <w:szCs w:val="28"/>
        </w:rPr>
        <w:t>августа</w:t>
      </w:r>
      <w:r w:rsidRPr="0015696F">
        <w:rPr>
          <w:bCs/>
          <w:spacing w:val="-6"/>
          <w:sz w:val="28"/>
          <w:szCs w:val="28"/>
        </w:rPr>
        <w:t xml:space="preserve"> 20</w:t>
      </w:r>
      <w:r w:rsidR="0015696F">
        <w:rPr>
          <w:bCs/>
          <w:spacing w:val="-6"/>
          <w:sz w:val="28"/>
          <w:szCs w:val="28"/>
        </w:rPr>
        <w:t>26</w:t>
      </w:r>
      <w:r w:rsidRPr="0015696F">
        <w:rPr>
          <w:bCs/>
          <w:spacing w:val="-6"/>
          <w:sz w:val="28"/>
          <w:szCs w:val="28"/>
        </w:rPr>
        <w:t xml:space="preserve"> г</w:t>
      </w:r>
      <w:r w:rsidR="00963076">
        <w:rPr>
          <w:bCs/>
          <w:spacing w:val="-6"/>
          <w:sz w:val="28"/>
          <w:szCs w:val="28"/>
        </w:rPr>
        <w:t>ода.</w:t>
      </w:r>
    </w:p>
    <w:p w14:paraId="11D2FACE" w14:textId="5D75266E" w:rsidR="00606D29" w:rsidRDefault="00097543">
      <w:pPr>
        <w:tabs>
          <w:tab w:val="left" w:pos="0"/>
          <w:tab w:val="left" w:pos="1134"/>
        </w:tabs>
        <w:ind w:firstLine="709"/>
        <w:contextualSpacing/>
        <w:jc w:val="both"/>
        <w:rPr>
          <w:bCs/>
          <w:spacing w:val="-6"/>
          <w:sz w:val="28"/>
          <w:szCs w:val="28"/>
        </w:rPr>
      </w:pPr>
      <w:r w:rsidRPr="00223B55">
        <w:rPr>
          <w:bCs/>
          <w:spacing w:val="-6"/>
          <w:sz w:val="28"/>
          <w:szCs w:val="28"/>
        </w:rPr>
        <w:t xml:space="preserve">Дата окончания срока предоставления участникам закупки разъяснений положений закупочной документации на запрос, поступивший организатору </w:t>
      </w:r>
      <w:r w:rsidRPr="00223B55">
        <w:rPr>
          <w:bCs/>
          <w:spacing w:val="-6"/>
          <w:sz w:val="28"/>
          <w:szCs w:val="28"/>
        </w:rPr>
        <w:lastRenderedPageBreak/>
        <w:t xml:space="preserve">закупки не позднее 10:00 (время московское) </w:t>
      </w:r>
      <w:r w:rsidRPr="0060604F">
        <w:rPr>
          <w:bCs/>
          <w:spacing w:val="-6"/>
          <w:sz w:val="28"/>
          <w:szCs w:val="28"/>
        </w:rPr>
        <w:t>«</w:t>
      </w:r>
      <w:r>
        <w:rPr>
          <w:bCs/>
          <w:spacing w:val="-6"/>
          <w:sz w:val="28"/>
          <w:szCs w:val="28"/>
        </w:rPr>
        <w:t>21</w:t>
      </w:r>
      <w:r w:rsidRPr="0060604F">
        <w:rPr>
          <w:bCs/>
          <w:spacing w:val="-6"/>
          <w:sz w:val="28"/>
          <w:szCs w:val="28"/>
        </w:rPr>
        <w:t xml:space="preserve">» </w:t>
      </w:r>
      <w:r>
        <w:rPr>
          <w:bCs/>
          <w:spacing w:val="-6"/>
          <w:sz w:val="28"/>
          <w:szCs w:val="28"/>
        </w:rPr>
        <w:t>августа</w:t>
      </w:r>
      <w:r w:rsidRPr="0060604F">
        <w:rPr>
          <w:bCs/>
          <w:spacing w:val="-6"/>
          <w:sz w:val="28"/>
          <w:szCs w:val="28"/>
        </w:rPr>
        <w:t xml:space="preserve"> </w:t>
      </w:r>
      <w:r w:rsidRPr="00223B55">
        <w:rPr>
          <w:bCs/>
          <w:spacing w:val="-6"/>
          <w:sz w:val="28"/>
          <w:szCs w:val="28"/>
        </w:rPr>
        <w:t>2026 года: не позднее 10:00 (время московское) «</w:t>
      </w:r>
      <w:r>
        <w:rPr>
          <w:bCs/>
          <w:spacing w:val="-6"/>
          <w:sz w:val="28"/>
          <w:szCs w:val="28"/>
        </w:rPr>
        <w:t>24</w:t>
      </w:r>
      <w:r w:rsidRPr="00223B55">
        <w:rPr>
          <w:bCs/>
          <w:spacing w:val="-6"/>
          <w:sz w:val="28"/>
          <w:szCs w:val="28"/>
        </w:rPr>
        <w:t xml:space="preserve">» </w:t>
      </w:r>
      <w:r>
        <w:rPr>
          <w:bCs/>
          <w:spacing w:val="-6"/>
          <w:sz w:val="28"/>
          <w:szCs w:val="28"/>
        </w:rPr>
        <w:t>августа</w:t>
      </w:r>
      <w:r w:rsidRPr="00223B55">
        <w:rPr>
          <w:bCs/>
          <w:spacing w:val="-6"/>
          <w:sz w:val="28"/>
          <w:szCs w:val="28"/>
        </w:rPr>
        <w:t xml:space="preserve"> 2026 года</w:t>
      </w:r>
      <w:r>
        <w:rPr>
          <w:bCs/>
          <w:spacing w:val="-6"/>
          <w:sz w:val="28"/>
          <w:szCs w:val="28"/>
        </w:rPr>
        <w:t>.</w:t>
      </w:r>
    </w:p>
    <w:p w14:paraId="65EC7CF6" w14:textId="77777777" w:rsidR="00606D29" w:rsidRDefault="00606D29">
      <w:pPr>
        <w:tabs>
          <w:tab w:val="left" w:pos="0"/>
          <w:tab w:val="left" w:pos="1134"/>
        </w:tabs>
        <w:ind w:firstLine="709"/>
        <w:contextualSpacing/>
        <w:jc w:val="both"/>
        <w:rPr>
          <w:spacing w:val="-6"/>
          <w:sz w:val="28"/>
          <w:szCs w:val="28"/>
        </w:rPr>
      </w:pPr>
    </w:p>
    <w:p w14:paraId="3C82D830" w14:textId="77777777"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pacing w:val="-6"/>
          <w:sz w:val="28"/>
          <w:szCs w:val="28"/>
        </w:rPr>
      </w:pPr>
      <w:r>
        <w:rPr>
          <w:rFonts w:ascii="Times New Roman" w:hAnsi="Times New Roman"/>
          <w:spacing w:val="-6"/>
          <w:sz w:val="28"/>
          <w:szCs w:val="28"/>
        </w:rPr>
        <w:t xml:space="preserve">Дата начала, дата и время окончания срока подачи заявок на участие в закупке: </w:t>
      </w:r>
    </w:p>
    <w:p w14:paraId="02AC75B8" w14:textId="0BF26C33" w:rsidR="00606D29" w:rsidRPr="00B43C99" w:rsidRDefault="00606D29">
      <w:pPr>
        <w:tabs>
          <w:tab w:val="left" w:pos="0"/>
          <w:tab w:val="left" w:pos="1134"/>
        </w:tabs>
        <w:ind w:firstLine="709"/>
        <w:contextualSpacing/>
        <w:jc w:val="both"/>
        <w:rPr>
          <w:bCs/>
          <w:spacing w:val="-6"/>
          <w:sz w:val="28"/>
          <w:szCs w:val="28"/>
        </w:rPr>
      </w:pPr>
      <w:r w:rsidRPr="00B43C99">
        <w:rPr>
          <w:bCs/>
          <w:spacing w:val="-6"/>
          <w:sz w:val="28"/>
          <w:szCs w:val="28"/>
        </w:rPr>
        <w:t xml:space="preserve">Дата начала срока </w:t>
      </w:r>
      <w:r w:rsidRPr="00B43C99">
        <w:rPr>
          <w:spacing w:val="-6"/>
          <w:sz w:val="28"/>
          <w:szCs w:val="28"/>
        </w:rPr>
        <w:t>подачи заявок на участие в закупке</w:t>
      </w:r>
      <w:r w:rsidRPr="00B43C99">
        <w:rPr>
          <w:bCs/>
          <w:spacing w:val="-6"/>
          <w:sz w:val="28"/>
          <w:szCs w:val="28"/>
        </w:rPr>
        <w:t xml:space="preserve">: </w:t>
      </w:r>
      <w:r w:rsidR="00097543" w:rsidRPr="00B43C99">
        <w:rPr>
          <w:bCs/>
          <w:spacing w:val="-6"/>
          <w:sz w:val="28"/>
          <w:szCs w:val="28"/>
        </w:rPr>
        <w:t>«12» августа 2026 г</w:t>
      </w:r>
      <w:r w:rsidR="003F420B">
        <w:rPr>
          <w:bCs/>
          <w:spacing w:val="-6"/>
          <w:sz w:val="28"/>
          <w:szCs w:val="28"/>
        </w:rPr>
        <w:t>ода.</w:t>
      </w:r>
    </w:p>
    <w:p w14:paraId="2D2CC3E0" w14:textId="2EED1B01" w:rsidR="00606D29" w:rsidRDefault="00606D29">
      <w:pPr>
        <w:tabs>
          <w:tab w:val="left" w:pos="0"/>
          <w:tab w:val="left" w:pos="1134"/>
        </w:tabs>
        <w:ind w:firstLine="709"/>
        <w:contextualSpacing/>
        <w:jc w:val="both"/>
        <w:rPr>
          <w:spacing w:val="-6"/>
          <w:sz w:val="28"/>
          <w:szCs w:val="28"/>
        </w:rPr>
      </w:pPr>
      <w:r w:rsidRPr="00B43C99">
        <w:rPr>
          <w:bCs/>
          <w:spacing w:val="-6"/>
          <w:sz w:val="28"/>
          <w:szCs w:val="28"/>
        </w:rPr>
        <w:t xml:space="preserve">Дата и время окончания срока </w:t>
      </w:r>
      <w:r w:rsidRPr="00B43C99">
        <w:rPr>
          <w:spacing w:val="-6"/>
          <w:sz w:val="28"/>
          <w:szCs w:val="28"/>
        </w:rPr>
        <w:t>подачи заявок на участие в закупке</w:t>
      </w:r>
      <w:r w:rsidRPr="00B43C99">
        <w:rPr>
          <w:bCs/>
          <w:spacing w:val="-6"/>
          <w:sz w:val="28"/>
          <w:szCs w:val="28"/>
        </w:rPr>
        <w:t xml:space="preserve">: </w:t>
      </w:r>
      <w:r w:rsidR="00B43C99" w:rsidRPr="00B43C99">
        <w:rPr>
          <w:spacing w:val="-6"/>
          <w:sz w:val="28"/>
          <w:szCs w:val="28"/>
        </w:rPr>
        <w:t>10</w:t>
      </w:r>
      <w:r w:rsidRPr="00B43C99">
        <w:rPr>
          <w:spacing w:val="-6"/>
          <w:sz w:val="28"/>
          <w:szCs w:val="28"/>
        </w:rPr>
        <w:t>:00 (время московское) «</w:t>
      </w:r>
      <w:r w:rsidR="00B43C99" w:rsidRPr="00B43C99">
        <w:rPr>
          <w:spacing w:val="-6"/>
          <w:sz w:val="28"/>
          <w:szCs w:val="28"/>
        </w:rPr>
        <w:t>24</w:t>
      </w:r>
      <w:r w:rsidRPr="00B43C99">
        <w:rPr>
          <w:spacing w:val="-6"/>
          <w:sz w:val="28"/>
          <w:szCs w:val="28"/>
        </w:rPr>
        <w:t xml:space="preserve">» </w:t>
      </w:r>
      <w:r w:rsidR="00B43C99" w:rsidRPr="00B43C99">
        <w:rPr>
          <w:spacing w:val="-6"/>
          <w:sz w:val="28"/>
          <w:szCs w:val="28"/>
        </w:rPr>
        <w:t>августа</w:t>
      </w:r>
      <w:r w:rsidRPr="00B43C99">
        <w:rPr>
          <w:spacing w:val="-6"/>
          <w:sz w:val="28"/>
          <w:szCs w:val="28"/>
        </w:rPr>
        <w:t xml:space="preserve"> 20</w:t>
      </w:r>
      <w:r w:rsidR="00B43C99" w:rsidRPr="00B43C99">
        <w:rPr>
          <w:spacing w:val="-6"/>
          <w:sz w:val="28"/>
          <w:szCs w:val="28"/>
        </w:rPr>
        <w:t>26</w:t>
      </w:r>
      <w:r w:rsidRPr="00B43C99">
        <w:rPr>
          <w:spacing w:val="-6"/>
          <w:sz w:val="28"/>
          <w:szCs w:val="28"/>
        </w:rPr>
        <w:t xml:space="preserve"> г</w:t>
      </w:r>
      <w:r w:rsidR="003F420B">
        <w:rPr>
          <w:spacing w:val="-6"/>
          <w:sz w:val="28"/>
          <w:szCs w:val="28"/>
        </w:rPr>
        <w:t>ода.</w:t>
      </w:r>
    </w:p>
    <w:p w14:paraId="29632C6A" w14:textId="77777777" w:rsidR="00606D29" w:rsidRDefault="00606D29">
      <w:pPr>
        <w:tabs>
          <w:tab w:val="left" w:pos="0"/>
          <w:tab w:val="left" w:pos="1134"/>
        </w:tabs>
        <w:ind w:firstLine="709"/>
        <w:contextualSpacing/>
        <w:jc w:val="both"/>
        <w:rPr>
          <w:spacing w:val="-6"/>
          <w:sz w:val="28"/>
          <w:szCs w:val="28"/>
        </w:rPr>
      </w:pPr>
    </w:p>
    <w:p w14:paraId="5CABA64A" w14:textId="373C539B"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pacing w:val="-6"/>
          <w:sz w:val="28"/>
          <w:szCs w:val="28"/>
        </w:rPr>
      </w:pPr>
      <w:r>
        <w:rPr>
          <w:rFonts w:ascii="Times New Roman" w:hAnsi="Times New Roman"/>
          <w:sz w:val="28"/>
          <w:szCs w:val="28"/>
        </w:rPr>
        <w:t>Дата</w:t>
      </w:r>
      <w:r>
        <w:rPr>
          <w:rFonts w:ascii="Times New Roman" w:hAnsi="Times New Roman"/>
          <w:spacing w:val="-6"/>
          <w:sz w:val="28"/>
          <w:szCs w:val="28"/>
        </w:rPr>
        <w:t xml:space="preserve"> подведения итогов закупки: </w:t>
      </w:r>
      <w:r>
        <w:rPr>
          <w:rFonts w:ascii="Times New Roman" w:hAnsi="Times New Roman"/>
          <w:sz w:val="28"/>
          <w:szCs w:val="28"/>
        </w:rPr>
        <w:t>не позднее</w:t>
      </w:r>
      <w:r>
        <w:rPr>
          <w:rFonts w:ascii="Times New Roman" w:hAnsi="Times New Roman"/>
          <w:b/>
          <w:i/>
          <w:sz w:val="28"/>
          <w:szCs w:val="28"/>
        </w:rPr>
        <w:t xml:space="preserve"> </w:t>
      </w:r>
      <w:r w:rsidRPr="0022705F">
        <w:rPr>
          <w:rFonts w:ascii="Times New Roman" w:hAnsi="Times New Roman"/>
          <w:b/>
          <w:iCs/>
          <w:sz w:val="28"/>
          <w:szCs w:val="28"/>
        </w:rPr>
        <w:t>«</w:t>
      </w:r>
      <w:r w:rsidR="00901D30" w:rsidRPr="00901D30">
        <w:rPr>
          <w:rFonts w:ascii="Times New Roman" w:hAnsi="Times New Roman"/>
          <w:bCs/>
          <w:iCs/>
          <w:sz w:val="28"/>
          <w:szCs w:val="28"/>
        </w:rPr>
        <w:t>11</w:t>
      </w:r>
      <w:r w:rsidRPr="0022705F">
        <w:rPr>
          <w:rFonts w:ascii="Times New Roman" w:hAnsi="Times New Roman"/>
          <w:b/>
          <w:iCs/>
          <w:sz w:val="28"/>
          <w:szCs w:val="28"/>
        </w:rPr>
        <w:t xml:space="preserve">» </w:t>
      </w:r>
      <w:r w:rsidR="00B32A1C">
        <w:rPr>
          <w:rFonts w:ascii="Times New Roman" w:hAnsi="Times New Roman"/>
          <w:iCs/>
          <w:spacing w:val="-6"/>
          <w:sz w:val="28"/>
          <w:szCs w:val="28"/>
        </w:rPr>
        <w:t>сентября</w:t>
      </w:r>
      <w:r w:rsidRPr="0022705F">
        <w:rPr>
          <w:rFonts w:ascii="Times New Roman" w:hAnsi="Times New Roman"/>
          <w:b/>
          <w:iCs/>
          <w:sz w:val="28"/>
          <w:szCs w:val="28"/>
        </w:rPr>
        <w:t xml:space="preserve"> </w:t>
      </w:r>
      <w:r w:rsidRPr="0022705F">
        <w:rPr>
          <w:rFonts w:ascii="Times New Roman" w:hAnsi="Times New Roman"/>
          <w:iCs/>
          <w:sz w:val="28"/>
          <w:szCs w:val="28"/>
        </w:rPr>
        <w:t>20</w:t>
      </w:r>
      <w:r w:rsidR="0022705F" w:rsidRPr="0022705F">
        <w:rPr>
          <w:rFonts w:ascii="Times New Roman" w:hAnsi="Times New Roman"/>
          <w:iCs/>
          <w:sz w:val="28"/>
          <w:szCs w:val="28"/>
        </w:rPr>
        <w:t>26</w:t>
      </w:r>
      <w:r w:rsidRPr="0022705F">
        <w:rPr>
          <w:rFonts w:ascii="Times New Roman" w:hAnsi="Times New Roman"/>
          <w:iCs/>
          <w:sz w:val="28"/>
          <w:szCs w:val="28"/>
        </w:rPr>
        <w:t xml:space="preserve"> г</w:t>
      </w:r>
      <w:r w:rsidR="00972909">
        <w:rPr>
          <w:rFonts w:ascii="Times New Roman" w:hAnsi="Times New Roman"/>
          <w:iCs/>
          <w:sz w:val="28"/>
          <w:szCs w:val="28"/>
        </w:rPr>
        <w:t xml:space="preserve">ода </w:t>
      </w:r>
      <w:r w:rsidR="000C72CB">
        <w:rPr>
          <w:rFonts w:ascii="Times New Roman" w:hAnsi="Times New Roman"/>
          <w:sz w:val="28"/>
          <w:szCs w:val="28"/>
        </w:rPr>
        <w:t>(изначально установленный срок, без учета сроков продления закупочной процедуры).</w:t>
      </w:r>
      <w:r>
        <w:rPr>
          <w:b/>
          <w:i/>
        </w:rPr>
        <w:t xml:space="preserve"> </w:t>
      </w:r>
    </w:p>
    <w:p w14:paraId="40173F2C" w14:textId="77777777" w:rsidR="00606D29" w:rsidRDefault="00606D29">
      <w:pPr>
        <w:tabs>
          <w:tab w:val="left" w:pos="0"/>
          <w:tab w:val="left" w:pos="1134"/>
        </w:tabs>
        <w:ind w:firstLine="709"/>
        <w:contextualSpacing/>
        <w:jc w:val="both"/>
        <w:rPr>
          <w:spacing w:val="-6"/>
          <w:sz w:val="28"/>
          <w:szCs w:val="28"/>
        </w:rPr>
      </w:pPr>
    </w:p>
    <w:p w14:paraId="56DF501A" w14:textId="4DBAAFB1"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pacing w:val="-6"/>
          <w:sz w:val="32"/>
          <w:szCs w:val="28"/>
        </w:rPr>
      </w:pPr>
      <w:r>
        <w:rPr>
          <w:rFonts w:ascii="Times New Roman" w:hAnsi="Times New Roman"/>
          <w:spacing w:val="-6"/>
          <w:sz w:val="28"/>
          <w:szCs w:val="28"/>
        </w:rPr>
        <w:t xml:space="preserve">Срок </w:t>
      </w:r>
      <w:r>
        <w:rPr>
          <w:rFonts w:ascii="Times New Roman" w:hAnsi="Times New Roman"/>
          <w:sz w:val="28"/>
          <w:szCs w:val="28"/>
        </w:rPr>
        <w:t>заключения</w:t>
      </w:r>
      <w:r>
        <w:rPr>
          <w:rFonts w:ascii="Times New Roman" w:hAnsi="Times New Roman"/>
          <w:spacing w:val="-6"/>
          <w:sz w:val="28"/>
          <w:szCs w:val="28"/>
        </w:rPr>
        <w:t xml:space="preserve"> договора: </w:t>
      </w:r>
      <w:r>
        <w:rPr>
          <w:rFonts w:ascii="Times New Roman" w:hAnsi="Times New Roman"/>
          <w:sz w:val="28"/>
        </w:rPr>
        <w:t xml:space="preserve">в течение </w:t>
      </w:r>
      <w:r w:rsidR="0061677A" w:rsidRPr="0061677A">
        <w:rPr>
          <w:rFonts w:ascii="Times New Roman" w:hAnsi="Times New Roman"/>
          <w:sz w:val="28"/>
        </w:rPr>
        <w:t>3</w:t>
      </w:r>
      <w:r>
        <w:rPr>
          <w:rFonts w:ascii="Times New Roman" w:hAnsi="Times New Roman"/>
          <w:sz w:val="28"/>
        </w:rPr>
        <w:t>0 (</w:t>
      </w:r>
      <w:r w:rsidR="0061677A">
        <w:rPr>
          <w:rFonts w:ascii="Times New Roman" w:hAnsi="Times New Roman"/>
          <w:sz w:val="28"/>
        </w:rPr>
        <w:t>тридцати</w:t>
      </w:r>
      <w:r>
        <w:rPr>
          <w:rFonts w:ascii="Times New Roman" w:hAnsi="Times New Roman"/>
          <w:sz w:val="28"/>
        </w:rPr>
        <w:t xml:space="preserve">) дней, но не ранее чем через 3 (три) рабочих дня после размещения на официальном сайте и в ЦР «БРИФ» протокола подведения итогов закупки, за исключением следующих случаев: </w:t>
      </w:r>
    </w:p>
    <w:p w14:paraId="081182A0" w14:textId="77777777" w:rsidR="00606D29" w:rsidRDefault="00606D29">
      <w:pPr>
        <w:tabs>
          <w:tab w:val="left" w:pos="0"/>
          <w:tab w:val="left" w:pos="1134"/>
        </w:tabs>
        <w:ind w:firstLine="709"/>
        <w:contextualSpacing/>
        <w:jc w:val="both"/>
        <w:rPr>
          <w:sz w:val="28"/>
        </w:rPr>
      </w:pPr>
      <w:r>
        <w:rPr>
          <w:sz w:val="28"/>
        </w:rPr>
        <w:t xml:space="preserve">действия (бездействие) заказчика, организатора закупки, закупочной комиссии, оператора ЦР «БРИФ» при осуществлении закупки обжалуются </w:t>
      </w:r>
      <w:r>
        <w:rPr>
          <w:sz w:val="28"/>
          <w:szCs w:val="28"/>
        </w:rPr>
        <w:t>в ЦАК, антимонопольном органе или в судебном порядке,</w:t>
      </w:r>
      <w:r>
        <w:rPr>
          <w:sz w:val="28"/>
        </w:rPr>
        <w:t xml:space="preserve"> в данном случае</w:t>
      </w:r>
      <w:r>
        <w:rPr>
          <w:b/>
          <w:i/>
        </w:rPr>
        <w:t xml:space="preserve"> </w:t>
      </w:r>
      <w:r>
        <w:rPr>
          <w:sz w:val="28"/>
        </w:rPr>
        <w:t>срок заключения договора продлевается на количество дней задержки;</w:t>
      </w:r>
    </w:p>
    <w:p w14:paraId="22CCEDAC" w14:textId="2F662E3E" w:rsidR="00606D29" w:rsidRDefault="00606D29">
      <w:pPr>
        <w:tabs>
          <w:tab w:val="left" w:pos="0"/>
          <w:tab w:val="left" w:pos="1134"/>
        </w:tabs>
        <w:ind w:firstLine="709"/>
        <w:contextualSpacing/>
        <w:jc w:val="both"/>
        <w:rPr>
          <w:sz w:val="28"/>
          <w:szCs w:val="28"/>
        </w:rPr>
      </w:pPr>
      <w:r>
        <w:rPr>
          <w:sz w:val="28"/>
          <w:szCs w:val="28"/>
        </w:rPr>
        <w:t xml:space="preserve">в соответствии с законодательством </w:t>
      </w:r>
      <w:r w:rsidR="006B221A">
        <w:rPr>
          <w:sz w:val="28"/>
          <w:szCs w:val="28"/>
        </w:rPr>
        <w:t>Российской Федерации</w:t>
      </w:r>
      <w:r>
        <w:rPr>
          <w:sz w:val="28"/>
          <w:szCs w:val="28"/>
        </w:rPr>
        <w:t xml:space="preserve"> для заключения необходимо его одобрение органом управления заказчика; в данном случае срок заключения договора продлевается на количество дней задержки;</w:t>
      </w:r>
    </w:p>
    <w:p w14:paraId="2AC6A625" w14:textId="7B6BE715" w:rsidR="00606D29" w:rsidRDefault="00606D29">
      <w:pPr>
        <w:tabs>
          <w:tab w:val="left" w:pos="0"/>
          <w:tab w:val="left" w:pos="1134"/>
        </w:tabs>
        <w:ind w:firstLine="709"/>
        <w:contextualSpacing/>
        <w:jc w:val="both"/>
        <w:rPr>
          <w:sz w:val="28"/>
          <w:szCs w:val="28"/>
        </w:rPr>
      </w:pPr>
      <w:r>
        <w:rPr>
          <w:sz w:val="28"/>
          <w:szCs w:val="28"/>
        </w:rPr>
        <w:t xml:space="preserve">если в соответствии с законодательством </w:t>
      </w:r>
      <w:r w:rsidR="006B221A">
        <w:rPr>
          <w:sz w:val="28"/>
          <w:szCs w:val="28"/>
        </w:rPr>
        <w:t>Российской Федерации</w:t>
      </w:r>
      <w:r>
        <w:rPr>
          <w:sz w:val="28"/>
          <w:szCs w:val="28"/>
        </w:rPr>
        <w:t xml:space="preserve"> или обязательными для исполнения правовыми актами федеральных органов исполнительной власти требуются дополнительные мероприятия для заключения договора; в данном случае договор заключается в течение 20 дней со дня выполнения предписанных мероприятий.</w:t>
      </w:r>
    </w:p>
    <w:p w14:paraId="21E097EF" w14:textId="77777777" w:rsidR="00606D29" w:rsidRDefault="00606D29">
      <w:pPr>
        <w:tabs>
          <w:tab w:val="left" w:pos="0"/>
          <w:tab w:val="left" w:pos="1134"/>
        </w:tabs>
        <w:ind w:firstLine="709"/>
        <w:contextualSpacing/>
        <w:jc w:val="both"/>
        <w:rPr>
          <w:sz w:val="28"/>
        </w:rPr>
      </w:pPr>
    </w:p>
    <w:p w14:paraId="40317208" w14:textId="095C3021"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 xml:space="preserve">Заказчик в течение </w:t>
      </w:r>
      <w:r w:rsidR="0053682E">
        <w:rPr>
          <w:rFonts w:eastAsia="Calibri"/>
          <w:spacing w:val="-6"/>
          <w:sz w:val="28"/>
          <w:szCs w:val="28"/>
          <w:lang w:eastAsia="en-US"/>
        </w:rPr>
        <w:t>5</w:t>
      </w:r>
      <w:r>
        <w:rPr>
          <w:b/>
          <w:bCs/>
          <w:i/>
          <w:iCs/>
        </w:rPr>
        <w:t xml:space="preserve"> </w:t>
      </w:r>
      <w:r w:rsidRPr="0053682E">
        <w:rPr>
          <w:sz w:val="28"/>
          <w:szCs w:val="28"/>
        </w:rPr>
        <w:t>рабочих дней</w:t>
      </w:r>
      <w:r>
        <w:t xml:space="preserve"> </w:t>
      </w:r>
      <w:r>
        <w:rPr>
          <w:rFonts w:eastAsia="Calibri"/>
          <w:spacing w:val="-6"/>
          <w:sz w:val="28"/>
          <w:szCs w:val="28"/>
          <w:lang w:eastAsia="en-US"/>
        </w:rPr>
        <w:t>со дня размещения протокола по подведению итогов закупки на официальном сайте и в ЦР «БРИФ» либо со дня завершения выше указанных мероприятий, передает лицу, с которым заключается договор (победителю закупки или единственному участнику закупки), проект договора, который составляется путем включения условий исполнения договора, предложенных лицом, с которым заключается договор, в заявке на участие в закупке, с учетом преддоговорных переговоров, в проект договора, прилагаемый к закупочной документации.</w:t>
      </w:r>
    </w:p>
    <w:p w14:paraId="43F07E50" w14:textId="77777777" w:rsidR="00606D29" w:rsidRDefault="00606D29">
      <w:pPr>
        <w:tabs>
          <w:tab w:val="left" w:pos="0"/>
          <w:tab w:val="left" w:pos="1134"/>
        </w:tabs>
        <w:ind w:firstLine="709"/>
        <w:contextualSpacing/>
        <w:jc w:val="both"/>
        <w:rPr>
          <w:sz w:val="28"/>
          <w:szCs w:val="28"/>
        </w:rPr>
      </w:pPr>
      <w:r>
        <w:rPr>
          <w:rFonts w:eastAsia="Calibri"/>
          <w:spacing w:val="-6"/>
          <w:sz w:val="28"/>
          <w:szCs w:val="28"/>
          <w:lang w:eastAsia="en-US"/>
        </w:rPr>
        <w:t>Заказчик должен обеспечить получение подтверждения от лица, с которым заключается договор, что данный проект договора таким лицом получен.</w:t>
      </w:r>
    </w:p>
    <w:p w14:paraId="7C2AA1FE" w14:textId="13EA1421"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 xml:space="preserve">Лицо, с которым заключается договор, обязано предоставить заказчику надлежащим образом подписанный со своей стороны договор </w:t>
      </w:r>
      <w:r w:rsidR="0053682E">
        <w:rPr>
          <w:rFonts w:eastAsia="Calibri"/>
          <w:spacing w:val="-6"/>
          <w:sz w:val="28"/>
          <w:szCs w:val="28"/>
          <w:lang w:eastAsia="en-US"/>
        </w:rPr>
        <w:t>в течение 3 рабочих дней</w:t>
      </w:r>
      <w:r>
        <w:t xml:space="preserve"> </w:t>
      </w:r>
      <w:r>
        <w:rPr>
          <w:rFonts w:eastAsia="Calibri"/>
          <w:spacing w:val="-6"/>
          <w:sz w:val="28"/>
          <w:szCs w:val="28"/>
          <w:lang w:eastAsia="en-US"/>
        </w:rPr>
        <w:t>со дня направления указанного договора.</w:t>
      </w:r>
    </w:p>
    <w:p w14:paraId="272D69F6" w14:textId="77777777" w:rsidR="00606D29" w:rsidRDefault="00606D29">
      <w:pPr>
        <w:tabs>
          <w:tab w:val="left" w:pos="0"/>
          <w:tab w:val="left" w:pos="1134"/>
        </w:tabs>
        <w:ind w:firstLine="709"/>
        <w:contextualSpacing/>
        <w:jc w:val="both"/>
        <w:rPr>
          <w:rFonts w:eastAsia="Calibri"/>
          <w:spacing w:val="-6"/>
          <w:sz w:val="28"/>
          <w:szCs w:val="28"/>
          <w:lang w:eastAsia="en-US"/>
        </w:rPr>
      </w:pPr>
    </w:p>
    <w:p w14:paraId="1446D1A5" w14:textId="04942162" w:rsidR="0053682E" w:rsidRDefault="00606D29" w:rsidP="0053682E">
      <w:pPr>
        <w:pStyle w:val="afff2"/>
        <w:numPr>
          <w:ilvl w:val="0"/>
          <w:numId w:val="17"/>
        </w:numPr>
        <w:tabs>
          <w:tab w:val="left" w:pos="0"/>
          <w:tab w:val="left" w:pos="1134"/>
        </w:tabs>
        <w:spacing w:after="0" w:line="240" w:lineRule="auto"/>
        <w:ind w:left="0" w:firstLine="709"/>
        <w:jc w:val="both"/>
        <w:rPr>
          <w:b/>
          <w:i/>
          <w:sz w:val="28"/>
          <w:szCs w:val="28"/>
        </w:rPr>
      </w:pPr>
      <w:r>
        <w:rPr>
          <w:rFonts w:ascii="Times New Roman" w:hAnsi="Times New Roman"/>
          <w:sz w:val="28"/>
          <w:szCs w:val="28"/>
        </w:rPr>
        <w:t>Обеспечение</w:t>
      </w:r>
      <w:r>
        <w:rPr>
          <w:rFonts w:ascii="Times New Roman" w:hAnsi="Times New Roman"/>
          <w:spacing w:val="-6"/>
          <w:sz w:val="28"/>
          <w:szCs w:val="28"/>
        </w:rPr>
        <w:t xml:space="preserve"> исполнения обязательств по </w:t>
      </w:r>
      <w:r w:rsidRPr="00DF229C">
        <w:rPr>
          <w:rFonts w:ascii="Times New Roman" w:hAnsi="Times New Roman"/>
          <w:spacing w:val="-6"/>
          <w:sz w:val="28"/>
          <w:szCs w:val="28"/>
        </w:rPr>
        <w:t xml:space="preserve">договору: </w:t>
      </w:r>
      <w:r w:rsidR="0053682E" w:rsidRPr="00DF229C">
        <w:rPr>
          <w:rFonts w:ascii="Times New Roman" w:hAnsi="Times New Roman"/>
          <w:spacing w:val="-6"/>
          <w:sz w:val="28"/>
          <w:szCs w:val="28"/>
        </w:rPr>
        <w:t>не требуется</w:t>
      </w:r>
      <w:r w:rsidR="00DF229C" w:rsidRPr="00DF229C">
        <w:rPr>
          <w:rFonts w:ascii="Times New Roman" w:hAnsi="Times New Roman"/>
          <w:spacing w:val="-6"/>
          <w:sz w:val="28"/>
          <w:szCs w:val="28"/>
        </w:rPr>
        <w:t>.</w:t>
      </w:r>
    </w:p>
    <w:p w14:paraId="238512F9" w14:textId="77777777" w:rsidR="00606D29" w:rsidRDefault="00606D29">
      <w:pPr>
        <w:tabs>
          <w:tab w:val="left" w:pos="0"/>
          <w:tab w:val="left" w:pos="1134"/>
        </w:tabs>
        <w:ind w:firstLine="709"/>
        <w:contextualSpacing/>
        <w:jc w:val="both"/>
        <w:rPr>
          <w:sz w:val="28"/>
          <w:szCs w:val="28"/>
        </w:rPr>
      </w:pPr>
    </w:p>
    <w:p w14:paraId="43359AAC" w14:textId="77777777"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 Отмена закупки по решению заказчика не приводит к каким-либо последствиям в следующих случаях:</w:t>
      </w:r>
    </w:p>
    <w:p w14:paraId="6BCB81DC" w14:textId="2B323065" w:rsidR="0053682E" w:rsidRDefault="0053682E" w:rsidP="0053682E">
      <w:pPr>
        <w:tabs>
          <w:tab w:val="left" w:pos="0"/>
          <w:tab w:val="left" w:pos="709"/>
        </w:tabs>
        <w:jc w:val="both"/>
        <w:rPr>
          <w:bCs/>
          <w:sz w:val="28"/>
          <w:szCs w:val="28"/>
        </w:rPr>
      </w:pPr>
      <w:r w:rsidRPr="00764112">
        <w:rPr>
          <w:sz w:val="28"/>
          <w:szCs w:val="28"/>
        </w:rPr>
        <w:t xml:space="preserve">закупка </w:t>
      </w:r>
      <w:r>
        <w:rPr>
          <w:sz w:val="28"/>
          <w:szCs w:val="28"/>
        </w:rPr>
        <w:t>отменена</w:t>
      </w:r>
      <w:r w:rsidRPr="00B82D30">
        <w:rPr>
          <w:bCs/>
          <w:sz w:val="28"/>
          <w:szCs w:val="28"/>
        </w:rPr>
        <w:t xml:space="preserve"> </w:t>
      </w:r>
      <w:r w:rsidRPr="008B22ED">
        <w:rPr>
          <w:bCs/>
          <w:sz w:val="28"/>
          <w:szCs w:val="28"/>
        </w:rPr>
        <w:t>в любое время вплоть до подведения итогов закупки</w:t>
      </w:r>
      <w:r>
        <w:rPr>
          <w:bCs/>
          <w:sz w:val="28"/>
          <w:szCs w:val="28"/>
        </w:rPr>
        <w:t>:</w:t>
      </w:r>
    </w:p>
    <w:p w14:paraId="7941BA72" w14:textId="77777777" w:rsidR="0053682E" w:rsidRPr="002408F9" w:rsidRDefault="0053682E" w:rsidP="00D16BA1">
      <w:pPr>
        <w:pStyle w:val="affc"/>
        <w:numPr>
          <w:ilvl w:val="0"/>
          <w:numId w:val="21"/>
        </w:numPr>
        <w:tabs>
          <w:tab w:val="left" w:pos="993"/>
        </w:tabs>
        <w:spacing w:after="0"/>
        <w:ind w:left="993" w:hanging="425"/>
        <w:jc w:val="both"/>
        <w:rPr>
          <w:sz w:val="28"/>
          <w:szCs w:val="28"/>
        </w:rPr>
      </w:pPr>
      <w:r>
        <w:rPr>
          <w:sz w:val="28"/>
          <w:szCs w:val="28"/>
        </w:rPr>
        <w:t xml:space="preserve">при </w:t>
      </w:r>
      <w:r w:rsidRPr="002408F9">
        <w:rPr>
          <w:sz w:val="28"/>
          <w:szCs w:val="28"/>
        </w:rPr>
        <w:t>изменени</w:t>
      </w:r>
      <w:r>
        <w:rPr>
          <w:sz w:val="28"/>
          <w:szCs w:val="28"/>
        </w:rPr>
        <w:t>и</w:t>
      </w:r>
      <w:r w:rsidRPr="002408F9">
        <w:rPr>
          <w:sz w:val="28"/>
          <w:szCs w:val="28"/>
        </w:rPr>
        <w:t xml:space="preserve"> финансовых, инвестиционных, производственных и иных программ, оказавших влияние на потребность в данной закупке;</w:t>
      </w:r>
    </w:p>
    <w:p w14:paraId="699AAC69" w14:textId="77777777" w:rsidR="0053682E" w:rsidRDefault="0053682E" w:rsidP="00D16BA1">
      <w:pPr>
        <w:pStyle w:val="affc"/>
        <w:numPr>
          <w:ilvl w:val="0"/>
          <w:numId w:val="21"/>
        </w:numPr>
        <w:tabs>
          <w:tab w:val="left" w:pos="993"/>
        </w:tabs>
        <w:spacing w:after="0"/>
        <w:ind w:left="993" w:hanging="425"/>
        <w:jc w:val="both"/>
        <w:rPr>
          <w:sz w:val="28"/>
          <w:szCs w:val="28"/>
        </w:rPr>
      </w:pPr>
      <w:r>
        <w:rPr>
          <w:sz w:val="28"/>
          <w:szCs w:val="28"/>
        </w:rPr>
        <w:t xml:space="preserve">при </w:t>
      </w:r>
      <w:r w:rsidRPr="002408F9">
        <w:rPr>
          <w:sz w:val="28"/>
          <w:szCs w:val="28"/>
        </w:rPr>
        <w:t>изменени</w:t>
      </w:r>
      <w:r>
        <w:rPr>
          <w:sz w:val="28"/>
          <w:szCs w:val="28"/>
        </w:rPr>
        <w:t>и</w:t>
      </w:r>
      <w:r w:rsidRPr="002408F9">
        <w:rPr>
          <w:sz w:val="28"/>
          <w:szCs w:val="28"/>
        </w:rPr>
        <w:t xml:space="preserve"> потребности в продукции, в том числе изменение характеристик продукции, при наличии утверждения таких изменений руководителем заказчика;</w:t>
      </w:r>
    </w:p>
    <w:p w14:paraId="6DD521DE" w14:textId="77777777" w:rsidR="0053682E" w:rsidRPr="002408F9" w:rsidRDefault="0053682E" w:rsidP="00D16BA1">
      <w:pPr>
        <w:pStyle w:val="affc"/>
        <w:numPr>
          <w:ilvl w:val="0"/>
          <w:numId w:val="21"/>
        </w:numPr>
        <w:tabs>
          <w:tab w:val="left" w:pos="993"/>
        </w:tabs>
        <w:spacing w:after="0"/>
        <w:ind w:left="993" w:hanging="425"/>
        <w:jc w:val="both"/>
        <w:rPr>
          <w:sz w:val="28"/>
          <w:szCs w:val="28"/>
        </w:rPr>
      </w:pPr>
      <w:r w:rsidRPr="00B82D30">
        <w:rPr>
          <w:sz w:val="28"/>
          <w:szCs w:val="28"/>
        </w:rPr>
        <w:t>при возникновении обстоятельств непреодолимой силы, подтвержденных соответствующим документом и влияющих на целесообразность закупки;</w:t>
      </w:r>
    </w:p>
    <w:p w14:paraId="248126CE" w14:textId="77777777" w:rsidR="0053682E" w:rsidRDefault="0053682E" w:rsidP="00D16BA1">
      <w:pPr>
        <w:pStyle w:val="affc"/>
        <w:numPr>
          <w:ilvl w:val="0"/>
          <w:numId w:val="21"/>
        </w:numPr>
        <w:tabs>
          <w:tab w:val="left" w:pos="993"/>
        </w:tabs>
        <w:spacing w:after="0"/>
        <w:ind w:left="993" w:hanging="425"/>
        <w:jc w:val="both"/>
        <w:rPr>
          <w:sz w:val="28"/>
          <w:szCs w:val="28"/>
        </w:rPr>
      </w:pPr>
      <w:r>
        <w:rPr>
          <w:sz w:val="28"/>
          <w:szCs w:val="28"/>
        </w:rPr>
        <w:t xml:space="preserve">при </w:t>
      </w:r>
      <w:r w:rsidRPr="002408F9">
        <w:rPr>
          <w:sz w:val="28"/>
          <w:szCs w:val="28"/>
        </w:rPr>
        <w:t>необходимост</w:t>
      </w:r>
      <w:r>
        <w:rPr>
          <w:sz w:val="28"/>
          <w:szCs w:val="28"/>
        </w:rPr>
        <w:t>и</w:t>
      </w:r>
      <w:r w:rsidRPr="002408F9">
        <w:rPr>
          <w:sz w:val="28"/>
          <w:szCs w:val="28"/>
        </w:rPr>
        <w:t xml:space="preserve"> исполнения предписаний антимонопольного органа и/или рекомендаций ЦАК, АК и/или иного уполномоченного контрол</w:t>
      </w:r>
      <w:r>
        <w:rPr>
          <w:sz w:val="28"/>
          <w:szCs w:val="28"/>
        </w:rPr>
        <w:t>ирующего</w:t>
      </w:r>
      <w:r w:rsidRPr="002408F9">
        <w:rPr>
          <w:sz w:val="28"/>
          <w:szCs w:val="28"/>
        </w:rPr>
        <w:t xml:space="preserve"> органа</w:t>
      </w:r>
      <w:r>
        <w:rPr>
          <w:sz w:val="28"/>
          <w:szCs w:val="28"/>
        </w:rPr>
        <w:t>:</w:t>
      </w:r>
    </w:p>
    <w:p w14:paraId="7A7B8582" w14:textId="09BA68B5" w:rsidR="00606D29" w:rsidRDefault="0053682E" w:rsidP="0053682E">
      <w:pPr>
        <w:pStyle w:val="affc"/>
        <w:tabs>
          <w:tab w:val="left" w:pos="0"/>
        </w:tabs>
        <w:spacing w:after="0"/>
        <w:ind w:left="0" w:firstLine="709"/>
        <w:jc w:val="both"/>
        <w:rPr>
          <w:sz w:val="28"/>
          <w:szCs w:val="28"/>
        </w:rPr>
      </w:pPr>
      <w:r w:rsidRPr="00CA306D">
        <w:rPr>
          <w:sz w:val="28"/>
          <w:szCs w:val="28"/>
        </w:rPr>
        <w:t xml:space="preserve">при </w:t>
      </w:r>
      <w:r w:rsidRPr="00F40EDD">
        <w:rPr>
          <w:sz w:val="28"/>
          <w:szCs w:val="28"/>
        </w:rPr>
        <w:t>изменении</w:t>
      </w:r>
      <w:r w:rsidRPr="00EC65EE">
        <w:rPr>
          <w:sz w:val="28"/>
          <w:szCs w:val="28"/>
        </w:rPr>
        <w:t xml:space="preserve"> законо</w:t>
      </w:r>
      <w:r w:rsidRPr="00EC65EE">
        <w:rPr>
          <w:bCs/>
          <w:sz w:val="28"/>
          <w:szCs w:val="28"/>
        </w:rPr>
        <w:t>дательства РФ, нормативных правовых актов, издание актов федеральных органов</w:t>
      </w:r>
      <w:r w:rsidRPr="00C82682">
        <w:rPr>
          <w:bCs/>
          <w:sz w:val="28"/>
          <w:szCs w:val="28"/>
        </w:rPr>
        <w:t xml:space="preserve"> исполнительной власти, влияющих на возможность и/или целесообразность проведения закупки</w:t>
      </w:r>
      <w:r w:rsidRPr="00C82682">
        <w:rPr>
          <w:sz w:val="28"/>
          <w:szCs w:val="28"/>
        </w:rPr>
        <w:t>.</w:t>
      </w:r>
    </w:p>
    <w:p w14:paraId="7D61AC7C" w14:textId="77777777" w:rsidR="0053682E" w:rsidRDefault="0053682E">
      <w:pPr>
        <w:tabs>
          <w:tab w:val="left" w:pos="0"/>
          <w:tab w:val="left" w:pos="1134"/>
        </w:tabs>
        <w:ind w:left="142" w:firstLine="709"/>
        <w:contextualSpacing/>
        <w:jc w:val="both"/>
        <w:rPr>
          <w:sz w:val="28"/>
          <w:szCs w:val="28"/>
        </w:rPr>
      </w:pPr>
    </w:p>
    <w:p w14:paraId="6FBDC1F0" w14:textId="497A8C35" w:rsidR="00606D29" w:rsidRDefault="0053682E" w:rsidP="0053682E">
      <w:pPr>
        <w:tabs>
          <w:tab w:val="left" w:pos="0"/>
          <w:tab w:val="left" w:pos="1134"/>
        </w:tabs>
        <w:ind w:firstLine="709"/>
        <w:contextualSpacing/>
        <w:jc w:val="both"/>
        <w:rPr>
          <w:sz w:val="28"/>
          <w:szCs w:val="28"/>
        </w:rPr>
      </w:pPr>
      <w:r w:rsidRPr="002408F9">
        <w:rPr>
          <w:sz w:val="28"/>
          <w:szCs w:val="28"/>
        </w:rPr>
        <w:t xml:space="preserve">Извещение об </w:t>
      </w:r>
      <w:r>
        <w:rPr>
          <w:sz w:val="28"/>
          <w:szCs w:val="28"/>
        </w:rPr>
        <w:t>отмене</w:t>
      </w:r>
      <w:r w:rsidRPr="002408F9">
        <w:rPr>
          <w:sz w:val="28"/>
          <w:szCs w:val="28"/>
        </w:rPr>
        <w:t xml:space="preserve"> закупки или любого лота закупки подписывается руководителем заказчика и размещается организатором закупки </w:t>
      </w:r>
      <w:r w:rsidRPr="00EC5171">
        <w:rPr>
          <w:sz w:val="28"/>
          <w:szCs w:val="28"/>
        </w:rPr>
        <w:t xml:space="preserve">на официальном сайте и ЭТП в </w:t>
      </w:r>
      <w:r>
        <w:rPr>
          <w:sz w:val="28"/>
          <w:szCs w:val="28"/>
        </w:rPr>
        <w:t xml:space="preserve">течение </w:t>
      </w:r>
      <w:r w:rsidRPr="00EC5171">
        <w:rPr>
          <w:sz w:val="28"/>
          <w:szCs w:val="28"/>
        </w:rPr>
        <w:t>рабоч</w:t>
      </w:r>
      <w:r>
        <w:rPr>
          <w:sz w:val="28"/>
          <w:szCs w:val="28"/>
        </w:rPr>
        <w:t>его</w:t>
      </w:r>
      <w:r w:rsidRPr="00EC5171">
        <w:rPr>
          <w:sz w:val="28"/>
          <w:szCs w:val="28"/>
        </w:rPr>
        <w:t xml:space="preserve"> д</w:t>
      </w:r>
      <w:r>
        <w:rPr>
          <w:sz w:val="28"/>
          <w:szCs w:val="28"/>
        </w:rPr>
        <w:t>ня</w:t>
      </w:r>
      <w:r w:rsidRPr="00EC5171">
        <w:rPr>
          <w:sz w:val="28"/>
          <w:szCs w:val="28"/>
        </w:rPr>
        <w:t xml:space="preserve"> получения</w:t>
      </w:r>
      <w:r>
        <w:rPr>
          <w:sz w:val="28"/>
          <w:szCs w:val="28"/>
        </w:rPr>
        <w:t xml:space="preserve"> организатором закупки</w:t>
      </w:r>
      <w:r w:rsidRPr="00EC5171">
        <w:rPr>
          <w:sz w:val="28"/>
          <w:szCs w:val="28"/>
        </w:rPr>
        <w:t xml:space="preserve"> извещения об отмене закупки</w:t>
      </w:r>
      <w:r>
        <w:rPr>
          <w:sz w:val="28"/>
          <w:szCs w:val="28"/>
        </w:rPr>
        <w:t>.</w:t>
      </w:r>
    </w:p>
    <w:p w14:paraId="2FEB815C" w14:textId="77777777" w:rsidR="0053682E" w:rsidRDefault="0053682E">
      <w:pPr>
        <w:tabs>
          <w:tab w:val="left" w:pos="0"/>
          <w:tab w:val="left" w:pos="1134"/>
        </w:tabs>
        <w:ind w:left="142" w:firstLine="709"/>
        <w:contextualSpacing/>
        <w:jc w:val="both"/>
        <w:rPr>
          <w:sz w:val="28"/>
          <w:szCs w:val="28"/>
        </w:rPr>
      </w:pPr>
    </w:p>
    <w:p w14:paraId="654B8FE1" w14:textId="1DAC08E4" w:rsidR="00C96D82" w:rsidRPr="00C96D82" w:rsidRDefault="00C96D82" w:rsidP="00606D29">
      <w:pPr>
        <w:pStyle w:val="afff2"/>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Настоящая неконкурентная закупка «БРИФ»</w:t>
      </w:r>
      <w:r w:rsidRPr="00C96D82">
        <w:rPr>
          <w:rFonts w:ascii="Times New Roman" w:hAnsi="Times New Roman"/>
          <w:b/>
          <w:i/>
          <w:sz w:val="28"/>
          <w:szCs w:val="28"/>
        </w:rPr>
        <w:t xml:space="preserve"> </w:t>
      </w:r>
      <w:r w:rsidRPr="00C96D82">
        <w:rPr>
          <w:rFonts w:ascii="Times New Roman" w:hAnsi="Times New Roman"/>
          <w:sz w:val="28"/>
          <w:szCs w:val="28"/>
        </w:rPr>
        <w:t>не является торгами по законодательству РФ.</w:t>
      </w:r>
    </w:p>
    <w:p w14:paraId="621402F9" w14:textId="77777777" w:rsidR="00C96D82" w:rsidRDefault="00C96D82" w:rsidP="00C96D82">
      <w:pPr>
        <w:pStyle w:val="afff2"/>
        <w:tabs>
          <w:tab w:val="left" w:pos="0"/>
          <w:tab w:val="left" w:pos="1134"/>
        </w:tabs>
        <w:spacing w:after="0" w:line="240" w:lineRule="auto"/>
        <w:ind w:left="709"/>
        <w:jc w:val="both"/>
        <w:rPr>
          <w:rFonts w:ascii="Times New Roman" w:hAnsi="Times New Roman"/>
          <w:sz w:val="28"/>
          <w:szCs w:val="28"/>
        </w:rPr>
      </w:pPr>
    </w:p>
    <w:p w14:paraId="5DC5FBD0" w14:textId="54769C00" w:rsidR="00606D29" w:rsidRDefault="00606D29" w:rsidP="00606D29">
      <w:pPr>
        <w:pStyle w:val="afff2"/>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Наименование, электронный адрес арбитражного комитета, в котором могут быть обжалованы действия (бездействие) заказчика, организатора закупки, закупочной комиссии: </w:t>
      </w:r>
    </w:p>
    <w:p w14:paraId="0F5A3C7F" w14:textId="77777777" w:rsidR="00606D29" w:rsidRDefault="00606D29">
      <w:pPr>
        <w:pStyle w:val="afff2"/>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Центральный арбитражный комитет (ЦАК) Госкорпорации «Росатом» - </w:t>
      </w:r>
      <w:hyperlink r:id="rId17" w:history="1">
        <w:r>
          <w:rPr>
            <w:rStyle w:val="afe"/>
            <w:rFonts w:ascii="Times New Roman" w:hAnsi="Times New Roman"/>
            <w:sz w:val="28"/>
            <w:szCs w:val="28"/>
          </w:rPr>
          <w:t>arbitration@rosatom.r</w:t>
        </w:r>
        <w:r>
          <w:rPr>
            <w:rStyle w:val="afe"/>
            <w:rFonts w:ascii="Times New Roman" w:hAnsi="Times New Roman"/>
            <w:sz w:val="28"/>
            <w:szCs w:val="28"/>
            <w:lang w:val="en-US"/>
          </w:rPr>
          <w:t>u</w:t>
        </w:r>
      </w:hyperlink>
      <w:r>
        <w:rPr>
          <w:rFonts w:ascii="Times New Roman" w:hAnsi="Times New Roman"/>
          <w:sz w:val="28"/>
          <w:szCs w:val="28"/>
        </w:rPr>
        <w:t>.</w:t>
      </w:r>
    </w:p>
    <w:p w14:paraId="04F78F84" w14:textId="77777777" w:rsidR="00606D29" w:rsidRDefault="00606D29">
      <w:pPr>
        <w:sectPr w:rsidR="00606D29" w:rsidSect="00606D29">
          <w:pgSz w:w="11906" w:h="16838"/>
          <w:pgMar w:top="1134" w:right="850" w:bottom="1134" w:left="1701" w:header="708" w:footer="708" w:gutter="0"/>
          <w:cols w:space="708"/>
          <w:docGrid w:linePitch="360"/>
        </w:sectPr>
      </w:pPr>
    </w:p>
    <w:p w14:paraId="284963A4" w14:textId="77777777" w:rsidR="00606D29" w:rsidRDefault="00606D29">
      <w:pPr>
        <w:pStyle w:val="11"/>
        <w:numPr>
          <w:ilvl w:val="0"/>
          <w:numId w:val="0"/>
        </w:numPr>
        <w:jc w:val="center"/>
        <w:rPr>
          <w:b/>
          <w:sz w:val="28"/>
          <w:szCs w:val="28"/>
        </w:rPr>
      </w:pPr>
      <w:r>
        <w:rPr>
          <w:b/>
          <w:sz w:val="28"/>
          <w:szCs w:val="28"/>
        </w:rPr>
        <w:lastRenderedPageBreak/>
        <w:t>ЧАСТЬ 1</w:t>
      </w:r>
    </w:p>
    <w:p w14:paraId="22805642" w14:textId="77777777" w:rsidR="00606D29" w:rsidRDefault="00606D29">
      <w:pPr>
        <w:tabs>
          <w:tab w:val="left" w:pos="1134"/>
        </w:tabs>
        <w:ind w:left="142" w:firstLine="567"/>
        <w:contextualSpacing/>
        <w:jc w:val="both"/>
        <w:rPr>
          <w:sz w:val="28"/>
          <w:szCs w:val="28"/>
        </w:rPr>
      </w:pPr>
    </w:p>
    <w:p w14:paraId="3079E6FD" w14:textId="77777777" w:rsidR="00606D29" w:rsidRDefault="00606D29">
      <w:pPr>
        <w:tabs>
          <w:tab w:val="left" w:pos="1134"/>
        </w:tabs>
        <w:ind w:firstLine="709"/>
        <w:jc w:val="both"/>
        <w:rPr>
          <w:sz w:val="28"/>
          <w:szCs w:val="28"/>
        </w:rPr>
      </w:pPr>
      <w:r>
        <w:rPr>
          <w:sz w:val="28"/>
          <w:szCs w:val="28"/>
        </w:rPr>
        <w:t>Использованные в частях 1, 2 тома 1 настоящей документации о закупке термины, определения и сокращения приводятся в соответствии с ЕОСЗ и Особым порядком подготовки и осуществления неконкурентной закупки «БРИФ».</w:t>
      </w:r>
    </w:p>
    <w:p w14:paraId="4F9F368D" w14:textId="77777777" w:rsidR="00606D29" w:rsidRDefault="00606D29">
      <w:pPr>
        <w:tabs>
          <w:tab w:val="left" w:pos="1134"/>
        </w:tabs>
        <w:ind w:firstLine="709"/>
        <w:jc w:val="both"/>
        <w:rPr>
          <w:sz w:val="28"/>
          <w:szCs w:val="28"/>
        </w:rPr>
      </w:pPr>
    </w:p>
    <w:p w14:paraId="29FC935E" w14:textId="77777777" w:rsidR="00606D29" w:rsidRDefault="00606D29" w:rsidP="00A132A4">
      <w:pPr>
        <w:pStyle w:val="11"/>
        <w:numPr>
          <w:ilvl w:val="0"/>
          <w:numId w:val="18"/>
        </w:numPr>
        <w:tabs>
          <w:tab w:val="left" w:pos="426"/>
        </w:tabs>
        <w:jc w:val="center"/>
        <w:rPr>
          <w:sz w:val="28"/>
          <w:szCs w:val="28"/>
        </w:rPr>
      </w:pPr>
      <w:r>
        <w:rPr>
          <w:sz w:val="28"/>
          <w:szCs w:val="28"/>
        </w:rPr>
        <w:t>ТРЕБОВАНИЯ. ДОКУМЕНТЫ. СОСТАВ ЗАЯВКИ НА УЧАСТИЕ В ЗАКУПКЕ.</w:t>
      </w:r>
    </w:p>
    <w:p w14:paraId="59AE5650" w14:textId="77777777" w:rsidR="00606D29" w:rsidRDefault="00606D29" w:rsidP="00606D29">
      <w:pPr>
        <w:pStyle w:val="11"/>
        <w:numPr>
          <w:ilvl w:val="1"/>
          <w:numId w:val="18"/>
        </w:numPr>
        <w:ind w:left="0" w:firstLine="709"/>
        <w:jc w:val="both"/>
        <w:rPr>
          <w:sz w:val="28"/>
          <w:szCs w:val="28"/>
        </w:rPr>
      </w:pPr>
      <w:r>
        <w:rPr>
          <w:sz w:val="28"/>
          <w:szCs w:val="28"/>
        </w:rPr>
        <w:t>ТРЕБОВАНИЯ. ДОКУМЕНТЫ, ПОДТВЕРЖДАЮЩИЕ СООТВЕТСТВИЕ УСТАНОВЛЕННЫМ ТРЕБОВАНИЯМ.</w:t>
      </w:r>
    </w:p>
    <w:p w14:paraId="10321AC0" w14:textId="02DD6663" w:rsidR="00606D29" w:rsidRDefault="00606D29" w:rsidP="00606D29">
      <w:pPr>
        <w:pStyle w:val="11"/>
        <w:numPr>
          <w:ilvl w:val="2"/>
          <w:numId w:val="18"/>
        </w:numPr>
        <w:tabs>
          <w:tab w:val="left" w:pos="1418"/>
          <w:tab w:val="left" w:pos="1843"/>
        </w:tabs>
        <w:ind w:left="0" w:firstLine="709"/>
        <w:jc w:val="both"/>
        <w:rPr>
          <w:bCs/>
          <w:iCs w:val="0"/>
          <w:sz w:val="28"/>
        </w:rPr>
      </w:pPr>
      <w:r>
        <w:rPr>
          <w:sz w:val="28"/>
          <w:szCs w:val="28"/>
        </w:rPr>
        <w:t>Требования к участникам закупки</w:t>
      </w:r>
      <w:r>
        <w:rPr>
          <w:bCs/>
          <w:iCs w:val="0"/>
          <w:sz w:val="28"/>
        </w:rPr>
        <w:t>, изготовителям.</w:t>
      </w:r>
    </w:p>
    <w:p w14:paraId="02AD88E9" w14:textId="5669F4D0" w:rsidR="006C31BD" w:rsidRDefault="006C31BD" w:rsidP="006C31BD"/>
    <w:tbl>
      <w:tblPr>
        <w:tblW w:w="15665" w:type="dxa"/>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709"/>
        <w:gridCol w:w="6727"/>
        <w:gridCol w:w="8221"/>
        <w:gridCol w:w="8"/>
      </w:tblGrid>
      <w:tr w:rsidR="006C31BD" w:rsidRPr="001D44F2" w14:paraId="682D810E" w14:textId="77777777" w:rsidTr="00165DE9">
        <w:trPr>
          <w:gridAfter w:val="1"/>
          <w:wAfter w:w="8" w:type="dxa"/>
          <w:trHeight w:val="440"/>
          <w:tblHeader/>
        </w:trPr>
        <w:tc>
          <w:tcPr>
            <w:tcW w:w="709" w:type="dxa"/>
            <w:tcBorders>
              <w:left w:val="single" w:sz="4" w:space="0" w:color="808080" w:themeColor="background1" w:themeShade="80"/>
            </w:tcBorders>
            <w:vAlign w:val="center"/>
          </w:tcPr>
          <w:p w14:paraId="22C1C406" w14:textId="77777777" w:rsidR="006C31BD" w:rsidRPr="001D44F2" w:rsidRDefault="006C31BD" w:rsidP="00970FA8">
            <w:pPr>
              <w:jc w:val="center"/>
            </w:pPr>
            <w:r w:rsidRPr="001D44F2">
              <w:t>№ п/п</w:t>
            </w:r>
          </w:p>
        </w:tc>
        <w:tc>
          <w:tcPr>
            <w:tcW w:w="6727" w:type="dxa"/>
            <w:tcBorders>
              <w:right w:val="single" w:sz="4" w:space="0" w:color="808080" w:themeColor="background1" w:themeShade="80"/>
            </w:tcBorders>
            <w:vAlign w:val="center"/>
          </w:tcPr>
          <w:p w14:paraId="7E89CCD4" w14:textId="77777777" w:rsidR="006C31BD" w:rsidRPr="001D44F2" w:rsidRDefault="006C31BD" w:rsidP="00970FA8">
            <w:pPr>
              <w:ind w:right="153"/>
              <w:jc w:val="center"/>
              <w:rPr>
                <w:bCs/>
              </w:rPr>
            </w:pPr>
            <w:r w:rsidRPr="001D44F2">
              <w:t>Требования</w:t>
            </w:r>
          </w:p>
        </w:tc>
        <w:tc>
          <w:tcPr>
            <w:tcW w:w="8221" w:type="dxa"/>
            <w:tcBorders>
              <w:left w:val="single" w:sz="4" w:space="0" w:color="808080" w:themeColor="background1" w:themeShade="80"/>
            </w:tcBorders>
            <w:vAlign w:val="center"/>
          </w:tcPr>
          <w:p w14:paraId="0783D921" w14:textId="77777777" w:rsidR="006C31BD" w:rsidRPr="001D44F2" w:rsidRDefault="006C31BD" w:rsidP="00970FA8">
            <w:pPr>
              <w:ind w:right="153"/>
              <w:jc w:val="center"/>
              <w:rPr>
                <w:bCs/>
              </w:rPr>
            </w:pPr>
            <w:r w:rsidRPr="001D44F2">
              <w:t>Документы, подтверждающие соответствие установленным требованиям</w:t>
            </w:r>
          </w:p>
        </w:tc>
      </w:tr>
      <w:tr w:rsidR="006C31BD" w:rsidRPr="001D44F2" w14:paraId="0D0E29C5" w14:textId="77777777" w:rsidTr="00165DE9">
        <w:trPr>
          <w:trHeight w:val="367"/>
        </w:trPr>
        <w:tc>
          <w:tcPr>
            <w:tcW w:w="709" w:type="dxa"/>
            <w:tcBorders>
              <w:top w:val="single" w:sz="4" w:space="0" w:color="808080" w:themeColor="background1" w:themeShade="80"/>
              <w:bottom w:val="single" w:sz="4" w:space="0" w:color="808080" w:themeColor="background1" w:themeShade="80"/>
            </w:tcBorders>
            <w:vAlign w:val="center"/>
          </w:tcPr>
          <w:p w14:paraId="34BCED86" w14:textId="77777777" w:rsidR="006C31BD" w:rsidRPr="001D44F2" w:rsidRDefault="006C31BD" w:rsidP="00D16BA1">
            <w:pPr>
              <w:numPr>
                <w:ilvl w:val="0"/>
                <w:numId w:val="23"/>
              </w:numPr>
              <w:tabs>
                <w:tab w:val="clear" w:pos="720"/>
                <w:tab w:val="num" w:pos="426"/>
                <w:tab w:val="num" w:pos="851"/>
              </w:tabs>
              <w:ind w:left="0" w:firstLine="0"/>
            </w:pPr>
          </w:p>
        </w:tc>
        <w:tc>
          <w:tcPr>
            <w:tcW w:w="14956" w:type="dxa"/>
            <w:gridSpan w:val="3"/>
            <w:tcBorders>
              <w:top w:val="single" w:sz="4" w:space="0" w:color="808080" w:themeColor="background1" w:themeShade="80"/>
            </w:tcBorders>
            <w:vAlign w:val="center"/>
          </w:tcPr>
          <w:p w14:paraId="4EF0F5AF" w14:textId="77777777" w:rsidR="006C31BD" w:rsidRPr="001D44F2" w:rsidRDefault="006C31BD" w:rsidP="00970FA8">
            <w:pPr>
              <w:ind w:right="153"/>
              <w:rPr>
                <w:bCs/>
              </w:rPr>
            </w:pPr>
            <w:r w:rsidRPr="001D44F2">
              <w:t>Участник закупки должен обладать гражданской правоспособностью в полном объеме для заключения и исполнения договора по результатам закупки, в том числе:</w:t>
            </w:r>
          </w:p>
        </w:tc>
      </w:tr>
      <w:tr w:rsidR="006C31BD" w:rsidRPr="001D44F2" w14:paraId="6421493E" w14:textId="77777777" w:rsidTr="00165DE9">
        <w:trPr>
          <w:gridAfter w:val="1"/>
          <w:wAfter w:w="8" w:type="dxa"/>
          <w:trHeight w:val="1514"/>
        </w:trPr>
        <w:tc>
          <w:tcPr>
            <w:tcW w:w="709" w:type="dxa"/>
            <w:vMerge w:val="restart"/>
            <w:tcBorders>
              <w:top w:val="single" w:sz="4" w:space="0" w:color="808080" w:themeColor="background1" w:themeShade="80"/>
              <w:left w:val="single" w:sz="4" w:space="0" w:color="808080" w:themeColor="background1" w:themeShade="80"/>
              <w:right w:val="single" w:sz="4" w:space="0" w:color="808080" w:themeColor="background1" w:themeShade="80"/>
            </w:tcBorders>
          </w:tcPr>
          <w:p w14:paraId="73653352" w14:textId="77777777" w:rsidR="006C31BD" w:rsidRPr="001D44F2" w:rsidRDefault="006C31BD" w:rsidP="00D16BA1">
            <w:pPr>
              <w:pStyle w:val="afff2"/>
              <w:numPr>
                <w:ilvl w:val="0"/>
                <w:numId w:val="24"/>
              </w:numPr>
              <w:tabs>
                <w:tab w:val="left" w:pos="426"/>
              </w:tabs>
              <w:spacing w:after="0" w:line="240" w:lineRule="auto"/>
              <w:ind w:left="0" w:firstLine="0"/>
              <w:rPr>
                <w:rFonts w:ascii="Times New Roman" w:hAnsi="Times New Roman"/>
                <w:sz w:val="24"/>
                <w:szCs w:val="24"/>
              </w:rPr>
            </w:pPr>
            <w:bookmarkStart w:id="3" w:name="_Ref405790941"/>
          </w:p>
        </w:tc>
        <w:bookmarkEnd w:id="3"/>
        <w:tc>
          <w:tcPr>
            <w:tcW w:w="6727" w:type="dxa"/>
            <w:vMerge w:val="restart"/>
            <w:tcBorders>
              <w:left w:val="single" w:sz="4" w:space="0" w:color="808080" w:themeColor="background1" w:themeShade="80"/>
              <w:right w:val="single" w:sz="4" w:space="0" w:color="808080" w:themeColor="background1" w:themeShade="80"/>
            </w:tcBorders>
          </w:tcPr>
          <w:p w14:paraId="0C6EB8F1" w14:textId="77777777" w:rsidR="006C31BD" w:rsidRDefault="006C31BD" w:rsidP="00970FA8">
            <w:pPr>
              <w:ind w:right="153" w:firstLine="495"/>
              <w:jc w:val="both"/>
            </w:pPr>
            <w:r w:rsidRPr="00CD3B8C">
              <w:t>быть зарегистрированным в качестве юридического лица</w:t>
            </w:r>
            <w:r>
              <w:t xml:space="preserve"> </w:t>
            </w:r>
            <w:r w:rsidRPr="00CD3B8C">
              <w:t>в установленном в Российской Федерации порядке</w:t>
            </w:r>
            <w:r>
              <w:t xml:space="preserve"> </w:t>
            </w:r>
            <w:r w:rsidRPr="00CD3B8C">
              <w:t xml:space="preserve">(для российских </w:t>
            </w:r>
            <w:r>
              <w:t>юридических лиц</w:t>
            </w:r>
            <w:r w:rsidRPr="00CD3B8C">
              <w:t>);</w:t>
            </w:r>
          </w:p>
          <w:p w14:paraId="0EB9BB9D" w14:textId="77777777" w:rsidR="006C31BD" w:rsidRPr="005C6D7B" w:rsidRDefault="006C31BD" w:rsidP="00970FA8">
            <w:pPr>
              <w:ind w:right="153" w:firstLine="495"/>
              <w:jc w:val="both"/>
            </w:pPr>
            <w:r w:rsidRPr="005C6D7B">
              <w:t xml:space="preserve">быть зарегистрированным в качестве индивидуального предпринимателя в установленном в Российской Федерации порядке (для российских </w:t>
            </w:r>
            <w:r>
              <w:t>индивидуальных предпринимателей</w:t>
            </w:r>
            <w:r w:rsidRPr="005C6D7B">
              <w:t>);</w:t>
            </w:r>
          </w:p>
          <w:p w14:paraId="065F2325" w14:textId="77777777" w:rsidR="006C31BD" w:rsidRPr="001D44F2" w:rsidRDefault="006C31BD" w:rsidP="00970FA8">
            <w:pPr>
              <w:ind w:right="153" w:firstLine="495"/>
              <w:jc w:val="both"/>
            </w:pPr>
            <w:r w:rsidRPr="00CD3B8C">
              <w:t>быть зарегистрированным в качестве субъекта гражданского права в соответствии с законодательством</w:t>
            </w:r>
            <w:r>
              <w:t xml:space="preserve"> государства по месту нахождения</w:t>
            </w:r>
            <w:r w:rsidRPr="00CD3B8C">
              <w:t xml:space="preserve"> (для иностранных участников)</w:t>
            </w:r>
            <w:r>
              <w:t>;</w:t>
            </w:r>
          </w:p>
        </w:tc>
        <w:tc>
          <w:tcPr>
            <w:tcW w:w="8221" w:type="dxa"/>
            <w:tcBorders>
              <w:left w:val="single" w:sz="4" w:space="0" w:color="808080" w:themeColor="background1" w:themeShade="80"/>
              <w:bottom w:val="single" w:sz="4" w:space="0" w:color="808080" w:themeColor="background1" w:themeShade="80"/>
            </w:tcBorders>
            <w:vAlign w:val="center"/>
          </w:tcPr>
          <w:p w14:paraId="0AD40342" w14:textId="77777777" w:rsidR="006C31BD" w:rsidRPr="001D44F2" w:rsidRDefault="006C31BD" w:rsidP="00570BAF">
            <w:pPr>
              <w:pStyle w:val="afff2"/>
              <w:numPr>
                <w:ilvl w:val="0"/>
                <w:numId w:val="29"/>
              </w:numPr>
              <w:tabs>
                <w:tab w:val="left" w:pos="300"/>
              </w:tabs>
              <w:spacing w:after="0" w:line="240" w:lineRule="auto"/>
              <w:ind w:left="0" w:right="153" w:firstLine="356"/>
              <w:jc w:val="both"/>
              <w:rPr>
                <w:rFonts w:ascii="Times New Roman" w:hAnsi="Times New Roman"/>
                <w:sz w:val="24"/>
                <w:szCs w:val="24"/>
              </w:rPr>
            </w:pPr>
            <w:bookmarkStart w:id="4" w:name="_Ref405791406"/>
            <w:r w:rsidRPr="001D44F2">
              <w:rPr>
                <w:rFonts w:ascii="Times New Roman" w:hAnsi="Times New Roman"/>
                <w:sz w:val="24"/>
                <w:szCs w:val="24"/>
              </w:rPr>
              <w:t>копии документов о государственной регистрации из следующих:</w:t>
            </w:r>
            <w:bookmarkEnd w:id="4"/>
          </w:p>
          <w:p w14:paraId="028DB307" w14:textId="77777777" w:rsidR="006C31BD" w:rsidRPr="001D44F2" w:rsidRDefault="006C31BD" w:rsidP="00570BAF">
            <w:pPr>
              <w:numPr>
                <w:ilvl w:val="0"/>
                <w:numId w:val="28"/>
              </w:numPr>
              <w:tabs>
                <w:tab w:val="left" w:pos="300"/>
              </w:tabs>
              <w:ind w:left="0" w:right="153" w:firstLine="356"/>
              <w:jc w:val="both"/>
              <w:rPr>
                <w:bCs/>
              </w:rPr>
            </w:pPr>
            <w:r w:rsidRPr="001D44F2">
              <w:t>для юридических лиц – копия выписки из единого государственного реестра юридических лиц (</w:t>
            </w:r>
            <w:r>
              <w:t xml:space="preserve">далее - </w:t>
            </w:r>
            <w:r w:rsidRPr="001D44F2">
              <w:t>выписка из ЕГРЮЛ);</w:t>
            </w:r>
          </w:p>
          <w:p w14:paraId="1119C1ED" w14:textId="77777777" w:rsidR="006C31BD" w:rsidRPr="009F5775" w:rsidRDefault="006C31BD" w:rsidP="00570BAF">
            <w:pPr>
              <w:numPr>
                <w:ilvl w:val="0"/>
                <w:numId w:val="28"/>
              </w:numPr>
              <w:tabs>
                <w:tab w:val="left" w:pos="300"/>
              </w:tabs>
              <w:ind w:left="0" w:right="153" w:firstLine="356"/>
              <w:jc w:val="both"/>
              <w:rPr>
                <w:bCs/>
              </w:rPr>
            </w:pPr>
            <w:r w:rsidRPr="001D44F2">
              <w:t>для индивидуальных предпринимателей</w:t>
            </w:r>
            <w:r w:rsidRPr="001D44F2" w:rsidDel="007B2165">
              <w:t xml:space="preserve"> </w:t>
            </w:r>
            <w:r w:rsidRPr="001D44F2">
              <w:t>– копия выписки из единого государственного реестра индивидуальных предпринимателей (</w:t>
            </w:r>
            <w:r>
              <w:t xml:space="preserve">далее - </w:t>
            </w:r>
            <w:r w:rsidRPr="001D44F2">
              <w:t xml:space="preserve">выписка ЕГРИП). </w:t>
            </w:r>
          </w:p>
          <w:p w14:paraId="1607773E" w14:textId="77777777" w:rsidR="006C31BD" w:rsidRPr="001D44F2" w:rsidRDefault="006C31BD" w:rsidP="00570BAF">
            <w:pPr>
              <w:numPr>
                <w:ilvl w:val="0"/>
                <w:numId w:val="28"/>
              </w:numPr>
              <w:tabs>
                <w:tab w:val="left" w:pos="300"/>
              </w:tabs>
              <w:ind w:left="0" w:right="153" w:firstLine="356"/>
              <w:jc w:val="both"/>
              <w:rPr>
                <w:bCs/>
              </w:rPr>
            </w:pPr>
            <w:r w:rsidRPr="001D44F2">
              <w:t>для иных физических лиц – копии документов, удостоверяющих личность;</w:t>
            </w:r>
          </w:p>
          <w:p w14:paraId="4C4A941F" w14:textId="00171F68" w:rsidR="000A1991" w:rsidRPr="001D44F2" w:rsidRDefault="006C31BD" w:rsidP="00D152C2">
            <w:pPr>
              <w:numPr>
                <w:ilvl w:val="0"/>
                <w:numId w:val="28"/>
              </w:numPr>
              <w:tabs>
                <w:tab w:val="left" w:pos="300"/>
              </w:tabs>
              <w:ind w:left="0" w:right="153" w:firstLine="356"/>
              <w:jc w:val="both"/>
            </w:pPr>
            <w:r w:rsidRPr="00CD3B8C">
              <w:t>для иностранных лиц</w:t>
            </w:r>
            <w:r>
              <w:t xml:space="preserve"> </w:t>
            </w:r>
            <w:r w:rsidRPr="00040AD8">
              <w:rPr>
                <w:bCs/>
              </w:rPr>
              <w:t xml:space="preserve">– копии документов о государственной регистрации в качестве субъекта гражданского права в соответствии с законодательством государства по месту нахождения, сопровождающиеся переводом на </w:t>
            </w:r>
            <w:r>
              <w:rPr>
                <w:bCs/>
              </w:rPr>
              <w:t>официальный язык закупки</w:t>
            </w:r>
            <w:r w:rsidRPr="001B06A0">
              <w:rPr>
                <w:bCs/>
              </w:rPr>
              <w:t xml:space="preserve"> в соответствии с требованиями закупочной документации</w:t>
            </w:r>
            <w:r w:rsidRPr="00040AD8">
              <w:rPr>
                <w:bCs/>
              </w:rPr>
              <w:t xml:space="preserve">; в составе заявки, предоставляемой в бумажной форме, данные документы предоставляются легализованными (допускается апостилирование) с нотариально заверенным переводом на </w:t>
            </w:r>
            <w:r>
              <w:rPr>
                <w:bCs/>
              </w:rPr>
              <w:t>официальный</w:t>
            </w:r>
            <w:r w:rsidRPr="00040AD8">
              <w:rPr>
                <w:bCs/>
              </w:rPr>
              <w:t xml:space="preserve"> язык</w:t>
            </w:r>
            <w:r>
              <w:rPr>
                <w:bCs/>
              </w:rPr>
              <w:t xml:space="preserve"> закупки;</w:t>
            </w:r>
          </w:p>
        </w:tc>
      </w:tr>
      <w:tr w:rsidR="006C31BD" w:rsidRPr="001D44F2" w14:paraId="0D093700" w14:textId="77777777" w:rsidTr="00165DE9">
        <w:trPr>
          <w:gridAfter w:val="1"/>
          <w:wAfter w:w="8" w:type="dxa"/>
          <w:trHeight w:val="240"/>
        </w:trPr>
        <w:tc>
          <w:tcPr>
            <w:tcW w:w="709" w:type="dxa"/>
            <w:vMerge/>
            <w:tcBorders>
              <w:left w:val="single" w:sz="4" w:space="0" w:color="808080" w:themeColor="background1" w:themeShade="80"/>
              <w:right w:val="single" w:sz="4" w:space="0" w:color="808080" w:themeColor="background1" w:themeShade="80"/>
            </w:tcBorders>
            <w:vAlign w:val="center"/>
          </w:tcPr>
          <w:p w14:paraId="3AC89620" w14:textId="77777777" w:rsidR="006C31BD" w:rsidRPr="001D44F2" w:rsidRDefault="006C31BD" w:rsidP="00D16BA1">
            <w:pPr>
              <w:numPr>
                <w:ilvl w:val="2"/>
                <w:numId w:val="23"/>
              </w:numPr>
              <w:tabs>
                <w:tab w:val="left" w:pos="426"/>
              </w:tabs>
              <w:ind w:left="0" w:firstLine="0"/>
            </w:pPr>
          </w:p>
        </w:tc>
        <w:tc>
          <w:tcPr>
            <w:tcW w:w="6727" w:type="dxa"/>
            <w:vMerge/>
            <w:tcBorders>
              <w:left w:val="single" w:sz="4" w:space="0" w:color="808080" w:themeColor="background1" w:themeShade="80"/>
              <w:right w:val="single" w:sz="4" w:space="0" w:color="808080" w:themeColor="background1" w:themeShade="80"/>
            </w:tcBorders>
            <w:vAlign w:val="center"/>
          </w:tcPr>
          <w:p w14:paraId="3C34245D" w14:textId="77777777" w:rsidR="006C31BD" w:rsidRPr="001D44F2" w:rsidRDefault="006C31BD" w:rsidP="00970FA8">
            <w:pPr>
              <w:ind w:right="153"/>
            </w:pPr>
          </w:p>
        </w:tc>
        <w:tc>
          <w:tcPr>
            <w:tcW w:w="8221" w:type="dxa"/>
            <w:tcBorders>
              <w:left w:val="single" w:sz="4" w:space="0" w:color="808080" w:themeColor="background1" w:themeShade="80"/>
            </w:tcBorders>
            <w:vAlign w:val="center"/>
          </w:tcPr>
          <w:p w14:paraId="3763DC5A" w14:textId="4EABDAB3" w:rsidR="006C31BD" w:rsidRPr="001D44F2" w:rsidRDefault="006C31BD" w:rsidP="00570BAF">
            <w:pPr>
              <w:pStyle w:val="afff2"/>
              <w:numPr>
                <w:ilvl w:val="0"/>
                <w:numId w:val="29"/>
              </w:numPr>
              <w:tabs>
                <w:tab w:val="left" w:pos="300"/>
              </w:tabs>
              <w:spacing w:after="0" w:line="240" w:lineRule="auto"/>
              <w:ind w:left="0" w:right="153" w:firstLine="356"/>
              <w:jc w:val="both"/>
              <w:rPr>
                <w:rFonts w:ascii="Times New Roman" w:hAnsi="Times New Roman"/>
                <w:sz w:val="24"/>
                <w:szCs w:val="24"/>
              </w:rPr>
            </w:pPr>
            <w:r w:rsidRPr="005F589B">
              <w:rPr>
                <w:rFonts w:ascii="Times New Roman" w:hAnsi="Times New Roman"/>
                <w:sz w:val="24"/>
                <w:szCs w:val="24"/>
              </w:rPr>
              <w:t xml:space="preserve">заполненное участником закупки </w:t>
            </w:r>
            <w:r>
              <w:rPr>
                <w:rFonts w:ascii="Times New Roman" w:hAnsi="Times New Roman"/>
                <w:sz w:val="24"/>
                <w:szCs w:val="24"/>
              </w:rPr>
              <w:t>в Профиле поставщика ЦР «БРИФ»</w:t>
            </w:r>
            <w:r w:rsidRPr="005F589B">
              <w:rPr>
                <w:rFonts w:ascii="Times New Roman" w:hAnsi="Times New Roman"/>
                <w:sz w:val="24"/>
                <w:szCs w:val="24"/>
              </w:rPr>
              <w:t xml:space="preserve"> заявление</w:t>
            </w:r>
            <w:r w:rsidRPr="001D44F2">
              <w:rPr>
                <w:rFonts w:ascii="Times New Roman" w:hAnsi="Times New Roman"/>
                <w:sz w:val="24"/>
                <w:szCs w:val="24"/>
              </w:rPr>
              <w:t xml:space="preserve"> о </w:t>
            </w:r>
            <w:r>
              <w:rPr>
                <w:rFonts w:ascii="Times New Roman" w:hAnsi="Times New Roman"/>
                <w:sz w:val="24"/>
                <w:szCs w:val="24"/>
              </w:rPr>
              <w:t>применении</w:t>
            </w:r>
            <w:r w:rsidRPr="001D44F2">
              <w:rPr>
                <w:rFonts w:ascii="Times New Roman" w:hAnsi="Times New Roman"/>
                <w:sz w:val="24"/>
                <w:szCs w:val="24"/>
              </w:rPr>
              <w:t xml:space="preserve"> участником закупки упрощенной системы налогообложения (для участников закупки, применяющих ее);</w:t>
            </w:r>
          </w:p>
        </w:tc>
      </w:tr>
      <w:tr w:rsidR="006C31BD" w:rsidRPr="001D44F2" w14:paraId="554CE37C" w14:textId="77777777" w:rsidTr="00165DE9">
        <w:trPr>
          <w:gridAfter w:val="1"/>
          <w:wAfter w:w="8" w:type="dxa"/>
          <w:trHeight w:val="300"/>
        </w:trPr>
        <w:tc>
          <w:tcPr>
            <w:tcW w:w="709" w:type="dxa"/>
            <w:vMerge/>
            <w:tcBorders>
              <w:left w:val="single" w:sz="4" w:space="0" w:color="808080" w:themeColor="background1" w:themeShade="80"/>
              <w:bottom w:val="nil"/>
              <w:right w:val="single" w:sz="4" w:space="0" w:color="808080" w:themeColor="background1" w:themeShade="80"/>
            </w:tcBorders>
            <w:vAlign w:val="center"/>
          </w:tcPr>
          <w:p w14:paraId="358FA75C" w14:textId="77777777" w:rsidR="006C31BD" w:rsidRPr="001D44F2" w:rsidRDefault="006C31BD" w:rsidP="00D16BA1">
            <w:pPr>
              <w:numPr>
                <w:ilvl w:val="2"/>
                <w:numId w:val="23"/>
              </w:numPr>
              <w:tabs>
                <w:tab w:val="left" w:pos="426"/>
              </w:tabs>
              <w:ind w:left="0" w:firstLine="0"/>
            </w:pPr>
          </w:p>
        </w:tc>
        <w:tc>
          <w:tcPr>
            <w:tcW w:w="6727" w:type="dxa"/>
            <w:vMerge/>
            <w:tcBorders>
              <w:left w:val="single" w:sz="4" w:space="0" w:color="808080" w:themeColor="background1" w:themeShade="80"/>
              <w:bottom w:val="nil"/>
              <w:right w:val="single" w:sz="4" w:space="0" w:color="808080" w:themeColor="background1" w:themeShade="80"/>
            </w:tcBorders>
            <w:vAlign w:val="center"/>
          </w:tcPr>
          <w:p w14:paraId="63143C47" w14:textId="77777777" w:rsidR="006C31BD" w:rsidRPr="001D44F2" w:rsidRDefault="006C31BD" w:rsidP="00970FA8">
            <w:pPr>
              <w:ind w:right="153"/>
            </w:pPr>
          </w:p>
        </w:tc>
        <w:tc>
          <w:tcPr>
            <w:tcW w:w="8221" w:type="dxa"/>
            <w:tcBorders>
              <w:top w:val="dotted" w:sz="4" w:space="0" w:color="auto"/>
              <w:left w:val="single" w:sz="4" w:space="0" w:color="808080" w:themeColor="background1" w:themeShade="80"/>
              <w:bottom w:val="single" w:sz="4" w:space="0" w:color="auto"/>
            </w:tcBorders>
            <w:vAlign w:val="center"/>
          </w:tcPr>
          <w:p w14:paraId="1A59510D" w14:textId="4A435A5E" w:rsidR="006C31BD" w:rsidRPr="001D44F2" w:rsidRDefault="006C31BD" w:rsidP="008C0501">
            <w:pPr>
              <w:pStyle w:val="afff2"/>
              <w:numPr>
                <w:ilvl w:val="0"/>
                <w:numId w:val="29"/>
              </w:numPr>
              <w:tabs>
                <w:tab w:val="left" w:pos="300"/>
              </w:tabs>
              <w:spacing w:after="0" w:line="240" w:lineRule="auto"/>
              <w:ind w:left="0" w:right="153" w:firstLine="356"/>
              <w:jc w:val="both"/>
              <w:rPr>
                <w:rFonts w:ascii="Times New Roman" w:hAnsi="Times New Roman"/>
                <w:sz w:val="24"/>
                <w:szCs w:val="24"/>
              </w:rPr>
            </w:pPr>
            <w:r w:rsidRPr="001D44F2">
              <w:rPr>
                <w:rFonts w:ascii="Times New Roman" w:hAnsi="Times New Roman"/>
                <w:sz w:val="24"/>
                <w:szCs w:val="24"/>
              </w:rPr>
              <w:t>заполненное участником закупки</w:t>
            </w:r>
            <w:r>
              <w:rPr>
                <w:rFonts w:ascii="Times New Roman" w:hAnsi="Times New Roman"/>
                <w:sz w:val="24"/>
                <w:szCs w:val="24"/>
              </w:rPr>
              <w:t xml:space="preserve"> в</w:t>
            </w:r>
            <w:r w:rsidRPr="001D44F2">
              <w:rPr>
                <w:rFonts w:ascii="Times New Roman" w:hAnsi="Times New Roman"/>
                <w:sz w:val="24"/>
                <w:szCs w:val="24"/>
              </w:rPr>
              <w:t xml:space="preserve"> </w:t>
            </w:r>
            <w:r>
              <w:rPr>
                <w:rFonts w:ascii="Times New Roman" w:hAnsi="Times New Roman"/>
                <w:sz w:val="24"/>
                <w:szCs w:val="24"/>
              </w:rPr>
              <w:t>Профиле поставщика ЦР «БРИФ»</w:t>
            </w:r>
            <w:r w:rsidRPr="001D44F2">
              <w:rPr>
                <w:rFonts w:ascii="Times New Roman" w:hAnsi="Times New Roman"/>
                <w:sz w:val="24"/>
                <w:szCs w:val="24"/>
              </w:rPr>
              <w:t xml:space="preserve"> обязательство в случае заключения с ним договора представить до момента заключения договора:</w:t>
            </w:r>
          </w:p>
          <w:p w14:paraId="6F8730B8" w14:textId="77777777" w:rsidR="006C31BD" w:rsidRPr="001D44F2" w:rsidRDefault="006C31BD" w:rsidP="008C0501">
            <w:pPr>
              <w:numPr>
                <w:ilvl w:val="0"/>
                <w:numId w:val="28"/>
              </w:numPr>
              <w:ind w:left="0" w:right="153" w:firstLine="356"/>
              <w:jc w:val="both"/>
            </w:pPr>
            <w:r w:rsidRPr="001D44F2">
              <w:t>решение об одобрении или о совершении крупной сделки,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закупки заключение договора или предоставление обеспечения заявки на участие в закупке, обеспечения договора являются крупной сделкой;</w:t>
            </w:r>
          </w:p>
          <w:p w14:paraId="3064EA3F" w14:textId="1DF3B668" w:rsidR="006C31BD" w:rsidRPr="001D44F2" w:rsidRDefault="006C31BD" w:rsidP="008C0501">
            <w:pPr>
              <w:numPr>
                <w:ilvl w:val="0"/>
                <w:numId w:val="28"/>
              </w:numPr>
              <w:ind w:left="0" w:right="153" w:firstLine="356"/>
              <w:jc w:val="both"/>
              <w:rPr>
                <w:bCs/>
              </w:rPr>
            </w:pPr>
            <w:r w:rsidRPr="001D44F2">
              <w:t>решение об одобрении или о совершении сделки с заинтересованностью, если требование о наличии такого одобрения установлено законодательством Российской Федерации, учредительными документами юридического лица и если для участника закупки выполнение договора или предоставление обеспечения заявки на участие в закупке, обеспечение договора является сделкой с заинтересованностью</w:t>
            </w:r>
            <w:r w:rsidR="00570BAF">
              <w:t>,</w:t>
            </w:r>
            <w:r w:rsidRPr="001D44F2">
              <w:t xml:space="preserve"> </w:t>
            </w:r>
          </w:p>
          <w:p w14:paraId="5CD2CC47" w14:textId="77777777" w:rsidR="00570BAF" w:rsidRDefault="006C31BD" w:rsidP="00970FA8">
            <w:pPr>
              <w:tabs>
                <w:tab w:val="left" w:pos="353"/>
              </w:tabs>
              <w:ind w:right="153" w:firstLine="353"/>
              <w:jc w:val="both"/>
            </w:pPr>
            <w:r w:rsidRPr="001D44F2">
              <w:t xml:space="preserve">или </w:t>
            </w:r>
          </w:p>
          <w:p w14:paraId="43D6C213" w14:textId="70F0B168" w:rsidR="006C31BD" w:rsidRDefault="006C31BD" w:rsidP="00970FA8">
            <w:pPr>
              <w:tabs>
                <w:tab w:val="left" w:pos="353"/>
              </w:tabs>
              <w:ind w:right="153" w:firstLine="353"/>
              <w:jc w:val="both"/>
            </w:pPr>
            <w:r w:rsidRPr="001D44F2">
              <w:t>сведения, что данная сделка для такого участника не является крупной сделкой и/или сделкой с заинтересованностью, что его организация не попадает под действие требования законодательства о необходимости наличия решения об одобрении или о совершении крупной сделки и/или сделки с заинтересованностью, поскольку единственный участник (акционер) является единоличным исполнительным органом.</w:t>
            </w:r>
          </w:p>
          <w:p w14:paraId="43CA44D8" w14:textId="77777777" w:rsidR="006C31BD" w:rsidRPr="006C31BD" w:rsidRDefault="006C31BD" w:rsidP="008C0501">
            <w:pPr>
              <w:ind w:firstLine="356"/>
              <w:jc w:val="both"/>
              <w:rPr>
                <w:rStyle w:val="fontstyle01"/>
                <w:rFonts w:ascii="Times New Roman" w:hAnsi="Times New Roman"/>
                <w:b/>
                <w:bCs/>
                <w:sz w:val="24"/>
                <w:szCs w:val="24"/>
              </w:rPr>
            </w:pPr>
            <w:r w:rsidRPr="006C31BD">
              <w:rPr>
                <w:rStyle w:val="fontstyle01"/>
                <w:rFonts w:ascii="Times New Roman" w:hAnsi="Times New Roman"/>
                <w:b/>
                <w:bCs/>
                <w:sz w:val="24"/>
                <w:szCs w:val="24"/>
              </w:rPr>
              <w:t>Указанные копии документов размещаются в Профиле поставщика в ЦР «БРИФ».</w:t>
            </w:r>
          </w:p>
          <w:p w14:paraId="7B6BFDC6" w14:textId="77777777" w:rsidR="006C31BD" w:rsidRPr="006C31BD" w:rsidRDefault="006C31BD" w:rsidP="008C0501">
            <w:pPr>
              <w:ind w:firstLine="356"/>
              <w:jc w:val="both"/>
              <w:rPr>
                <w:rStyle w:val="fontstyle01"/>
                <w:rFonts w:ascii="Times New Roman" w:hAnsi="Times New Roman"/>
                <w:b/>
                <w:bCs/>
                <w:sz w:val="24"/>
                <w:szCs w:val="24"/>
              </w:rPr>
            </w:pPr>
            <w:r w:rsidRPr="006C31BD">
              <w:rPr>
                <w:rStyle w:val="fontstyle01"/>
                <w:rFonts w:ascii="Times New Roman" w:hAnsi="Times New Roman"/>
                <w:b/>
                <w:bCs/>
                <w:sz w:val="24"/>
                <w:szCs w:val="24"/>
              </w:rPr>
              <w:t>Проверка на соответствие данному требованию осуществляется автоматически в ЦР «БРИФ».</w:t>
            </w:r>
          </w:p>
          <w:p w14:paraId="2A7B3FD7" w14:textId="65C450B8" w:rsidR="006C31BD" w:rsidRPr="001D44F2" w:rsidRDefault="006C31BD" w:rsidP="008C0501">
            <w:pPr>
              <w:ind w:firstLine="356"/>
              <w:jc w:val="both"/>
              <w:rPr>
                <w:bCs/>
              </w:rPr>
            </w:pPr>
            <w:r w:rsidRPr="006C31BD">
              <w:rPr>
                <w:rStyle w:val="fontstyle01"/>
                <w:rFonts w:ascii="Times New Roman" w:hAnsi="Times New Roman"/>
                <w:b/>
                <w:bCs/>
                <w:sz w:val="24"/>
                <w:szCs w:val="24"/>
              </w:rPr>
              <w:lastRenderedPageBreak/>
              <w:t>Источником информации для проверки является Профиль поставщика в ЦР «БРИФ» со статусом «Верифицирован по общим требованиям»</w:t>
            </w:r>
            <w:r>
              <w:rPr>
                <w:rStyle w:val="fontstyle01"/>
                <w:rFonts w:ascii="Times New Roman" w:hAnsi="Times New Roman"/>
                <w:b/>
                <w:bCs/>
                <w:sz w:val="24"/>
                <w:szCs w:val="24"/>
              </w:rPr>
              <w:t>.</w:t>
            </w:r>
          </w:p>
        </w:tc>
      </w:tr>
      <w:tr w:rsidR="006C31BD" w:rsidRPr="001D44F2" w14:paraId="7E1ED6E9" w14:textId="77777777" w:rsidTr="00165DE9">
        <w:trPr>
          <w:gridAfter w:val="1"/>
          <w:wAfter w:w="8" w:type="dxa"/>
          <w:trHeight w:val="699"/>
        </w:trPr>
        <w:tc>
          <w:tcPr>
            <w:tcW w:w="709" w:type="dxa"/>
            <w:tcBorders>
              <w:top w:val="single" w:sz="4" w:space="0" w:color="auto"/>
            </w:tcBorders>
            <w:vAlign w:val="center"/>
          </w:tcPr>
          <w:p w14:paraId="01BFF7B9" w14:textId="77777777" w:rsidR="006C31BD" w:rsidRPr="001D44F2" w:rsidRDefault="006C31BD" w:rsidP="00D16BA1">
            <w:pPr>
              <w:pStyle w:val="afff2"/>
              <w:numPr>
                <w:ilvl w:val="0"/>
                <w:numId w:val="24"/>
              </w:numPr>
              <w:tabs>
                <w:tab w:val="left" w:pos="426"/>
              </w:tabs>
              <w:spacing w:after="0" w:line="240" w:lineRule="auto"/>
              <w:ind w:left="0" w:firstLine="0"/>
              <w:rPr>
                <w:rFonts w:ascii="Times New Roman" w:hAnsi="Times New Roman"/>
                <w:sz w:val="24"/>
                <w:szCs w:val="24"/>
              </w:rPr>
            </w:pPr>
          </w:p>
        </w:tc>
        <w:tc>
          <w:tcPr>
            <w:tcW w:w="6727" w:type="dxa"/>
            <w:tcBorders>
              <w:top w:val="single" w:sz="4" w:space="0" w:color="auto"/>
            </w:tcBorders>
            <w:vAlign w:val="center"/>
          </w:tcPr>
          <w:p w14:paraId="3C8F285C" w14:textId="77777777" w:rsidR="006C31BD" w:rsidRPr="00B110D1" w:rsidRDefault="006C31BD" w:rsidP="00970FA8">
            <w:pPr>
              <w:ind w:right="153" w:firstLine="495"/>
              <w:jc w:val="both"/>
              <w:rPr>
                <w:u w:val="single"/>
              </w:rPr>
            </w:pPr>
            <w:r w:rsidRPr="00A372EF">
              <w:rPr>
                <w:u w:val="single"/>
              </w:rPr>
              <w:t xml:space="preserve">если исполнение договора предусмотрено на территории Российской Федерации: </w:t>
            </w:r>
          </w:p>
          <w:p w14:paraId="5B0C1515" w14:textId="77777777" w:rsidR="006C31BD" w:rsidRPr="00B110D1" w:rsidRDefault="006C31BD" w:rsidP="00970FA8">
            <w:pPr>
              <w:ind w:right="153" w:firstLine="495"/>
              <w:jc w:val="both"/>
            </w:pPr>
            <w:r w:rsidRPr="00B110D1">
              <w:t>иметь право на ведение деятельности в соответствии с законодательством Российской Федерации (для российских участников);</w:t>
            </w:r>
          </w:p>
          <w:p w14:paraId="7991B84B" w14:textId="77777777" w:rsidR="006C31BD" w:rsidRPr="00B110D1" w:rsidRDefault="006C31BD" w:rsidP="00970FA8">
            <w:pPr>
              <w:ind w:right="153" w:firstLine="495"/>
              <w:jc w:val="both"/>
            </w:pPr>
            <w:r w:rsidRPr="00B110D1">
              <w:t>иметь право на ведение деятельности в соответствии с законодательством государства по месту нахождения такого участника закупки и в соответствии с законодательством Российской Федерации (для иностранных участников);</w:t>
            </w:r>
          </w:p>
          <w:p w14:paraId="66580423" w14:textId="77777777" w:rsidR="006C31BD" w:rsidRPr="00B110D1" w:rsidRDefault="006C31BD" w:rsidP="00970FA8">
            <w:pPr>
              <w:ind w:right="153" w:firstLine="495"/>
              <w:jc w:val="both"/>
              <w:rPr>
                <w:u w:val="single"/>
              </w:rPr>
            </w:pPr>
            <w:r w:rsidRPr="00B110D1">
              <w:rPr>
                <w:u w:val="single"/>
              </w:rPr>
              <w:t xml:space="preserve">если исполнение договора предусмотрено на территории иностранного государства: </w:t>
            </w:r>
          </w:p>
          <w:p w14:paraId="59A3AC52" w14:textId="77777777" w:rsidR="006C31BD" w:rsidRPr="00B110D1" w:rsidRDefault="006C31BD" w:rsidP="00970FA8">
            <w:pPr>
              <w:ind w:right="153" w:firstLine="495"/>
              <w:jc w:val="both"/>
            </w:pPr>
            <w:r w:rsidRPr="00B110D1">
              <w:t>иметь право на ведение деятельности в соответствии с законодательством Российской Федерации (для российских участников);</w:t>
            </w:r>
          </w:p>
          <w:p w14:paraId="7716BE6C" w14:textId="77777777" w:rsidR="006C31BD" w:rsidRPr="00B110D1" w:rsidRDefault="006C31BD" w:rsidP="00970FA8">
            <w:pPr>
              <w:ind w:right="153" w:firstLine="495"/>
              <w:jc w:val="both"/>
            </w:pPr>
            <w:r w:rsidRPr="00B110D1">
              <w:t>иметь право на ведение деятельности в соответствии с законодательством государства по месту нахождения такого участника закупки (для иностранных участников);</w:t>
            </w:r>
          </w:p>
          <w:p w14:paraId="3E942002" w14:textId="77777777" w:rsidR="006C31BD" w:rsidRPr="001D44F2" w:rsidRDefault="006C31BD" w:rsidP="00970FA8">
            <w:pPr>
              <w:ind w:right="153" w:firstLine="560"/>
              <w:jc w:val="both"/>
            </w:pPr>
            <w:r w:rsidRPr="00B110D1">
              <w:t>иметь право на ведение деятельности в соответствии с законодательством государства по месту исполнения договора (для российских и иностранных участников).</w:t>
            </w:r>
          </w:p>
        </w:tc>
        <w:tc>
          <w:tcPr>
            <w:tcW w:w="8221" w:type="dxa"/>
            <w:tcBorders>
              <w:top w:val="single" w:sz="4" w:space="0" w:color="auto"/>
            </w:tcBorders>
          </w:tcPr>
          <w:p w14:paraId="539CC06C" w14:textId="56B3FF6F" w:rsidR="006C31BD" w:rsidRPr="00DD621B" w:rsidRDefault="006C31BD" w:rsidP="008C0501">
            <w:pPr>
              <w:pStyle w:val="afff2"/>
              <w:numPr>
                <w:ilvl w:val="0"/>
                <w:numId w:val="29"/>
              </w:numPr>
              <w:tabs>
                <w:tab w:val="left" w:pos="300"/>
              </w:tabs>
              <w:spacing w:after="0" w:line="240" w:lineRule="auto"/>
              <w:ind w:left="0" w:right="153" w:firstLine="356"/>
              <w:jc w:val="both"/>
              <w:rPr>
                <w:rFonts w:ascii="Times New Roman" w:hAnsi="Times New Roman"/>
                <w:sz w:val="24"/>
                <w:szCs w:val="24"/>
              </w:rPr>
            </w:pPr>
            <w:r w:rsidRPr="00DD621B">
              <w:rPr>
                <w:rFonts w:ascii="Times New Roman" w:hAnsi="Times New Roman"/>
                <w:sz w:val="24"/>
                <w:szCs w:val="24"/>
              </w:rPr>
              <w:t xml:space="preserve">заполненное участником закупки </w:t>
            </w:r>
            <w:r>
              <w:rPr>
                <w:rFonts w:ascii="Times New Roman" w:hAnsi="Times New Roman"/>
                <w:sz w:val="24"/>
                <w:szCs w:val="24"/>
              </w:rPr>
              <w:t>в</w:t>
            </w:r>
            <w:r w:rsidRPr="001D44F2">
              <w:rPr>
                <w:rFonts w:ascii="Times New Roman" w:hAnsi="Times New Roman"/>
                <w:sz w:val="24"/>
                <w:szCs w:val="24"/>
              </w:rPr>
              <w:t xml:space="preserve"> </w:t>
            </w:r>
            <w:r>
              <w:rPr>
                <w:rFonts w:ascii="Times New Roman" w:hAnsi="Times New Roman"/>
                <w:sz w:val="24"/>
                <w:szCs w:val="24"/>
              </w:rPr>
              <w:t>Профиле поставщика ЦР «БРИФ»</w:t>
            </w:r>
            <w:r w:rsidRPr="001D44F2">
              <w:rPr>
                <w:rFonts w:ascii="Times New Roman" w:hAnsi="Times New Roman"/>
                <w:sz w:val="24"/>
                <w:szCs w:val="24"/>
              </w:rPr>
              <w:t xml:space="preserve"> </w:t>
            </w:r>
            <w:r w:rsidRPr="00DD621B">
              <w:rPr>
                <w:rFonts w:ascii="Times New Roman" w:hAnsi="Times New Roman"/>
                <w:sz w:val="24"/>
                <w:szCs w:val="24"/>
              </w:rPr>
              <w:t>подтверждение о наличии права ведения деятельности в соответствии с законодательством по месту нахождения участника закупки и месту исполнения договора.</w:t>
            </w:r>
          </w:p>
          <w:p w14:paraId="3F8EC4F4" w14:textId="77777777" w:rsidR="006C31BD" w:rsidRPr="00DD621B" w:rsidRDefault="006C31BD" w:rsidP="008C0501">
            <w:pPr>
              <w:pStyle w:val="afff2"/>
              <w:tabs>
                <w:tab w:val="left" w:pos="300"/>
              </w:tabs>
              <w:spacing w:line="240" w:lineRule="auto"/>
              <w:ind w:left="0" w:right="153" w:firstLine="356"/>
              <w:rPr>
                <w:rFonts w:ascii="Times New Roman" w:hAnsi="Times New Roman"/>
                <w:sz w:val="24"/>
                <w:szCs w:val="24"/>
              </w:rPr>
            </w:pPr>
            <w:r w:rsidRPr="00DD621B">
              <w:rPr>
                <w:rFonts w:ascii="Times New Roman" w:hAnsi="Times New Roman"/>
                <w:sz w:val="24"/>
                <w:szCs w:val="24"/>
              </w:rPr>
              <w:t>Иностранными участниками дополнительно предоставляется краткая пояснительная записка, содержащая:</w:t>
            </w:r>
          </w:p>
          <w:p w14:paraId="632696AF" w14:textId="77777777" w:rsidR="006C31BD" w:rsidRDefault="006C31BD" w:rsidP="008C0501">
            <w:pPr>
              <w:pStyle w:val="afff2"/>
              <w:numPr>
                <w:ilvl w:val="0"/>
                <w:numId w:val="30"/>
              </w:numPr>
              <w:tabs>
                <w:tab w:val="left" w:pos="495"/>
              </w:tabs>
              <w:spacing w:after="0" w:line="240" w:lineRule="auto"/>
              <w:ind w:left="0" w:right="153" w:firstLine="356"/>
              <w:jc w:val="both"/>
              <w:rPr>
                <w:rFonts w:ascii="Times New Roman" w:hAnsi="Times New Roman"/>
                <w:sz w:val="24"/>
                <w:szCs w:val="24"/>
              </w:rPr>
            </w:pPr>
            <w:r w:rsidRPr="00DD621B">
              <w:rPr>
                <w:rFonts w:ascii="Times New Roman" w:hAnsi="Times New Roman"/>
                <w:sz w:val="24"/>
                <w:szCs w:val="24"/>
              </w:rPr>
              <w:t>положения законодательства государства по месту его нахождения и (или) ведения деятельности, регламентирующие их правоспособность и условия осуществления деятельности, связанной с исполнением обязательств по договору (контракту), заключаемому по итогам закупки;</w:t>
            </w:r>
          </w:p>
          <w:p w14:paraId="5A6FB3CE" w14:textId="77777777" w:rsidR="006C31BD" w:rsidRDefault="006C31BD" w:rsidP="00347BC4">
            <w:pPr>
              <w:pStyle w:val="afff2"/>
              <w:numPr>
                <w:ilvl w:val="0"/>
                <w:numId w:val="30"/>
              </w:numPr>
              <w:tabs>
                <w:tab w:val="left" w:pos="495"/>
                <w:tab w:val="left" w:pos="5746"/>
                <w:tab w:val="left" w:pos="6738"/>
              </w:tabs>
              <w:spacing w:after="0" w:line="240" w:lineRule="auto"/>
              <w:ind w:left="0" w:right="76" w:firstLine="356"/>
              <w:jc w:val="both"/>
              <w:rPr>
                <w:rFonts w:ascii="Times New Roman" w:hAnsi="Times New Roman"/>
                <w:sz w:val="24"/>
                <w:szCs w:val="24"/>
              </w:rPr>
            </w:pPr>
            <w:r w:rsidRPr="009B4FBA">
              <w:rPr>
                <w:rFonts w:ascii="Times New Roman" w:hAnsi="Times New Roman"/>
                <w:sz w:val="24"/>
                <w:szCs w:val="24"/>
              </w:rPr>
              <w:t>наименование и реквизиты (номер и дата принятия, номер и дата действующей редакции) национальных нормативных правовых актов, в соответствии с которыми ведет свою деятельность иностранный участник закупки.</w:t>
            </w:r>
          </w:p>
          <w:p w14:paraId="0D38267C" w14:textId="77777777" w:rsidR="00165DE9" w:rsidRPr="006C31BD" w:rsidRDefault="00165DE9" w:rsidP="00347BC4">
            <w:pPr>
              <w:ind w:right="76" w:firstLine="498"/>
              <w:jc w:val="both"/>
              <w:rPr>
                <w:rStyle w:val="fontstyle01"/>
                <w:rFonts w:ascii="Times New Roman" w:hAnsi="Times New Roman"/>
                <w:b/>
                <w:bCs/>
                <w:sz w:val="24"/>
                <w:szCs w:val="24"/>
              </w:rPr>
            </w:pPr>
            <w:r w:rsidRPr="006C31BD">
              <w:rPr>
                <w:rStyle w:val="fontstyle01"/>
                <w:rFonts w:ascii="Times New Roman" w:hAnsi="Times New Roman"/>
                <w:b/>
                <w:bCs/>
                <w:sz w:val="24"/>
                <w:szCs w:val="24"/>
              </w:rPr>
              <w:t>Проверка на соответствие данному требованию осуществляется автоматически в ЦР «БРИФ».</w:t>
            </w:r>
          </w:p>
          <w:p w14:paraId="0A51C5D3" w14:textId="0F3E92F2" w:rsidR="006C31BD" w:rsidRPr="001D44F2" w:rsidRDefault="00165DE9" w:rsidP="00347BC4">
            <w:pPr>
              <w:pStyle w:val="afff2"/>
              <w:tabs>
                <w:tab w:val="left" w:pos="300"/>
                <w:tab w:val="left" w:pos="6738"/>
              </w:tabs>
              <w:spacing w:after="0" w:line="240" w:lineRule="auto"/>
              <w:ind w:left="0" w:right="76" w:firstLine="498"/>
              <w:jc w:val="both"/>
              <w:rPr>
                <w:rFonts w:ascii="Times New Roman" w:hAnsi="Times New Roman"/>
                <w:sz w:val="24"/>
                <w:szCs w:val="24"/>
              </w:rPr>
            </w:pPr>
            <w:r w:rsidRPr="006C31BD">
              <w:rPr>
                <w:rStyle w:val="fontstyle01"/>
                <w:rFonts w:ascii="Times New Roman" w:hAnsi="Times New Roman"/>
                <w:b/>
                <w:bCs/>
                <w:sz w:val="24"/>
                <w:szCs w:val="24"/>
              </w:rPr>
              <w:t>Источником информации для проверки является Профиль поставщика в ЦР «БРИФ</w:t>
            </w:r>
            <w:r w:rsidRPr="00165DE9">
              <w:rPr>
                <w:rStyle w:val="fontstyle01"/>
                <w:rFonts w:ascii="Times New Roman" w:hAnsi="Times New Roman"/>
                <w:b/>
                <w:bCs/>
                <w:sz w:val="24"/>
                <w:szCs w:val="24"/>
              </w:rPr>
              <w:t>» со статусом «Верифицирован по общим требованиям» с указанием страны исполнения договора, указанной в потребности заказчика, на вкладке «Финансовая информация» в блоке «Право ведения деятельности по месту исполнения договора».</w:t>
            </w:r>
          </w:p>
        </w:tc>
      </w:tr>
      <w:tr w:rsidR="006C31BD" w:rsidRPr="001D44F2" w14:paraId="0E086A7A" w14:textId="77777777" w:rsidTr="00165DE9">
        <w:trPr>
          <w:gridAfter w:val="1"/>
          <w:wAfter w:w="8" w:type="dxa"/>
          <w:trHeight w:val="699"/>
        </w:trPr>
        <w:tc>
          <w:tcPr>
            <w:tcW w:w="709" w:type="dxa"/>
            <w:tcBorders>
              <w:top w:val="single" w:sz="4" w:space="0" w:color="auto"/>
            </w:tcBorders>
            <w:vAlign w:val="center"/>
          </w:tcPr>
          <w:p w14:paraId="0027AFBF" w14:textId="77777777" w:rsidR="006C31BD" w:rsidRPr="001D44F2" w:rsidRDefault="006C31BD" w:rsidP="00D16BA1">
            <w:pPr>
              <w:pStyle w:val="afff2"/>
              <w:numPr>
                <w:ilvl w:val="0"/>
                <w:numId w:val="24"/>
              </w:numPr>
              <w:tabs>
                <w:tab w:val="left" w:pos="426"/>
              </w:tabs>
              <w:spacing w:after="0" w:line="240" w:lineRule="auto"/>
              <w:ind w:left="0" w:firstLine="0"/>
              <w:rPr>
                <w:rFonts w:ascii="Times New Roman" w:hAnsi="Times New Roman"/>
                <w:sz w:val="24"/>
                <w:szCs w:val="24"/>
              </w:rPr>
            </w:pPr>
            <w:bookmarkStart w:id="5" w:name="_Ref405791536"/>
          </w:p>
        </w:tc>
        <w:bookmarkEnd w:id="5"/>
        <w:tc>
          <w:tcPr>
            <w:tcW w:w="6727" w:type="dxa"/>
            <w:tcBorders>
              <w:top w:val="single" w:sz="4" w:space="0" w:color="auto"/>
            </w:tcBorders>
            <w:vAlign w:val="center"/>
          </w:tcPr>
          <w:p w14:paraId="0D8DD2AF" w14:textId="77777777" w:rsidR="006C31BD" w:rsidRDefault="006C31BD" w:rsidP="00970FA8">
            <w:pPr>
              <w:ind w:right="153"/>
              <w:jc w:val="both"/>
            </w:pPr>
            <w:r w:rsidRPr="001D44F2">
              <w:t>не находиться в процессе ликвидации (для юридического лица)</w:t>
            </w:r>
            <w:r>
              <w:t>, не</w:t>
            </w:r>
            <w:r w:rsidRPr="001D44F2">
              <w:t xml:space="preserve"> </w:t>
            </w:r>
            <w:r>
              <w:t>б</w:t>
            </w:r>
            <w:r w:rsidRPr="001D44F2">
              <w:t>ыть признанным по решению арбитражного суда несостоятельным (банкротом);</w:t>
            </w:r>
          </w:p>
          <w:p w14:paraId="14D84212" w14:textId="77777777" w:rsidR="006C31BD" w:rsidRPr="001D44F2" w:rsidRDefault="006C31BD" w:rsidP="00970FA8">
            <w:pPr>
              <w:ind w:right="153"/>
              <w:jc w:val="both"/>
            </w:pPr>
          </w:p>
        </w:tc>
        <w:tc>
          <w:tcPr>
            <w:tcW w:w="8221" w:type="dxa"/>
            <w:vMerge w:val="restart"/>
            <w:tcBorders>
              <w:top w:val="single" w:sz="4" w:space="0" w:color="auto"/>
            </w:tcBorders>
          </w:tcPr>
          <w:p w14:paraId="476B5AC0" w14:textId="3A37C10A" w:rsidR="006C31BD" w:rsidRPr="001D44F2" w:rsidRDefault="006C31BD" w:rsidP="008C0501">
            <w:pPr>
              <w:pStyle w:val="afff2"/>
              <w:numPr>
                <w:ilvl w:val="0"/>
                <w:numId w:val="29"/>
              </w:numPr>
              <w:tabs>
                <w:tab w:val="left" w:pos="300"/>
              </w:tabs>
              <w:spacing w:after="0" w:line="240" w:lineRule="auto"/>
              <w:ind w:left="0" w:right="153" w:firstLine="356"/>
              <w:jc w:val="both"/>
              <w:rPr>
                <w:rFonts w:ascii="Times New Roman" w:hAnsi="Times New Roman"/>
                <w:sz w:val="24"/>
                <w:szCs w:val="24"/>
              </w:rPr>
            </w:pPr>
            <w:r w:rsidRPr="001D44F2">
              <w:rPr>
                <w:rFonts w:ascii="Times New Roman" w:hAnsi="Times New Roman"/>
                <w:sz w:val="24"/>
                <w:szCs w:val="24"/>
              </w:rPr>
              <w:t xml:space="preserve">заполненное участником закупки </w:t>
            </w:r>
            <w:r w:rsidR="00165DE9">
              <w:rPr>
                <w:rFonts w:ascii="Times New Roman" w:hAnsi="Times New Roman"/>
                <w:sz w:val="24"/>
                <w:szCs w:val="24"/>
              </w:rPr>
              <w:t>в</w:t>
            </w:r>
            <w:r w:rsidR="00165DE9" w:rsidRPr="001D44F2">
              <w:rPr>
                <w:rFonts w:ascii="Times New Roman" w:hAnsi="Times New Roman"/>
                <w:sz w:val="24"/>
                <w:szCs w:val="24"/>
              </w:rPr>
              <w:t xml:space="preserve"> </w:t>
            </w:r>
            <w:r w:rsidR="00165DE9">
              <w:rPr>
                <w:rFonts w:ascii="Times New Roman" w:hAnsi="Times New Roman"/>
                <w:sz w:val="24"/>
                <w:szCs w:val="24"/>
              </w:rPr>
              <w:t>Профиле поставщика ЦР «БРИФ»</w:t>
            </w:r>
            <w:r w:rsidRPr="001D44F2">
              <w:rPr>
                <w:rFonts w:ascii="Times New Roman" w:hAnsi="Times New Roman"/>
                <w:sz w:val="24"/>
                <w:szCs w:val="24"/>
              </w:rPr>
              <w:t xml:space="preserve"> подтверждение:</w:t>
            </w:r>
          </w:p>
          <w:p w14:paraId="7C855C35" w14:textId="77777777" w:rsidR="006C31BD" w:rsidRPr="001D44F2" w:rsidRDefault="006C31BD" w:rsidP="008C0501">
            <w:pPr>
              <w:numPr>
                <w:ilvl w:val="0"/>
                <w:numId w:val="28"/>
              </w:numPr>
              <w:tabs>
                <w:tab w:val="left" w:pos="353"/>
              </w:tabs>
              <w:ind w:left="0" w:right="153" w:firstLine="356"/>
              <w:jc w:val="both"/>
              <w:rPr>
                <w:bCs/>
              </w:rPr>
            </w:pPr>
            <w:r w:rsidRPr="001D44F2">
              <w:t>о ненахождении участника закупки в процессе ликвидации (для юридического лица);</w:t>
            </w:r>
          </w:p>
          <w:p w14:paraId="232F5537" w14:textId="77777777" w:rsidR="006C31BD" w:rsidRPr="001D44F2" w:rsidRDefault="006C31BD" w:rsidP="008C0501">
            <w:pPr>
              <w:numPr>
                <w:ilvl w:val="0"/>
                <w:numId w:val="28"/>
              </w:numPr>
              <w:tabs>
                <w:tab w:val="left" w:pos="353"/>
              </w:tabs>
              <w:ind w:left="0" w:right="153" w:firstLine="356"/>
              <w:jc w:val="both"/>
              <w:rPr>
                <w:bCs/>
              </w:rPr>
            </w:pPr>
            <w:r w:rsidRPr="001D44F2">
              <w:t>об отсутствии в отношении участника закупки решения арбитражного суда о признании его несостоятельным (банкротом);</w:t>
            </w:r>
          </w:p>
          <w:p w14:paraId="69E4F179" w14:textId="77777777" w:rsidR="006C31BD" w:rsidRPr="001D44F2" w:rsidRDefault="006C31BD" w:rsidP="008C0501">
            <w:pPr>
              <w:numPr>
                <w:ilvl w:val="0"/>
                <w:numId w:val="28"/>
              </w:numPr>
              <w:tabs>
                <w:tab w:val="left" w:pos="353"/>
              </w:tabs>
              <w:ind w:left="0" w:right="153" w:firstLine="356"/>
              <w:jc w:val="both"/>
              <w:rPr>
                <w:bCs/>
              </w:rPr>
            </w:pPr>
            <w:r w:rsidRPr="001D44F2">
              <w:lastRenderedPageBreak/>
              <w:t>об отсутствии ареста имущества участника закупки, наложенного по решению суда, административного органа;</w:t>
            </w:r>
          </w:p>
          <w:p w14:paraId="2BD3EF22" w14:textId="77777777" w:rsidR="006C31BD" w:rsidRPr="00165DE9" w:rsidRDefault="006C31BD" w:rsidP="008C0501">
            <w:pPr>
              <w:numPr>
                <w:ilvl w:val="0"/>
                <w:numId w:val="28"/>
              </w:numPr>
              <w:tabs>
                <w:tab w:val="left" w:pos="353"/>
              </w:tabs>
              <w:ind w:left="0" w:right="153" w:firstLine="356"/>
              <w:jc w:val="both"/>
              <w:rPr>
                <w:bCs/>
              </w:rPr>
            </w:pPr>
            <w:r w:rsidRPr="001D44F2">
              <w:t>о неприостановлении деятельности участника закупки;</w:t>
            </w:r>
          </w:p>
          <w:p w14:paraId="7C89ADA9" w14:textId="77777777" w:rsidR="00165DE9" w:rsidRPr="006C31BD" w:rsidRDefault="00165DE9" w:rsidP="008C0501">
            <w:pPr>
              <w:ind w:firstLine="356"/>
              <w:jc w:val="both"/>
              <w:rPr>
                <w:rStyle w:val="fontstyle01"/>
                <w:rFonts w:ascii="Times New Roman" w:hAnsi="Times New Roman"/>
                <w:b/>
                <w:bCs/>
                <w:sz w:val="24"/>
                <w:szCs w:val="24"/>
              </w:rPr>
            </w:pPr>
            <w:r w:rsidRPr="006C31BD">
              <w:rPr>
                <w:rStyle w:val="fontstyle01"/>
                <w:rFonts w:ascii="Times New Roman" w:hAnsi="Times New Roman"/>
                <w:b/>
                <w:bCs/>
                <w:sz w:val="24"/>
                <w:szCs w:val="24"/>
              </w:rPr>
              <w:t>Проверка на соответствие данному требованию осуществляется автоматически в ЦР «БРИФ».</w:t>
            </w:r>
          </w:p>
          <w:p w14:paraId="0F10AEA3" w14:textId="48D82315" w:rsidR="00165DE9" w:rsidRPr="001D44F2" w:rsidRDefault="00165DE9" w:rsidP="008C0501">
            <w:pPr>
              <w:tabs>
                <w:tab w:val="left" w:pos="353"/>
              </w:tabs>
              <w:ind w:right="153" w:firstLine="356"/>
              <w:jc w:val="both"/>
              <w:rPr>
                <w:bCs/>
              </w:rPr>
            </w:pPr>
            <w:r w:rsidRPr="006C31BD">
              <w:rPr>
                <w:rStyle w:val="fontstyle01"/>
                <w:rFonts w:ascii="Times New Roman" w:hAnsi="Times New Roman"/>
                <w:b/>
                <w:bCs/>
                <w:sz w:val="24"/>
                <w:szCs w:val="24"/>
              </w:rPr>
              <w:t>Источником информации для проверки является Профиль поставщика в ЦР «БРИФ» со статусом «Верифицирован по общим требованиям»</w:t>
            </w:r>
            <w:r>
              <w:rPr>
                <w:rStyle w:val="fontstyle01"/>
                <w:rFonts w:ascii="Times New Roman" w:hAnsi="Times New Roman"/>
                <w:b/>
                <w:bCs/>
                <w:sz w:val="24"/>
                <w:szCs w:val="24"/>
              </w:rPr>
              <w:t>.</w:t>
            </w:r>
          </w:p>
        </w:tc>
      </w:tr>
      <w:tr w:rsidR="006C31BD" w:rsidRPr="001D44F2" w14:paraId="0C85457E" w14:textId="77777777" w:rsidTr="00165DE9">
        <w:trPr>
          <w:gridAfter w:val="1"/>
          <w:wAfter w:w="8" w:type="dxa"/>
          <w:trHeight w:val="440"/>
        </w:trPr>
        <w:tc>
          <w:tcPr>
            <w:tcW w:w="709" w:type="dxa"/>
            <w:vAlign w:val="center"/>
          </w:tcPr>
          <w:p w14:paraId="73E973D4" w14:textId="77777777" w:rsidR="006C31BD" w:rsidRPr="001D44F2" w:rsidRDefault="006C31BD" w:rsidP="00D16BA1">
            <w:pPr>
              <w:pStyle w:val="afff2"/>
              <w:numPr>
                <w:ilvl w:val="0"/>
                <w:numId w:val="24"/>
              </w:numPr>
              <w:tabs>
                <w:tab w:val="left" w:pos="426"/>
              </w:tabs>
              <w:spacing w:after="0" w:line="240" w:lineRule="auto"/>
              <w:ind w:left="0" w:firstLine="0"/>
              <w:rPr>
                <w:rFonts w:ascii="Times New Roman" w:hAnsi="Times New Roman"/>
                <w:sz w:val="24"/>
                <w:szCs w:val="24"/>
              </w:rPr>
            </w:pPr>
            <w:bookmarkStart w:id="6" w:name="_Ref405791537"/>
          </w:p>
        </w:tc>
        <w:bookmarkEnd w:id="6"/>
        <w:tc>
          <w:tcPr>
            <w:tcW w:w="6727" w:type="dxa"/>
          </w:tcPr>
          <w:p w14:paraId="5E0D7DFB" w14:textId="77777777" w:rsidR="006C31BD" w:rsidRPr="001D44F2" w:rsidRDefault="006C31BD" w:rsidP="00970FA8">
            <w:pPr>
              <w:ind w:right="153"/>
              <w:jc w:val="both"/>
            </w:pPr>
            <w:r w:rsidRPr="001D44F2">
              <w:t xml:space="preserve">не являться организацией, на имущество которой в части, необходимой для выполнения договора, наложен арест по </w:t>
            </w:r>
            <w:r w:rsidRPr="001D44F2">
              <w:lastRenderedPageBreak/>
              <w:t>решению суда, административного органа и (или) деятельность которой приостановлена;</w:t>
            </w:r>
          </w:p>
        </w:tc>
        <w:tc>
          <w:tcPr>
            <w:tcW w:w="8221" w:type="dxa"/>
            <w:vMerge/>
          </w:tcPr>
          <w:p w14:paraId="46A6EAAA" w14:textId="77777777" w:rsidR="006C31BD" w:rsidRPr="001D44F2" w:rsidRDefault="006C31BD" w:rsidP="00970FA8">
            <w:pPr>
              <w:pStyle w:val="afff2"/>
              <w:tabs>
                <w:tab w:val="left" w:pos="300"/>
              </w:tabs>
              <w:spacing w:line="240" w:lineRule="auto"/>
              <w:ind w:left="0" w:right="153"/>
              <w:rPr>
                <w:rFonts w:ascii="Times New Roman" w:hAnsi="Times New Roman"/>
                <w:sz w:val="24"/>
                <w:szCs w:val="24"/>
              </w:rPr>
            </w:pPr>
          </w:p>
        </w:tc>
      </w:tr>
      <w:tr w:rsidR="008D3176" w:rsidRPr="001D44F2" w14:paraId="321738EE" w14:textId="77777777" w:rsidTr="00663152">
        <w:trPr>
          <w:gridAfter w:val="1"/>
          <w:wAfter w:w="8" w:type="dxa"/>
          <w:trHeight w:val="440"/>
        </w:trPr>
        <w:tc>
          <w:tcPr>
            <w:tcW w:w="709" w:type="dxa"/>
            <w:vAlign w:val="center"/>
          </w:tcPr>
          <w:p w14:paraId="6FC79C0E" w14:textId="77777777" w:rsidR="008D3176" w:rsidRPr="001D44F2" w:rsidRDefault="008D3176" w:rsidP="008D3176">
            <w:pPr>
              <w:pStyle w:val="afff2"/>
              <w:numPr>
                <w:ilvl w:val="0"/>
                <w:numId w:val="24"/>
              </w:numPr>
              <w:tabs>
                <w:tab w:val="left" w:pos="426"/>
              </w:tabs>
              <w:spacing w:after="0" w:line="240" w:lineRule="auto"/>
              <w:ind w:left="0" w:firstLine="0"/>
              <w:rPr>
                <w:rFonts w:ascii="Times New Roman" w:hAnsi="Times New Roman"/>
                <w:sz w:val="24"/>
                <w:szCs w:val="24"/>
              </w:rPr>
            </w:pPr>
          </w:p>
        </w:tc>
        <w:tc>
          <w:tcPr>
            <w:tcW w:w="6727" w:type="dxa"/>
            <w:vAlign w:val="center"/>
          </w:tcPr>
          <w:p w14:paraId="6209C102" w14:textId="77777777" w:rsidR="008D3176" w:rsidRPr="004429E9" w:rsidRDefault="008D3176" w:rsidP="008D3176">
            <w:pPr>
              <w:widowControl w:val="0"/>
              <w:tabs>
                <w:tab w:val="left" w:pos="5742"/>
              </w:tabs>
              <w:spacing w:after="120"/>
              <w:jc w:val="both"/>
              <w:rPr>
                <w:b/>
              </w:rPr>
            </w:pPr>
            <w:r w:rsidRPr="004429E9">
              <w:rPr>
                <w:b/>
              </w:rPr>
              <w:t>отсутствие недоимки</w:t>
            </w:r>
            <w:r w:rsidRPr="004429E9">
              <w:t xml:space="preserve"> </w:t>
            </w:r>
            <w:r w:rsidRPr="004429E9">
              <w:rPr>
                <w:b/>
              </w:rPr>
              <w:t>по налогам, сборам задолженности по иным обязательным платежам в бюджеты бюджетной системы Российской Федерации:</w:t>
            </w:r>
          </w:p>
          <w:p w14:paraId="2B3E4BBC" w14:textId="77777777" w:rsidR="008D3176" w:rsidRPr="004429E9" w:rsidRDefault="008D3176" w:rsidP="008D3176">
            <w:pPr>
              <w:ind w:right="153"/>
              <w:jc w:val="both"/>
            </w:pPr>
            <w:r w:rsidRPr="004429E9">
              <w:t xml:space="preserve">соответствие участника: </w:t>
            </w:r>
          </w:p>
          <w:p w14:paraId="0FEC3541" w14:textId="77777777" w:rsidR="008D3176" w:rsidRPr="004429E9" w:rsidRDefault="008D3176" w:rsidP="008D3176">
            <w:pPr>
              <w:pStyle w:val="ConsPlusNormal"/>
              <w:jc w:val="both"/>
              <w:rPr>
                <w:rFonts w:ascii="Times New Roman" w:hAnsi="Times New Roman" w:cs="Times New Roman"/>
                <w:sz w:val="24"/>
                <w:szCs w:val="24"/>
              </w:rPr>
            </w:pPr>
            <w:r w:rsidRPr="004429E9">
              <w:rPr>
                <w:rFonts w:ascii="Times New Roman" w:hAnsi="Times New Roman" w:cs="Times New Roman"/>
                <w:b/>
                <w:bCs/>
                <w:sz w:val="24"/>
                <w:szCs w:val="24"/>
              </w:rPr>
              <w:t>Для участника – юридического лица:</w:t>
            </w:r>
            <w:r w:rsidRPr="004429E9">
              <w:rPr>
                <w:rFonts w:ascii="Times New Roman" w:hAnsi="Times New Roman" w:cs="Times New Roman"/>
                <w:sz w:val="24"/>
                <w:szCs w:val="24"/>
              </w:rPr>
              <w:t xml:space="preserve"> критериям 1 этапа анализа (оценки) сведений о финансово-хозяйственной деятельности юридического лица, указанным в пунктах 1 - 14 приложения № 1 к Методике проведения анализа (оценки) сведений о финансово-хозяйственной деятельности юридического лица/ индивидуального предпринимателя, утвержденной нормативным правовым актом ФНС России (далее - Методика), а также следующим критериям 2 этапа анализа (оценки) сведений о финансово-хозяйственной деятельности юридического лица: </w:t>
            </w:r>
          </w:p>
          <w:p w14:paraId="73C3BCCD" w14:textId="77777777" w:rsidR="008D3176" w:rsidRPr="004429E9" w:rsidRDefault="008D3176" w:rsidP="008D3176">
            <w:pPr>
              <w:pStyle w:val="ConsPlusNormal"/>
              <w:jc w:val="both"/>
              <w:rPr>
                <w:rFonts w:ascii="Times New Roman" w:hAnsi="Times New Roman" w:cs="Times New Roman"/>
                <w:sz w:val="24"/>
                <w:szCs w:val="24"/>
              </w:rPr>
            </w:pPr>
            <w:r w:rsidRPr="004429E9">
              <w:rPr>
                <w:rFonts w:ascii="Times New Roman" w:hAnsi="Times New Roman" w:cs="Times New Roman"/>
                <w:sz w:val="24"/>
                <w:szCs w:val="24"/>
              </w:rPr>
              <w:t xml:space="preserve">- учредитель/руководитель не являются лицами, обладающими признаками массового учредителя и (или) руководителя; </w:t>
            </w:r>
          </w:p>
          <w:p w14:paraId="372EFB89" w14:textId="77777777" w:rsidR="008D3176" w:rsidRPr="004429E9" w:rsidRDefault="008D3176" w:rsidP="008D3176">
            <w:pPr>
              <w:pStyle w:val="ConsPlusNormal"/>
              <w:jc w:val="both"/>
              <w:rPr>
                <w:rFonts w:ascii="Times New Roman" w:hAnsi="Times New Roman" w:cs="Times New Roman"/>
                <w:sz w:val="24"/>
                <w:szCs w:val="24"/>
              </w:rPr>
            </w:pPr>
            <w:r w:rsidRPr="004429E9">
              <w:rPr>
                <w:rFonts w:ascii="Times New Roman" w:hAnsi="Times New Roman" w:cs="Times New Roman"/>
                <w:sz w:val="24"/>
                <w:szCs w:val="24"/>
              </w:rPr>
              <w:t>- адрес регистрации юридического лица не является адресом, указанным при регистрации в качестве места нахождения несколькими юридическими лицами;</w:t>
            </w:r>
          </w:p>
          <w:p w14:paraId="20748260" w14:textId="77777777" w:rsidR="008D3176" w:rsidRPr="004429E9" w:rsidRDefault="008D3176" w:rsidP="008D3176">
            <w:pPr>
              <w:pStyle w:val="ConsPlusNormal"/>
              <w:jc w:val="both"/>
              <w:rPr>
                <w:rFonts w:ascii="Times New Roman" w:hAnsi="Times New Roman" w:cs="Times New Roman"/>
                <w:sz w:val="24"/>
                <w:szCs w:val="24"/>
              </w:rPr>
            </w:pPr>
            <w:r w:rsidRPr="004429E9">
              <w:rPr>
                <w:rFonts w:ascii="Times New Roman" w:hAnsi="Times New Roman" w:cs="Times New Roman"/>
                <w:sz w:val="24"/>
                <w:szCs w:val="24"/>
              </w:rPr>
              <w:t>- отсутствие в реестре работодателей, у которых выявлены факты нелегальной занятости;</w:t>
            </w:r>
          </w:p>
          <w:p w14:paraId="30BA5AEB" w14:textId="77777777" w:rsidR="008D3176" w:rsidRPr="004429E9" w:rsidRDefault="008D3176" w:rsidP="008D3176">
            <w:pPr>
              <w:jc w:val="both"/>
            </w:pPr>
            <w:r w:rsidRPr="004429E9">
              <w:rPr>
                <w:b/>
                <w:bCs/>
              </w:rPr>
              <w:lastRenderedPageBreak/>
              <w:t>Для участника – индивидуального предпринимателя:</w:t>
            </w:r>
            <w:r w:rsidRPr="004429E9">
              <w:t xml:space="preserve">  критериям 1 этапа анализа (оценки) сведений о финансово-хозяйственной деятельности индивидуального предпринимателя, указанным в пунктах 1 - 10 приложения N 2 к Методике, а также следующим критериям 2 этапа анализа (оценки) сведений о финансово-хозяйственной деятельности юридического лица/ индивидуального предпринимателя:</w:t>
            </w:r>
          </w:p>
          <w:p w14:paraId="33AB1425" w14:textId="783EAC21" w:rsidR="008D3176" w:rsidRPr="00C523CD" w:rsidRDefault="008D3176" w:rsidP="008D3176">
            <w:pPr>
              <w:jc w:val="both"/>
              <w:rPr>
                <w:i/>
                <w:highlight w:val="red"/>
              </w:rPr>
            </w:pPr>
            <w:r w:rsidRPr="004429E9">
              <w:t>- отсутствие в реестре работодателей, у которых выявлены факты нелегальной занятости.</w:t>
            </w:r>
          </w:p>
        </w:tc>
        <w:tc>
          <w:tcPr>
            <w:tcW w:w="8221" w:type="dxa"/>
          </w:tcPr>
          <w:p w14:paraId="1BCD4A1A" w14:textId="5D0B28DF" w:rsidR="008D3176" w:rsidRPr="00142B8D" w:rsidRDefault="00142B8D" w:rsidP="00AE1040">
            <w:pPr>
              <w:pStyle w:val="afff2"/>
              <w:numPr>
                <w:ilvl w:val="0"/>
                <w:numId w:val="29"/>
              </w:numPr>
              <w:tabs>
                <w:tab w:val="left" w:pos="300"/>
              </w:tabs>
              <w:spacing w:after="0" w:line="240" w:lineRule="auto"/>
              <w:ind w:left="0" w:right="153" w:firstLine="356"/>
              <w:jc w:val="both"/>
              <w:rPr>
                <w:rFonts w:ascii="Times New Roman" w:hAnsi="Times New Roman"/>
                <w:sz w:val="24"/>
                <w:szCs w:val="24"/>
              </w:rPr>
            </w:pPr>
            <w:r w:rsidRPr="00142B8D">
              <w:rPr>
                <w:rFonts w:ascii="Times New Roman" w:hAnsi="Times New Roman"/>
                <w:sz w:val="24"/>
                <w:szCs w:val="24"/>
              </w:rPr>
              <w:lastRenderedPageBreak/>
              <w:t>выписка, предусмотренная Методикой, действующая на дату окончания срока подачи заявок на участие в закупке, содержащая критерии указанные в столбце «Требования», формируемая участником закупки посредством сервиса оценки юридических лиц / индивидуальных предпринимателей в разделе личного кабинета «Как меня видит налоговая»</w:t>
            </w:r>
            <w:r w:rsidR="008D3176" w:rsidRPr="00142B8D">
              <w:rPr>
                <w:rFonts w:ascii="Times New Roman" w:hAnsi="Times New Roman"/>
                <w:sz w:val="24"/>
                <w:szCs w:val="24"/>
              </w:rPr>
              <w:t>,</w:t>
            </w:r>
          </w:p>
          <w:p w14:paraId="2DA07CF2" w14:textId="77777777" w:rsidR="008D3176" w:rsidRPr="004429E9" w:rsidRDefault="008D3176" w:rsidP="008D3176">
            <w:pPr>
              <w:jc w:val="both"/>
            </w:pPr>
          </w:p>
          <w:p w14:paraId="00E61DEB" w14:textId="77777777" w:rsidR="008D3176" w:rsidRPr="004429E9" w:rsidRDefault="008D3176" w:rsidP="008D3176">
            <w:pPr>
              <w:jc w:val="both"/>
            </w:pPr>
            <w:r w:rsidRPr="004429E9">
              <w:t xml:space="preserve">а также, </w:t>
            </w:r>
          </w:p>
          <w:p w14:paraId="17167739" w14:textId="77777777" w:rsidR="008D3176" w:rsidRPr="004429E9" w:rsidRDefault="008D3176" w:rsidP="008D3176">
            <w:pPr>
              <w:jc w:val="both"/>
            </w:pPr>
          </w:p>
          <w:p w14:paraId="055945E5" w14:textId="77777777" w:rsidR="008D3176" w:rsidRDefault="008D3176" w:rsidP="008D3176">
            <w:pPr>
              <w:ind w:firstLine="639"/>
              <w:jc w:val="both"/>
            </w:pPr>
            <w:r w:rsidRPr="004429E9">
              <w:t>в случае отражения в указанной выписке текста «Не соответствует», если несоответствие только по одному критерию «Отсутствие существенных прямых расхождений по НДС», заявление о корректировке показателя по критерию «Отсутствие существенных прямых расхождений по НДС», направленное в ФНС России либо ее инспекции в соответствии с порядком, установленным Методикой.</w:t>
            </w:r>
          </w:p>
          <w:p w14:paraId="0CEC2683" w14:textId="77777777" w:rsidR="000450D4" w:rsidRDefault="000450D4" w:rsidP="008D3176">
            <w:pPr>
              <w:ind w:firstLine="639"/>
              <w:jc w:val="both"/>
            </w:pPr>
          </w:p>
          <w:p w14:paraId="5A8E1ABF" w14:textId="77777777" w:rsidR="000450D4" w:rsidRPr="00C11AD1" w:rsidRDefault="000450D4" w:rsidP="000450D4">
            <w:pPr>
              <w:pStyle w:val="afff2"/>
              <w:tabs>
                <w:tab w:val="left" w:pos="923"/>
              </w:tabs>
              <w:spacing w:after="0" w:line="240" w:lineRule="auto"/>
              <w:ind w:left="75" w:firstLine="568"/>
              <w:jc w:val="both"/>
              <w:rPr>
                <w:rFonts w:ascii="Times New Roman" w:hAnsi="Times New Roman"/>
                <w:b/>
                <w:bCs/>
                <w:sz w:val="24"/>
                <w:szCs w:val="24"/>
              </w:rPr>
            </w:pPr>
            <w:r w:rsidRPr="00C11AD1">
              <w:rPr>
                <w:rFonts w:ascii="Times New Roman" w:hAnsi="Times New Roman"/>
                <w:b/>
                <w:bCs/>
                <w:sz w:val="24"/>
                <w:szCs w:val="24"/>
              </w:rPr>
              <w:t>Указанные документы прикладываются во вкладку «Выписка ФНС» Профиля поставщика в ЦР «БРИФ».</w:t>
            </w:r>
          </w:p>
          <w:p w14:paraId="56E1DE3A" w14:textId="18A50335" w:rsidR="000450D4" w:rsidRPr="008E0E93" w:rsidRDefault="000450D4" w:rsidP="000450D4">
            <w:pPr>
              <w:ind w:firstLine="639"/>
              <w:jc w:val="both"/>
              <w:rPr>
                <w:rFonts w:ascii="Calibri" w:hAnsi="Calibri" w:cs="Calibri"/>
                <w:b/>
                <w:bCs/>
              </w:rPr>
            </w:pPr>
            <w:r w:rsidRPr="00C11AD1">
              <w:rPr>
                <w:b/>
                <w:bCs/>
              </w:rPr>
              <w:t>Проверка на соответствие данному требованию осуществляется организатором закупки (заказчиком) самостоятельно</w:t>
            </w:r>
            <w:r>
              <w:rPr>
                <w:b/>
                <w:bCs/>
              </w:rPr>
              <w:t>.</w:t>
            </w:r>
          </w:p>
        </w:tc>
      </w:tr>
      <w:tr w:rsidR="006C31BD" w:rsidRPr="001D44F2" w14:paraId="4648AE92" w14:textId="77777777" w:rsidTr="00165DE9">
        <w:trPr>
          <w:gridAfter w:val="1"/>
          <w:wAfter w:w="8" w:type="dxa"/>
          <w:trHeight w:val="440"/>
        </w:trPr>
        <w:tc>
          <w:tcPr>
            <w:tcW w:w="709" w:type="dxa"/>
            <w:vAlign w:val="center"/>
          </w:tcPr>
          <w:p w14:paraId="3FEFBE7B" w14:textId="77777777" w:rsidR="006C31BD" w:rsidRPr="001D44F2" w:rsidRDefault="006C31BD" w:rsidP="00D16BA1">
            <w:pPr>
              <w:pStyle w:val="afff2"/>
              <w:numPr>
                <w:ilvl w:val="0"/>
                <w:numId w:val="24"/>
              </w:numPr>
              <w:tabs>
                <w:tab w:val="left" w:pos="426"/>
              </w:tabs>
              <w:spacing w:after="0" w:line="240" w:lineRule="auto"/>
              <w:ind w:left="0" w:firstLine="0"/>
              <w:rPr>
                <w:rFonts w:ascii="Times New Roman" w:hAnsi="Times New Roman"/>
                <w:sz w:val="24"/>
                <w:szCs w:val="24"/>
              </w:rPr>
            </w:pPr>
            <w:bookmarkStart w:id="7" w:name="_Ref407691222"/>
          </w:p>
        </w:tc>
        <w:bookmarkEnd w:id="7"/>
        <w:tc>
          <w:tcPr>
            <w:tcW w:w="6727" w:type="dxa"/>
          </w:tcPr>
          <w:p w14:paraId="6B6B3B1D" w14:textId="77777777" w:rsidR="006C31BD" w:rsidRPr="0023391C" w:rsidRDefault="006C31BD" w:rsidP="00970FA8">
            <w:pPr>
              <w:ind w:right="153"/>
              <w:jc w:val="both"/>
              <w:rPr>
                <w:b/>
              </w:rPr>
            </w:pPr>
            <w:r w:rsidRPr="00791E6E">
              <w:rPr>
                <w:b/>
              </w:rPr>
              <w:t>не иметь ограничений для участия в закупках, установленных законодательством Российской Федерации, а также</w:t>
            </w:r>
            <w:r>
              <w:rPr>
                <w:b/>
              </w:rPr>
              <w:t xml:space="preserve"> </w:t>
            </w:r>
            <w:r w:rsidRPr="0023391C">
              <w:rPr>
                <w:b/>
              </w:rPr>
              <w:t>соответствовать требованиям, установленным на основании</w:t>
            </w:r>
            <w:r>
              <w:rPr>
                <w:b/>
              </w:rPr>
              <w:t xml:space="preserve"> постановлений и</w:t>
            </w:r>
            <w:r w:rsidRPr="0023391C">
              <w:rPr>
                <w:b/>
              </w:rPr>
              <w:t xml:space="preserve"> поручений Правительства Российской Федерации:</w:t>
            </w:r>
          </w:p>
          <w:p w14:paraId="0BC7BDDA" w14:textId="77777777" w:rsidR="006C31BD" w:rsidRDefault="006C31BD" w:rsidP="00970FA8">
            <w:pPr>
              <w:ind w:right="153" w:firstLine="706"/>
              <w:jc w:val="both"/>
            </w:pPr>
            <w:r>
              <w:t xml:space="preserve">участник закупки </w:t>
            </w:r>
            <w:r w:rsidRPr="001D44F2">
              <w:t>должен раскрыть информацию в отношении всей цепочки собственников, включая бенефициаров (в том числе конечных).</w:t>
            </w:r>
          </w:p>
          <w:p w14:paraId="08CB007B" w14:textId="77777777" w:rsidR="006C31BD" w:rsidRPr="001D44F2" w:rsidRDefault="006C31BD" w:rsidP="00165DE9">
            <w:pPr>
              <w:ind w:right="153" w:firstLine="707"/>
              <w:jc w:val="both"/>
            </w:pPr>
            <w:r>
              <w:t>участники закупки и/или их привлекаемые субподрядчики (соисполнители), изготовители должны отсутствовать в перечнях физических лиц, юридических лиц, а также контролируемых указанными физическими и юридическими лицами организаций, в отношении которых применяются специальные экономические меры в соответствии с постановлением Правительства Российской Федерации от 01.11.2018 № 1300 «О мерах по реализации Указа Президента Российской Федерации от 22 октября 2018 г. № 592»</w:t>
            </w:r>
            <w:r w:rsidRPr="00E8740A">
              <w:t xml:space="preserve"> и постановлением Правительства Российской Федерации от 11.05.2022 № 851 «О мерах по реализации Указа Президента Российской Федерации от 3 мая 2022 г. № 252»</w:t>
            </w:r>
            <w:r>
              <w:t>.</w:t>
            </w:r>
          </w:p>
        </w:tc>
        <w:tc>
          <w:tcPr>
            <w:tcW w:w="8221" w:type="dxa"/>
          </w:tcPr>
          <w:p w14:paraId="6EDE2F92" w14:textId="59BAD3D2" w:rsidR="006C31BD" w:rsidRDefault="006C31BD" w:rsidP="00142B8D">
            <w:pPr>
              <w:pStyle w:val="afff2"/>
              <w:numPr>
                <w:ilvl w:val="0"/>
                <w:numId w:val="29"/>
              </w:numPr>
              <w:tabs>
                <w:tab w:val="left" w:pos="300"/>
                <w:tab w:val="left" w:pos="785"/>
              </w:tabs>
              <w:spacing w:after="0" w:line="240" w:lineRule="auto"/>
              <w:ind w:left="0" w:right="153" w:firstLine="498"/>
              <w:jc w:val="both"/>
              <w:rPr>
                <w:rFonts w:ascii="Times New Roman" w:hAnsi="Times New Roman"/>
                <w:sz w:val="24"/>
                <w:szCs w:val="24"/>
              </w:rPr>
            </w:pPr>
            <w:r w:rsidRPr="001D44F2">
              <w:rPr>
                <w:rFonts w:ascii="Times New Roman" w:hAnsi="Times New Roman"/>
                <w:sz w:val="24"/>
                <w:szCs w:val="24"/>
              </w:rPr>
              <w:t xml:space="preserve">заполненное участником закупки </w:t>
            </w:r>
            <w:r w:rsidR="00165DE9">
              <w:rPr>
                <w:rFonts w:ascii="Times New Roman" w:hAnsi="Times New Roman"/>
                <w:sz w:val="24"/>
                <w:szCs w:val="24"/>
              </w:rPr>
              <w:t>в ЦР «БРИФ»</w:t>
            </w:r>
            <w:r>
              <w:rPr>
                <w:rFonts w:ascii="Times New Roman" w:hAnsi="Times New Roman"/>
                <w:sz w:val="24"/>
                <w:szCs w:val="24"/>
              </w:rPr>
              <w:t xml:space="preserve"> п</w:t>
            </w:r>
            <w:r w:rsidRPr="001D44F2">
              <w:rPr>
                <w:rFonts w:ascii="Times New Roman" w:hAnsi="Times New Roman"/>
                <w:sz w:val="24"/>
                <w:szCs w:val="24"/>
              </w:rPr>
              <w:t>одтверждение</w:t>
            </w:r>
            <w:r>
              <w:rPr>
                <w:rFonts w:ascii="Times New Roman" w:hAnsi="Times New Roman"/>
                <w:sz w:val="24"/>
                <w:szCs w:val="24"/>
              </w:rPr>
              <w:t xml:space="preserve"> о ненахожден</w:t>
            </w:r>
            <w:r w:rsidRPr="00EF3630">
              <w:rPr>
                <w:rFonts w:ascii="Times New Roman" w:hAnsi="Times New Roman"/>
                <w:sz w:val="24"/>
                <w:szCs w:val="24"/>
              </w:rPr>
              <w:t>и</w:t>
            </w:r>
            <w:r>
              <w:rPr>
                <w:rFonts w:ascii="Times New Roman" w:hAnsi="Times New Roman"/>
                <w:sz w:val="24"/>
                <w:szCs w:val="24"/>
              </w:rPr>
              <w:t>и</w:t>
            </w:r>
            <w:r w:rsidRPr="00EF3630">
              <w:rPr>
                <w:rFonts w:ascii="Times New Roman" w:hAnsi="Times New Roman"/>
                <w:sz w:val="24"/>
                <w:szCs w:val="24"/>
              </w:rPr>
              <w:t xml:space="preserve"> </w:t>
            </w:r>
            <w:r w:rsidRPr="00040353">
              <w:rPr>
                <w:rFonts w:ascii="Times New Roman" w:hAnsi="Times New Roman"/>
                <w:sz w:val="24"/>
                <w:szCs w:val="24"/>
              </w:rPr>
              <w:t>участник</w:t>
            </w:r>
            <w:r>
              <w:rPr>
                <w:rFonts w:ascii="Times New Roman" w:hAnsi="Times New Roman"/>
                <w:sz w:val="24"/>
                <w:szCs w:val="24"/>
              </w:rPr>
              <w:t>а</w:t>
            </w:r>
            <w:r w:rsidRPr="00040353">
              <w:rPr>
                <w:rFonts w:ascii="Times New Roman" w:hAnsi="Times New Roman"/>
                <w:sz w:val="24"/>
                <w:szCs w:val="24"/>
              </w:rPr>
              <w:t xml:space="preserve"> закупки</w:t>
            </w:r>
            <w:r w:rsidR="00165DE9">
              <w:rPr>
                <w:rFonts w:ascii="Times New Roman" w:hAnsi="Times New Roman"/>
                <w:sz w:val="24"/>
                <w:szCs w:val="24"/>
              </w:rPr>
              <w:t xml:space="preserve">, </w:t>
            </w:r>
            <w:r>
              <w:rPr>
                <w:rFonts w:ascii="Times New Roman" w:hAnsi="Times New Roman"/>
                <w:sz w:val="24"/>
                <w:szCs w:val="24"/>
              </w:rPr>
              <w:t>его</w:t>
            </w:r>
            <w:r w:rsidRPr="00040353">
              <w:rPr>
                <w:rFonts w:ascii="Times New Roman" w:hAnsi="Times New Roman"/>
                <w:sz w:val="24"/>
                <w:szCs w:val="24"/>
              </w:rPr>
              <w:t xml:space="preserve"> субподрядчик</w:t>
            </w:r>
            <w:r>
              <w:rPr>
                <w:rFonts w:ascii="Times New Roman" w:hAnsi="Times New Roman"/>
                <w:sz w:val="24"/>
                <w:szCs w:val="24"/>
              </w:rPr>
              <w:t>ов</w:t>
            </w:r>
            <w:r w:rsidRPr="00040353">
              <w:rPr>
                <w:rFonts w:ascii="Times New Roman" w:hAnsi="Times New Roman"/>
                <w:sz w:val="24"/>
                <w:szCs w:val="24"/>
              </w:rPr>
              <w:t xml:space="preserve"> (соисполнител</w:t>
            </w:r>
            <w:r>
              <w:rPr>
                <w:rFonts w:ascii="Times New Roman" w:hAnsi="Times New Roman"/>
                <w:sz w:val="24"/>
                <w:szCs w:val="24"/>
              </w:rPr>
              <w:t>ей</w:t>
            </w:r>
            <w:r w:rsidRPr="00040353">
              <w:rPr>
                <w:rFonts w:ascii="Times New Roman" w:hAnsi="Times New Roman"/>
                <w:sz w:val="24"/>
                <w:szCs w:val="24"/>
              </w:rPr>
              <w:t xml:space="preserve">), </w:t>
            </w:r>
            <w:r w:rsidRPr="003D73DE">
              <w:rPr>
                <w:rFonts w:ascii="Times New Roman" w:hAnsi="Times New Roman"/>
                <w:sz w:val="24"/>
                <w:szCs w:val="24"/>
              </w:rPr>
              <w:t>изготовителей</w:t>
            </w:r>
            <w:r w:rsidRPr="00516EFF">
              <w:rPr>
                <w:rFonts w:ascii="Times New Roman" w:hAnsi="Times New Roman"/>
                <w:sz w:val="24"/>
                <w:szCs w:val="24"/>
              </w:rPr>
              <w:t>, а также контролирующих указанные организации физических и юридических лиц</w:t>
            </w:r>
            <w:r w:rsidRPr="00040353">
              <w:rPr>
                <w:rFonts w:ascii="Times New Roman" w:hAnsi="Times New Roman"/>
                <w:sz w:val="24"/>
                <w:szCs w:val="24"/>
              </w:rPr>
              <w:t xml:space="preserve"> в перечнях физических </w:t>
            </w:r>
            <w:r>
              <w:rPr>
                <w:rFonts w:ascii="Times New Roman" w:hAnsi="Times New Roman"/>
                <w:sz w:val="24"/>
                <w:szCs w:val="24"/>
              </w:rPr>
              <w:t>и</w:t>
            </w:r>
            <w:r w:rsidRPr="00040353">
              <w:rPr>
                <w:rFonts w:ascii="Times New Roman" w:hAnsi="Times New Roman"/>
                <w:sz w:val="24"/>
                <w:szCs w:val="24"/>
              </w:rPr>
              <w:t xml:space="preserve"> юридических лиц,  в отношении которых применяются специальные экономические меры </w:t>
            </w:r>
            <w:r>
              <w:rPr>
                <w:rFonts w:ascii="Times New Roman" w:hAnsi="Times New Roman"/>
                <w:sz w:val="24"/>
                <w:szCs w:val="24"/>
              </w:rPr>
              <w:t xml:space="preserve">в </w:t>
            </w:r>
            <w:r w:rsidRPr="00040353">
              <w:rPr>
                <w:rFonts w:ascii="Times New Roman" w:hAnsi="Times New Roman"/>
                <w:sz w:val="24"/>
                <w:szCs w:val="24"/>
              </w:rPr>
              <w:t>соответствии с постановлением Правительства Российской Федерации от 01.11.2018 № 1300 «О мерах по реализации Указа Президента Российской Федерации от 22 октября 2018 г. № 592»</w:t>
            </w:r>
            <w:r>
              <w:t xml:space="preserve"> </w:t>
            </w:r>
            <w:r w:rsidRPr="0050495A">
              <w:rPr>
                <w:rFonts w:ascii="Times New Roman" w:hAnsi="Times New Roman"/>
                <w:sz w:val="24"/>
                <w:szCs w:val="24"/>
              </w:rPr>
              <w:t>и постановлением Правительства Российской Федерации от 11.05.2022 № 851 «О мерах по реализации Указа Президента Российской Федерации от 3 мая 2022 г. № 252»</w:t>
            </w:r>
            <w:r w:rsidR="00165DE9">
              <w:rPr>
                <w:rFonts w:ascii="Times New Roman" w:hAnsi="Times New Roman"/>
                <w:sz w:val="24"/>
                <w:szCs w:val="24"/>
              </w:rPr>
              <w:t>;</w:t>
            </w:r>
          </w:p>
          <w:p w14:paraId="4DCECB85" w14:textId="03AAF287" w:rsidR="006C31BD" w:rsidRDefault="000A1991" w:rsidP="008C0501">
            <w:pPr>
              <w:pStyle w:val="afff2"/>
              <w:numPr>
                <w:ilvl w:val="0"/>
                <w:numId w:val="29"/>
              </w:numPr>
              <w:tabs>
                <w:tab w:val="left" w:pos="300"/>
              </w:tabs>
              <w:spacing w:after="0" w:line="240" w:lineRule="auto"/>
              <w:ind w:left="0" w:right="153" w:firstLine="498"/>
              <w:jc w:val="both"/>
              <w:rPr>
                <w:rFonts w:ascii="Times New Roman" w:hAnsi="Times New Roman"/>
                <w:sz w:val="24"/>
                <w:szCs w:val="24"/>
              </w:rPr>
            </w:pPr>
            <w:r>
              <w:rPr>
                <w:rFonts w:ascii="Times New Roman" w:hAnsi="Times New Roman"/>
                <w:sz w:val="24"/>
                <w:szCs w:val="24"/>
              </w:rPr>
              <w:t xml:space="preserve"> </w:t>
            </w:r>
            <w:r w:rsidR="006C31BD" w:rsidRPr="001D44F2">
              <w:rPr>
                <w:rFonts w:ascii="Times New Roman" w:hAnsi="Times New Roman"/>
                <w:sz w:val="24"/>
                <w:szCs w:val="24"/>
              </w:rPr>
              <w:t xml:space="preserve">заполненное участником закупки </w:t>
            </w:r>
            <w:r w:rsidR="00165DE9">
              <w:rPr>
                <w:rFonts w:ascii="Times New Roman" w:hAnsi="Times New Roman"/>
                <w:sz w:val="24"/>
                <w:szCs w:val="24"/>
              </w:rPr>
              <w:t>в ЦР «БРИФ»</w:t>
            </w:r>
            <w:r w:rsidR="006C31BD" w:rsidRPr="001D44F2">
              <w:rPr>
                <w:rFonts w:ascii="Times New Roman" w:hAnsi="Times New Roman"/>
                <w:sz w:val="24"/>
                <w:szCs w:val="24"/>
              </w:rPr>
              <w:t xml:space="preserve"> обязательство в случае заключения с ним договора представить до момента заключения договора </w:t>
            </w:r>
            <w:r w:rsidR="006C31BD" w:rsidRPr="00165DE9">
              <w:rPr>
                <w:rFonts w:ascii="Times New Roman" w:hAnsi="Times New Roman"/>
                <w:sz w:val="24"/>
                <w:szCs w:val="24"/>
                <w:u w:val="single"/>
              </w:rPr>
              <w:t>сведения о цепочке собственников</w:t>
            </w:r>
            <w:r w:rsidR="006C31BD" w:rsidRPr="00562EBB">
              <w:rPr>
                <w:rFonts w:ascii="Times New Roman" w:hAnsi="Times New Roman"/>
                <w:sz w:val="24"/>
                <w:szCs w:val="24"/>
              </w:rPr>
              <w:t xml:space="preserve">, включая бенефициаров (в том числе конечных) участника закупки, его субподрядчиков (соисполнителей), изготовителей по форме и в соответствии с инструкциями, приведенными в </w:t>
            </w:r>
            <w:r w:rsidR="00165DE9">
              <w:rPr>
                <w:rFonts w:ascii="Times New Roman" w:hAnsi="Times New Roman"/>
                <w:sz w:val="24"/>
                <w:szCs w:val="24"/>
              </w:rPr>
              <w:t>ЦР «БРИФ»</w:t>
            </w:r>
            <w:r w:rsidR="006C31BD">
              <w:rPr>
                <w:rFonts w:ascii="Times New Roman" w:hAnsi="Times New Roman"/>
                <w:sz w:val="24"/>
                <w:szCs w:val="24"/>
              </w:rPr>
              <w:t>.</w:t>
            </w:r>
          </w:p>
          <w:p w14:paraId="5026E050" w14:textId="63644ABA" w:rsidR="000A1991" w:rsidRPr="000A1991" w:rsidRDefault="000A1991" w:rsidP="008C0501">
            <w:pPr>
              <w:pStyle w:val="afff2"/>
              <w:numPr>
                <w:ilvl w:val="0"/>
                <w:numId w:val="29"/>
              </w:numPr>
              <w:tabs>
                <w:tab w:val="left" w:pos="300"/>
              </w:tabs>
              <w:spacing w:after="0" w:line="240" w:lineRule="auto"/>
              <w:ind w:left="0" w:right="153" w:firstLine="498"/>
              <w:jc w:val="both"/>
              <w:rPr>
                <w:rFonts w:ascii="Times New Roman" w:hAnsi="Times New Roman"/>
                <w:sz w:val="24"/>
                <w:szCs w:val="24"/>
              </w:rPr>
            </w:pPr>
            <w:r w:rsidRPr="000A1991">
              <w:rPr>
                <w:rFonts w:ascii="Times New Roman" w:hAnsi="Times New Roman"/>
                <w:sz w:val="24"/>
                <w:szCs w:val="24"/>
              </w:rPr>
              <w:t xml:space="preserve">заполненное участником закупки в ЦР «БРИФ» обязательство в случае заключения с ним договора представить до момента заключения договора </w:t>
            </w:r>
            <w:r w:rsidRPr="000A1991">
              <w:rPr>
                <w:rFonts w:ascii="Times New Roman" w:hAnsi="Times New Roman"/>
                <w:sz w:val="24"/>
                <w:szCs w:val="24"/>
                <w:u w:val="single"/>
              </w:rPr>
              <w:t>документы, подтверждающие сведения</w:t>
            </w:r>
            <w:r w:rsidRPr="000A1991">
              <w:rPr>
                <w:rFonts w:ascii="Times New Roman" w:hAnsi="Times New Roman"/>
                <w:sz w:val="24"/>
                <w:szCs w:val="24"/>
              </w:rPr>
              <w:t xml:space="preserve"> о цепочке собственников участника закупки, включая бенефициаров (в том числе конечных).</w:t>
            </w:r>
          </w:p>
          <w:p w14:paraId="5CD3D96A" w14:textId="11629AA4" w:rsidR="00165DE9" w:rsidRPr="005722F1" w:rsidRDefault="00165DE9" w:rsidP="008C0501">
            <w:pPr>
              <w:pStyle w:val="afff2"/>
              <w:tabs>
                <w:tab w:val="left" w:pos="300"/>
              </w:tabs>
              <w:spacing w:after="0" w:line="240" w:lineRule="auto"/>
              <w:ind w:left="0" w:right="153" w:firstLine="498"/>
              <w:jc w:val="both"/>
              <w:rPr>
                <w:rFonts w:ascii="Times New Roman" w:hAnsi="Times New Roman"/>
                <w:sz w:val="24"/>
                <w:szCs w:val="24"/>
              </w:rPr>
            </w:pPr>
            <w:r w:rsidRPr="006C31BD">
              <w:rPr>
                <w:rStyle w:val="fontstyle01"/>
                <w:rFonts w:ascii="Times New Roman" w:hAnsi="Times New Roman"/>
                <w:b/>
                <w:bCs/>
                <w:sz w:val="24"/>
                <w:szCs w:val="24"/>
              </w:rPr>
              <w:lastRenderedPageBreak/>
              <w:t>Проверка на соответствие данному требованию осуществляется автоматически в ЦР «БРИФ».</w:t>
            </w:r>
          </w:p>
        </w:tc>
      </w:tr>
      <w:tr w:rsidR="006C31BD" w:rsidRPr="001D44F2" w14:paraId="6A51CC8D" w14:textId="77777777" w:rsidTr="00165DE9">
        <w:trPr>
          <w:gridAfter w:val="1"/>
          <w:wAfter w:w="8" w:type="dxa"/>
          <w:trHeight w:val="77"/>
        </w:trPr>
        <w:tc>
          <w:tcPr>
            <w:tcW w:w="709" w:type="dxa"/>
            <w:vAlign w:val="center"/>
          </w:tcPr>
          <w:p w14:paraId="56D637CD" w14:textId="77777777" w:rsidR="006C31BD" w:rsidRPr="001D44F2" w:rsidRDefault="006C31BD" w:rsidP="00D16BA1">
            <w:pPr>
              <w:pStyle w:val="afff2"/>
              <w:numPr>
                <w:ilvl w:val="0"/>
                <w:numId w:val="24"/>
              </w:numPr>
              <w:tabs>
                <w:tab w:val="left" w:pos="426"/>
              </w:tabs>
              <w:spacing w:after="0" w:line="240" w:lineRule="auto"/>
              <w:ind w:left="0" w:firstLine="0"/>
              <w:rPr>
                <w:rFonts w:ascii="Times New Roman" w:hAnsi="Times New Roman"/>
                <w:sz w:val="24"/>
                <w:szCs w:val="24"/>
              </w:rPr>
            </w:pPr>
            <w:bookmarkStart w:id="8" w:name="_Ref407725695"/>
          </w:p>
        </w:tc>
        <w:bookmarkEnd w:id="8"/>
        <w:tc>
          <w:tcPr>
            <w:tcW w:w="6727" w:type="dxa"/>
          </w:tcPr>
          <w:p w14:paraId="50C3B7F5" w14:textId="77777777" w:rsidR="006C31BD" w:rsidRPr="001D44F2" w:rsidRDefault="006C31BD" w:rsidP="00970FA8">
            <w:pPr>
              <w:ind w:right="153"/>
              <w:jc w:val="both"/>
            </w:pPr>
            <w:r w:rsidRPr="00CF175D">
              <w:rPr>
                <w:b/>
              </w:rPr>
              <w:t>уровень обеспеченности финансовыми ресурсами</w:t>
            </w:r>
            <w:r w:rsidRPr="001D44F2">
              <w:t xml:space="preserve"> </w:t>
            </w:r>
            <w:r>
              <w:t xml:space="preserve">у </w:t>
            </w:r>
            <w:r w:rsidRPr="001D44F2">
              <w:t>участника закупки должен быть не ниже 30 единиц, согласно методике расчета</w:t>
            </w:r>
            <w:r>
              <w:t>, указанной в Разделе 3 Части 1 настоящей закупочной документации</w:t>
            </w:r>
            <w:r w:rsidRPr="001D44F2">
              <w:t xml:space="preserve"> </w:t>
            </w:r>
          </w:p>
          <w:p w14:paraId="7F750758" w14:textId="77777777" w:rsidR="006C31BD" w:rsidRPr="001D44F2" w:rsidRDefault="006C31BD" w:rsidP="00970FA8">
            <w:pPr>
              <w:ind w:right="153"/>
            </w:pPr>
          </w:p>
          <w:p w14:paraId="61E22A64" w14:textId="16BC84E2" w:rsidR="006C31BD" w:rsidRPr="001D44F2" w:rsidRDefault="006C31BD" w:rsidP="00970FA8">
            <w:pPr>
              <w:ind w:right="153"/>
              <w:jc w:val="both"/>
            </w:pPr>
          </w:p>
        </w:tc>
        <w:tc>
          <w:tcPr>
            <w:tcW w:w="8221" w:type="dxa"/>
            <w:tcBorders>
              <w:top w:val="single" w:sz="4" w:space="0" w:color="auto"/>
              <w:bottom w:val="single" w:sz="4" w:space="0" w:color="auto"/>
            </w:tcBorders>
          </w:tcPr>
          <w:p w14:paraId="3C813BAF" w14:textId="3194F67B" w:rsidR="006C31BD" w:rsidRDefault="006C31BD" w:rsidP="008C0501">
            <w:pPr>
              <w:pStyle w:val="afff2"/>
              <w:numPr>
                <w:ilvl w:val="0"/>
                <w:numId w:val="29"/>
              </w:numPr>
              <w:tabs>
                <w:tab w:val="left" w:pos="300"/>
              </w:tabs>
              <w:spacing w:after="0" w:line="240" w:lineRule="auto"/>
              <w:ind w:left="0" w:right="153" w:firstLine="356"/>
              <w:jc w:val="both"/>
            </w:pPr>
            <w:r w:rsidRPr="001D44F2">
              <w:rPr>
                <w:rFonts w:ascii="Times New Roman" w:hAnsi="Times New Roman"/>
                <w:sz w:val="24"/>
                <w:szCs w:val="24"/>
              </w:rPr>
              <w:t xml:space="preserve">копии </w:t>
            </w:r>
            <w:r w:rsidRPr="0027054D">
              <w:rPr>
                <w:rFonts w:ascii="Times New Roman" w:hAnsi="Times New Roman"/>
                <w:sz w:val="24"/>
                <w:szCs w:val="24"/>
              </w:rPr>
              <w:t xml:space="preserve">бухгалтерской (финансовой) отчетности за </w:t>
            </w:r>
            <w:r>
              <w:rPr>
                <w:rFonts w:ascii="Times New Roman" w:hAnsi="Times New Roman"/>
                <w:sz w:val="24"/>
                <w:szCs w:val="24"/>
              </w:rPr>
              <w:t>истекший финансовый</w:t>
            </w:r>
            <w:r w:rsidRPr="0027054D">
              <w:rPr>
                <w:rFonts w:ascii="Times New Roman" w:hAnsi="Times New Roman"/>
                <w:sz w:val="24"/>
                <w:szCs w:val="24"/>
              </w:rPr>
              <w:t xml:space="preserve"> год и </w:t>
            </w:r>
            <w:r>
              <w:rPr>
                <w:rFonts w:ascii="Times New Roman" w:hAnsi="Times New Roman"/>
                <w:sz w:val="24"/>
                <w:szCs w:val="24"/>
              </w:rPr>
              <w:t>за истекший</w:t>
            </w:r>
            <w:r w:rsidRPr="0027054D">
              <w:rPr>
                <w:rFonts w:ascii="Times New Roman" w:hAnsi="Times New Roman"/>
                <w:sz w:val="24"/>
                <w:szCs w:val="24"/>
              </w:rPr>
              <w:t xml:space="preserve"> период финансового года (</w:t>
            </w:r>
            <w:r w:rsidR="00165DE9">
              <w:rPr>
                <w:rFonts w:ascii="Times New Roman" w:hAnsi="Times New Roman"/>
                <w:sz w:val="24"/>
                <w:szCs w:val="24"/>
              </w:rPr>
              <w:t>3</w:t>
            </w:r>
            <w:r w:rsidR="00165DE9" w:rsidRPr="0027054D">
              <w:rPr>
                <w:rFonts w:ascii="Times New Roman" w:hAnsi="Times New Roman"/>
                <w:sz w:val="24"/>
                <w:szCs w:val="24"/>
              </w:rPr>
              <w:t xml:space="preserve"> месяц</w:t>
            </w:r>
            <w:r w:rsidR="00165DE9">
              <w:rPr>
                <w:rFonts w:ascii="Times New Roman" w:hAnsi="Times New Roman"/>
                <w:sz w:val="24"/>
                <w:szCs w:val="24"/>
              </w:rPr>
              <w:t>а</w:t>
            </w:r>
            <w:r w:rsidR="00165DE9" w:rsidRPr="0027054D">
              <w:rPr>
                <w:rFonts w:ascii="Times New Roman" w:hAnsi="Times New Roman"/>
                <w:sz w:val="24"/>
                <w:szCs w:val="24"/>
              </w:rPr>
              <w:t xml:space="preserve"> текущего финансового года</w:t>
            </w:r>
            <w:r w:rsidR="00165DE9">
              <w:rPr>
                <w:rFonts w:ascii="Times New Roman" w:hAnsi="Times New Roman"/>
                <w:sz w:val="24"/>
                <w:szCs w:val="24"/>
              </w:rPr>
              <w:t xml:space="preserve"> /</w:t>
            </w:r>
            <w:r w:rsidRPr="0027054D">
              <w:rPr>
                <w:rFonts w:ascii="Times New Roman" w:hAnsi="Times New Roman"/>
                <w:sz w:val="24"/>
                <w:szCs w:val="24"/>
              </w:rPr>
              <w:t xml:space="preserve">6 месяцев текущего финансового года/ 9 месяцев текущего финансового года) </w:t>
            </w:r>
            <w:r w:rsidRPr="00374B97">
              <w:rPr>
                <w:rFonts w:ascii="Times New Roman" w:hAnsi="Times New Roman"/>
                <w:sz w:val="24"/>
                <w:szCs w:val="24"/>
              </w:rPr>
              <w:t>и/или иные формы предоставления данных участниками закупки</w:t>
            </w:r>
            <w:r w:rsidRPr="0027054D">
              <w:rPr>
                <w:rFonts w:ascii="Times New Roman" w:hAnsi="Times New Roman"/>
                <w:sz w:val="24"/>
                <w:szCs w:val="24"/>
              </w:rPr>
              <w:t xml:space="preserve"> в соответствии с требованиями и порядком, предусмотренными </w:t>
            </w:r>
            <w:r>
              <w:rPr>
                <w:rFonts w:ascii="Times New Roman" w:hAnsi="Times New Roman"/>
                <w:sz w:val="24"/>
                <w:szCs w:val="24"/>
              </w:rPr>
              <w:t>Р</w:t>
            </w:r>
            <w:r w:rsidRPr="0027054D">
              <w:rPr>
                <w:rFonts w:ascii="Times New Roman" w:hAnsi="Times New Roman"/>
                <w:sz w:val="24"/>
                <w:szCs w:val="24"/>
              </w:rPr>
              <w:t>азделом 3 документации.</w:t>
            </w:r>
            <w:r w:rsidRPr="001D44F2">
              <w:t xml:space="preserve"> </w:t>
            </w:r>
          </w:p>
          <w:p w14:paraId="2C4A4F2C" w14:textId="77777777" w:rsidR="00165DE9" w:rsidRDefault="00165DE9" w:rsidP="00165DE9">
            <w:pPr>
              <w:ind w:firstLine="347"/>
              <w:jc w:val="both"/>
              <w:rPr>
                <w:rStyle w:val="fontstyle01"/>
                <w:rFonts w:ascii="Times New Roman" w:hAnsi="Times New Roman"/>
                <w:sz w:val="24"/>
                <w:szCs w:val="24"/>
              </w:rPr>
            </w:pPr>
            <w:r w:rsidRPr="00165DE9">
              <w:rPr>
                <w:rStyle w:val="fontstyle01"/>
                <w:rFonts w:ascii="Times New Roman" w:hAnsi="Times New Roman"/>
                <w:sz w:val="24"/>
                <w:szCs w:val="24"/>
              </w:rPr>
              <w:t xml:space="preserve">или </w:t>
            </w:r>
          </w:p>
          <w:p w14:paraId="0EAA0542" w14:textId="68AF7C70" w:rsidR="00165DE9" w:rsidRDefault="00165DE9" w:rsidP="008C0501">
            <w:pPr>
              <w:ind w:firstLine="356"/>
              <w:jc w:val="both"/>
            </w:pPr>
            <w:r w:rsidRPr="00165DE9">
              <w:rPr>
                <w:rStyle w:val="fontstyle01"/>
                <w:rFonts w:ascii="Times New Roman" w:hAnsi="Times New Roman"/>
                <w:sz w:val="24"/>
                <w:szCs w:val="24"/>
              </w:rPr>
              <w:t>форма согласно таблице 4 (подраздел 4.3 раздела 3 документации), предоставляемая в соответствии с правилами обращения с такой информацией, установленными соответствующими нормативными правовыми актами Российской Федерации (если установлены)</w:t>
            </w:r>
            <w:r>
              <w:rPr>
                <w:rStyle w:val="fontstyle01"/>
                <w:rFonts w:ascii="Times New Roman" w:hAnsi="Times New Roman"/>
                <w:sz w:val="24"/>
                <w:szCs w:val="24"/>
              </w:rPr>
              <w:t xml:space="preserve"> (</w:t>
            </w:r>
            <w:r w:rsidRPr="00165DE9">
              <w:rPr>
                <w:rStyle w:val="fontstyle01"/>
                <w:rFonts w:ascii="Times New Roman" w:hAnsi="Times New Roman"/>
                <w:sz w:val="24"/>
                <w:szCs w:val="24"/>
              </w:rPr>
              <w:t>в случае, если доступ к бухгалтерской (финансовой) отчетности участника закупки ограничен по основаниям, определенным законодательством Российской Федерации)</w:t>
            </w:r>
          </w:p>
          <w:p w14:paraId="0A429761" w14:textId="77777777" w:rsidR="00165DE9" w:rsidRDefault="00165DE9" w:rsidP="00165DE9">
            <w:pPr>
              <w:jc w:val="both"/>
              <w:rPr>
                <w:rStyle w:val="fontstyle01"/>
                <w:rFonts w:ascii="Times New Roman" w:hAnsi="Times New Roman"/>
                <w:sz w:val="24"/>
                <w:szCs w:val="24"/>
              </w:rPr>
            </w:pPr>
          </w:p>
          <w:p w14:paraId="6292B84D" w14:textId="77777777" w:rsidR="00165DE9" w:rsidRDefault="00165DE9" w:rsidP="000A1991">
            <w:pPr>
              <w:ind w:firstLine="351"/>
              <w:jc w:val="both"/>
              <w:rPr>
                <w:rStyle w:val="fontstyle01"/>
                <w:rFonts w:ascii="Times New Roman" w:hAnsi="Times New Roman"/>
                <w:sz w:val="24"/>
                <w:szCs w:val="24"/>
              </w:rPr>
            </w:pPr>
            <w:r w:rsidRPr="00165DE9">
              <w:rPr>
                <w:rStyle w:val="fontstyle01"/>
                <w:rFonts w:ascii="Times New Roman" w:hAnsi="Times New Roman"/>
                <w:sz w:val="24"/>
                <w:szCs w:val="24"/>
              </w:rPr>
              <w:t xml:space="preserve">Отчетность за 3 месяца текущего финансового года принимается только если организация создана в текущем году. </w:t>
            </w:r>
          </w:p>
          <w:p w14:paraId="14CF3DAE" w14:textId="77777777" w:rsidR="00165DE9" w:rsidRDefault="00165DE9" w:rsidP="00165DE9">
            <w:pPr>
              <w:jc w:val="both"/>
              <w:rPr>
                <w:rStyle w:val="fontstyle01"/>
                <w:rFonts w:ascii="Times New Roman" w:hAnsi="Times New Roman"/>
                <w:sz w:val="24"/>
                <w:szCs w:val="24"/>
              </w:rPr>
            </w:pPr>
          </w:p>
          <w:p w14:paraId="1532AFA9" w14:textId="77777777" w:rsidR="00165DE9" w:rsidRPr="00165DE9" w:rsidRDefault="00165DE9" w:rsidP="008C0501">
            <w:pPr>
              <w:ind w:firstLine="356"/>
              <w:jc w:val="both"/>
              <w:rPr>
                <w:rStyle w:val="fontstyle01"/>
                <w:rFonts w:ascii="Times New Roman" w:hAnsi="Times New Roman"/>
                <w:b/>
                <w:bCs/>
                <w:sz w:val="24"/>
                <w:szCs w:val="24"/>
              </w:rPr>
            </w:pPr>
            <w:r w:rsidRPr="00165DE9">
              <w:rPr>
                <w:rStyle w:val="fontstyle01"/>
                <w:rFonts w:ascii="Times New Roman" w:hAnsi="Times New Roman"/>
                <w:b/>
                <w:bCs/>
                <w:sz w:val="24"/>
                <w:szCs w:val="24"/>
              </w:rPr>
              <w:t>Копии документов размещаются в Профиле поставщика в ЦР «БРИФ» (вкладка «Финансовая информация»).</w:t>
            </w:r>
          </w:p>
          <w:p w14:paraId="337D55D0" w14:textId="7A852AF1" w:rsidR="006C31BD" w:rsidRPr="00E47216" w:rsidRDefault="00165DE9" w:rsidP="008C0501">
            <w:pPr>
              <w:ind w:firstLine="356"/>
              <w:jc w:val="both"/>
            </w:pPr>
            <w:r w:rsidRPr="00165DE9">
              <w:rPr>
                <w:rStyle w:val="fontstyle01"/>
                <w:rFonts w:ascii="Times New Roman" w:hAnsi="Times New Roman"/>
                <w:b/>
                <w:bCs/>
                <w:sz w:val="24"/>
                <w:szCs w:val="24"/>
              </w:rPr>
              <w:t>Расчет производится автоматически в ЦР «БРИФ» на дату окончания подачи заявок на основании данных, указанных в Профиле поставщика со статусом «Верифицирован по общим требованиям»</w:t>
            </w:r>
          </w:p>
        </w:tc>
      </w:tr>
      <w:tr w:rsidR="006C31BD" w:rsidRPr="001D44F2" w14:paraId="13369616" w14:textId="77777777" w:rsidTr="00165DE9">
        <w:trPr>
          <w:gridAfter w:val="1"/>
          <w:wAfter w:w="8" w:type="dxa"/>
          <w:trHeight w:val="70"/>
        </w:trPr>
        <w:tc>
          <w:tcPr>
            <w:tcW w:w="709" w:type="dxa"/>
            <w:vAlign w:val="center"/>
          </w:tcPr>
          <w:p w14:paraId="795427BD" w14:textId="77777777" w:rsidR="006C31BD" w:rsidRPr="001D44F2" w:rsidRDefault="006C31BD" w:rsidP="00D16BA1">
            <w:pPr>
              <w:pStyle w:val="afff2"/>
              <w:numPr>
                <w:ilvl w:val="0"/>
                <w:numId w:val="24"/>
              </w:numPr>
              <w:tabs>
                <w:tab w:val="left" w:pos="426"/>
              </w:tabs>
              <w:spacing w:after="0" w:line="240" w:lineRule="auto"/>
              <w:ind w:left="0" w:firstLine="0"/>
              <w:rPr>
                <w:rFonts w:ascii="Times New Roman" w:hAnsi="Times New Roman"/>
                <w:sz w:val="24"/>
                <w:szCs w:val="24"/>
              </w:rPr>
            </w:pPr>
            <w:bookmarkStart w:id="9" w:name="_Ref405792235"/>
          </w:p>
        </w:tc>
        <w:bookmarkEnd w:id="9"/>
        <w:tc>
          <w:tcPr>
            <w:tcW w:w="6727" w:type="dxa"/>
          </w:tcPr>
          <w:p w14:paraId="2C8577A5" w14:textId="77777777" w:rsidR="006C31BD" w:rsidRPr="001D44F2" w:rsidRDefault="006C31BD" w:rsidP="00970FA8">
            <w:pPr>
              <w:tabs>
                <w:tab w:val="left" w:pos="778"/>
              </w:tabs>
              <w:ind w:right="153"/>
            </w:pPr>
            <w:r w:rsidRPr="001D44F2">
              <w:t>отсутствие сведений об участнике закупки в следующих реестрах недобросовестных поставщиков:</w:t>
            </w:r>
          </w:p>
          <w:p w14:paraId="174BC3B2" w14:textId="77777777" w:rsidR="006C31BD" w:rsidRPr="001D44F2" w:rsidRDefault="006C31BD" w:rsidP="00D16BA1">
            <w:pPr>
              <w:numPr>
                <w:ilvl w:val="0"/>
                <w:numId w:val="22"/>
              </w:numPr>
              <w:tabs>
                <w:tab w:val="left" w:pos="1094"/>
              </w:tabs>
              <w:ind w:left="0" w:right="153" w:firstLine="669"/>
              <w:jc w:val="both"/>
            </w:pPr>
            <w:r w:rsidRPr="001D44F2">
              <w:t>в реестре, ведущемся в соответствии с положениями Федерального закона от 18 июля 2011 года № 223-ФЗ «О закупках товаров, работ, услуг отдельными видами юридических лиц»;</w:t>
            </w:r>
          </w:p>
          <w:p w14:paraId="509F3378" w14:textId="77777777" w:rsidR="006C31BD" w:rsidRPr="001D44F2" w:rsidRDefault="006C31BD" w:rsidP="00D16BA1">
            <w:pPr>
              <w:numPr>
                <w:ilvl w:val="0"/>
                <w:numId w:val="22"/>
              </w:numPr>
              <w:tabs>
                <w:tab w:val="left" w:pos="1094"/>
              </w:tabs>
              <w:ind w:left="0" w:right="153" w:firstLine="669"/>
              <w:jc w:val="both"/>
            </w:pPr>
            <w:r w:rsidRPr="001D44F2">
              <w:lastRenderedPageBreak/>
              <w:t>в реестре, ведущемся в соответствии с положениями законодательства Российской Федерации о размещении государственных и муниципальных заказов;</w:t>
            </w:r>
          </w:p>
          <w:p w14:paraId="6AEE277F" w14:textId="1548FD8E" w:rsidR="006C31BD" w:rsidRPr="001D44F2" w:rsidRDefault="006C31BD" w:rsidP="00F91DE5">
            <w:pPr>
              <w:numPr>
                <w:ilvl w:val="0"/>
                <w:numId w:val="22"/>
              </w:numPr>
              <w:tabs>
                <w:tab w:val="left" w:pos="1094"/>
              </w:tabs>
              <w:ind w:left="0" w:right="153" w:firstLine="669"/>
              <w:jc w:val="both"/>
            </w:pPr>
            <w:r w:rsidRPr="001D44F2">
              <w:t xml:space="preserve">в реестре недобросовестных поставщиков организаций </w:t>
            </w:r>
            <w:r>
              <w:t>атомной отрасли</w:t>
            </w:r>
            <w:r w:rsidRPr="001D44F2">
              <w:t>.</w:t>
            </w:r>
          </w:p>
        </w:tc>
        <w:tc>
          <w:tcPr>
            <w:tcW w:w="8221" w:type="dxa"/>
            <w:tcBorders>
              <w:top w:val="single" w:sz="4" w:space="0" w:color="auto"/>
              <w:bottom w:val="single" w:sz="4" w:space="0" w:color="auto"/>
            </w:tcBorders>
          </w:tcPr>
          <w:p w14:paraId="079D37B4" w14:textId="0B7E2841" w:rsidR="009D4617" w:rsidRPr="00FB723A" w:rsidRDefault="009D4617" w:rsidP="008C0501">
            <w:pPr>
              <w:ind w:firstLine="498"/>
              <w:jc w:val="both"/>
              <w:rPr>
                <w:b/>
                <w:bCs/>
              </w:rPr>
            </w:pPr>
            <w:r w:rsidRPr="00FB723A">
              <w:rPr>
                <w:b/>
                <w:bCs/>
              </w:rPr>
              <w:lastRenderedPageBreak/>
              <w:t>Д</w:t>
            </w:r>
            <w:r w:rsidR="006C31BD" w:rsidRPr="00FB723A">
              <w:rPr>
                <w:b/>
                <w:bCs/>
              </w:rPr>
              <w:t xml:space="preserve">окументы не предоставляются. </w:t>
            </w:r>
          </w:p>
          <w:p w14:paraId="4D6E155E" w14:textId="6FE036A4" w:rsidR="006C31BD" w:rsidRPr="001D44F2" w:rsidRDefault="006C31BD" w:rsidP="008C0501">
            <w:pPr>
              <w:ind w:firstLine="498"/>
              <w:jc w:val="both"/>
            </w:pPr>
            <w:r w:rsidRPr="00FB723A">
              <w:rPr>
                <w:b/>
                <w:bCs/>
              </w:rPr>
              <w:t xml:space="preserve">Проверка на соответствие данному требованию осуществляется </w:t>
            </w:r>
            <w:r w:rsidR="009D4617" w:rsidRPr="00FB723A">
              <w:rPr>
                <w:b/>
                <w:bCs/>
              </w:rPr>
              <w:t>автоматически в ЦР «БРИФ»</w:t>
            </w:r>
            <w:r w:rsidRPr="00FB723A">
              <w:rPr>
                <w:b/>
                <w:bCs/>
              </w:rPr>
              <w:t>.</w:t>
            </w:r>
          </w:p>
        </w:tc>
      </w:tr>
    </w:tbl>
    <w:p w14:paraId="256C19AA" w14:textId="77777777" w:rsidR="00B811AF" w:rsidRPr="0029115F" w:rsidRDefault="00B811AF" w:rsidP="004634D7">
      <w:pPr>
        <w:pStyle w:val="Times12"/>
        <w:ind w:firstLine="0"/>
        <w:rPr>
          <w:b/>
          <w:i/>
          <w:sz w:val="28"/>
          <w:szCs w:val="28"/>
          <w:highlight w:val="red"/>
        </w:rPr>
      </w:pPr>
    </w:p>
    <w:p w14:paraId="392E72EC" w14:textId="45FB92D0" w:rsidR="005965D7" w:rsidRDefault="005965D7" w:rsidP="006C31BD"/>
    <w:tbl>
      <w:tblPr>
        <w:tblW w:w="15381"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567"/>
        <w:gridCol w:w="6728"/>
        <w:gridCol w:w="8080"/>
        <w:gridCol w:w="6"/>
      </w:tblGrid>
      <w:tr w:rsidR="00B811AF" w:rsidRPr="008A43FF" w14:paraId="1FDCB720" w14:textId="77777777" w:rsidTr="00B811AF">
        <w:trPr>
          <w:gridAfter w:val="1"/>
          <w:wAfter w:w="6" w:type="dxa"/>
          <w:trHeight w:val="440"/>
          <w:tblHeader/>
        </w:trPr>
        <w:tc>
          <w:tcPr>
            <w:tcW w:w="567" w:type="dxa"/>
            <w:vAlign w:val="center"/>
          </w:tcPr>
          <w:p w14:paraId="2D07B690" w14:textId="77777777" w:rsidR="00B811AF" w:rsidRPr="008A43FF" w:rsidRDefault="00B811AF" w:rsidP="00970FA8">
            <w:pPr>
              <w:jc w:val="center"/>
            </w:pPr>
            <w:r w:rsidRPr="008A43FF">
              <w:t>№ п/п</w:t>
            </w:r>
          </w:p>
        </w:tc>
        <w:tc>
          <w:tcPr>
            <w:tcW w:w="6728" w:type="dxa"/>
            <w:vAlign w:val="center"/>
          </w:tcPr>
          <w:p w14:paraId="1BF37F7E" w14:textId="77777777" w:rsidR="00B811AF" w:rsidRPr="008A43FF" w:rsidRDefault="00B811AF" w:rsidP="00970FA8">
            <w:pPr>
              <w:ind w:right="153"/>
              <w:jc w:val="center"/>
              <w:rPr>
                <w:bCs/>
              </w:rPr>
            </w:pPr>
            <w:r w:rsidRPr="008A43FF">
              <w:t>Требования</w:t>
            </w:r>
          </w:p>
        </w:tc>
        <w:tc>
          <w:tcPr>
            <w:tcW w:w="8080" w:type="dxa"/>
            <w:vAlign w:val="center"/>
          </w:tcPr>
          <w:p w14:paraId="676EC732" w14:textId="77777777" w:rsidR="00B811AF" w:rsidRPr="008A43FF" w:rsidRDefault="00B811AF" w:rsidP="00970FA8">
            <w:pPr>
              <w:ind w:right="153"/>
              <w:jc w:val="center"/>
              <w:rPr>
                <w:bCs/>
              </w:rPr>
            </w:pPr>
            <w:r w:rsidRPr="008A43FF">
              <w:t>Документы, подтверждающие соответствие установленным требованиям</w:t>
            </w:r>
          </w:p>
        </w:tc>
      </w:tr>
      <w:tr w:rsidR="00B811AF" w:rsidRPr="008A43FF" w14:paraId="390F1C31" w14:textId="77777777" w:rsidTr="00B811AF">
        <w:trPr>
          <w:trHeight w:val="70"/>
        </w:trPr>
        <w:tc>
          <w:tcPr>
            <w:tcW w:w="567" w:type="dxa"/>
            <w:vAlign w:val="center"/>
          </w:tcPr>
          <w:p w14:paraId="7169FC45" w14:textId="77777777" w:rsidR="00B811AF" w:rsidRPr="008A43FF" w:rsidRDefault="00B811AF" w:rsidP="00D16BA1">
            <w:pPr>
              <w:numPr>
                <w:ilvl w:val="0"/>
                <w:numId w:val="41"/>
              </w:numPr>
              <w:tabs>
                <w:tab w:val="clear" w:pos="720"/>
                <w:tab w:val="num" w:pos="353"/>
              </w:tabs>
              <w:ind w:left="0" w:firstLine="0"/>
            </w:pPr>
          </w:p>
        </w:tc>
        <w:tc>
          <w:tcPr>
            <w:tcW w:w="14814" w:type="dxa"/>
            <w:gridSpan w:val="3"/>
            <w:vAlign w:val="center"/>
          </w:tcPr>
          <w:p w14:paraId="09FFE55F" w14:textId="77777777" w:rsidR="00B811AF" w:rsidRPr="008A43FF" w:rsidRDefault="00B811AF" w:rsidP="00970FA8">
            <w:pPr>
              <w:widowControl w:val="0"/>
              <w:adjustRightInd w:val="0"/>
              <w:ind w:right="153" w:firstLine="660"/>
              <w:textAlignment w:val="baseline"/>
            </w:pPr>
            <w:r w:rsidRPr="008A43FF">
              <w:rPr>
                <w:b/>
              </w:rPr>
              <w:t>Требования к участникам закупки</w:t>
            </w:r>
            <w:r w:rsidRPr="008A43FF">
              <w:t>:</w:t>
            </w:r>
          </w:p>
        </w:tc>
      </w:tr>
      <w:tr w:rsidR="00B811AF" w:rsidRPr="008A43FF" w14:paraId="4540972D" w14:textId="77777777" w:rsidTr="00893F62">
        <w:trPr>
          <w:gridAfter w:val="1"/>
          <w:wAfter w:w="6" w:type="dxa"/>
          <w:trHeight w:val="709"/>
        </w:trPr>
        <w:tc>
          <w:tcPr>
            <w:tcW w:w="567" w:type="dxa"/>
          </w:tcPr>
          <w:p w14:paraId="5BFC914A" w14:textId="77777777" w:rsidR="00B811AF" w:rsidRPr="008A43FF" w:rsidRDefault="00B811AF" w:rsidP="00D16BA1">
            <w:pPr>
              <w:numPr>
                <w:ilvl w:val="1"/>
                <w:numId w:val="42"/>
              </w:numPr>
              <w:tabs>
                <w:tab w:val="left" w:pos="426"/>
              </w:tabs>
              <w:ind w:left="0" w:firstLine="0"/>
            </w:pPr>
            <w:bookmarkStart w:id="10" w:name="_Ref438489408"/>
          </w:p>
        </w:tc>
        <w:bookmarkEnd w:id="10"/>
        <w:tc>
          <w:tcPr>
            <w:tcW w:w="6728" w:type="dxa"/>
          </w:tcPr>
          <w:p w14:paraId="3C9F36B7" w14:textId="77777777" w:rsidR="00525D81" w:rsidRPr="00CD3B8C" w:rsidRDefault="00525D81" w:rsidP="0030573E">
            <w:pPr>
              <w:tabs>
                <w:tab w:val="left" w:pos="0"/>
                <w:tab w:val="left" w:pos="1140"/>
              </w:tabs>
              <w:jc w:val="both"/>
              <w:rPr>
                <w:b/>
                <w:i/>
              </w:rPr>
            </w:pPr>
            <w:r w:rsidRPr="00C72151">
              <w:rPr>
                <w:b/>
                <w:bCs/>
                <w:snapToGrid w:val="0"/>
              </w:rPr>
              <w:t>наличие опыта поставок:</w:t>
            </w:r>
          </w:p>
          <w:p w14:paraId="544DC052" w14:textId="142B3D8D" w:rsidR="00525D81" w:rsidRDefault="00525D81" w:rsidP="0030573E">
            <w:pPr>
              <w:tabs>
                <w:tab w:val="left" w:pos="0"/>
                <w:tab w:val="left" w:pos="1140"/>
              </w:tabs>
              <w:jc w:val="both"/>
              <w:rPr>
                <w:bCs/>
                <w:snapToGrid w:val="0"/>
              </w:rPr>
            </w:pPr>
            <w:r w:rsidRPr="00CD3B8C">
              <w:rPr>
                <w:bCs/>
                <w:snapToGrid w:val="0"/>
              </w:rPr>
              <w:t xml:space="preserve">участник должен иметь в рамках заключенных договоров завершенные в </w:t>
            </w:r>
            <w:r>
              <w:t>202</w:t>
            </w:r>
            <w:r w:rsidR="00A930DC" w:rsidRPr="00A930DC">
              <w:t>3</w:t>
            </w:r>
            <w:r>
              <w:t>, 202</w:t>
            </w:r>
            <w:r w:rsidR="00A930DC" w:rsidRPr="00A930DC">
              <w:t>4</w:t>
            </w:r>
            <w:r>
              <w:t>, 202</w:t>
            </w:r>
            <w:r w:rsidR="00A930DC" w:rsidRPr="00A930DC">
              <w:t>5</w:t>
            </w:r>
            <w:r>
              <w:rPr>
                <w:bCs/>
                <w:snapToGrid w:val="0"/>
              </w:rPr>
              <w:t xml:space="preserve"> и текущем годах</w:t>
            </w:r>
            <w:r w:rsidRPr="00CD3B8C">
              <w:rPr>
                <w:bCs/>
                <w:snapToGrid w:val="0"/>
              </w:rPr>
              <w:t xml:space="preserve"> поставки</w:t>
            </w:r>
            <w:r>
              <w:rPr>
                <w:bCs/>
                <w:snapToGrid w:val="0"/>
              </w:rPr>
              <w:t>:</w:t>
            </w:r>
          </w:p>
          <w:p w14:paraId="47A6AF03" w14:textId="7BD71ACA" w:rsidR="00525D81" w:rsidRPr="00CE3BE3" w:rsidRDefault="00525D81" w:rsidP="0030573E">
            <w:pPr>
              <w:tabs>
                <w:tab w:val="left" w:pos="0"/>
                <w:tab w:val="left" w:pos="1140"/>
              </w:tabs>
              <w:jc w:val="both"/>
              <w:rPr>
                <w:snapToGrid w:val="0"/>
              </w:rPr>
            </w:pPr>
            <w:r>
              <w:rPr>
                <w:bCs/>
                <w:snapToGrid w:val="0"/>
              </w:rPr>
              <w:t xml:space="preserve">- товаров в соответствии с </w:t>
            </w:r>
            <w:r w:rsidRPr="00256E4B">
              <w:rPr>
                <w:bCs/>
                <w:snapToGrid w:val="0"/>
              </w:rPr>
              <w:t>к</w:t>
            </w:r>
            <w:r w:rsidRPr="00256E4B">
              <w:rPr>
                <w:snapToGrid w:val="0"/>
              </w:rPr>
              <w:t xml:space="preserve">лассом </w:t>
            </w:r>
            <w:r w:rsidR="00BF07F6">
              <w:rPr>
                <w:b/>
                <w:bCs/>
                <w:snapToGrid w:val="0"/>
              </w:rPr>
              <w:t>24</w:t>
            </w:r>
            <w:r w:rsidRPr="00256E4B">
              <w:rPr>
                <w:b/>
                <w:bCs/>
                <w:snapToGrid w:val="0"/>
              </w:rPr>
              <w:t xml:space="preserve"> </w:t>
            </w:r>
            <w:r w:rsidRPr="00256E4B">
              <w:rPr>
                <w:snapToGrid w:val="0"/>
              </w:rPr>
              <w:t>«Общероссийск</w:t>
            </w:r>
            <w:r>
              <w:rPr>
                <w:snapToGrid w:val="0"/>
              </w:rPr>
              <w:t>ого</w:t>
            </w:r>
            <w:r w:rsidRPr="00256E4B">
              <w:rPr>
                <w:snapToGrid w:val="0"/>
              </w:rPr>
              <w:t xml:space="preserve"> классификатор</w:t>
            </w:r>
            <w:r>
              <w:rPr>
                <w:snapToGrid w:val="0"/>
              </w:rPr>
              <w:t>а</w:t>
            </w:r>
            <w:r w:rsidRPr="00256E4B">
              <w:rPr>
                <w:snapToGrid w:val="0"/>
              </w:rPr>
              <w:t xml:space="preserve"> продукции по видам экономической деятельности (ОКПД 2) ОК 034-2014 «КПЕС 2008»</w:t>
            </w:r>
            <w:r w:rsidR="00CE3BE3">
              <w:rPr>
                <w:snapToGrid w:val="0"/>
              </w:rPr>
              <w:t xml:space="preserve"> </w:t>
            </w:r>
            <w:r w:rsidRPr="00CD3B8C">
              <w:rPr>
                <w:bCs/>
                <w:snapToGrid w:val="0"/>
              </w:rPr>
              <w:t>на общую сумму не </w:t>
            </w:r>
            <w:r w:rsidRPr="003D61B8">
              <w:rPr>
                <w:bCs/>
                <w:snapToGrid w:val="0"/>
              </w:rPr>
              <w:t>менее</w:t>
            </w:r>
            <w:r w:rsidRPr="003D61B8">
              <w:rPr>
                <w:bCs/>
                <w:i/>
                <w:iCs/>
                <w:snapToGrid w:val="0"/>
              </w:rPr>
              <w:t xml:space="preserve"> </w:t>
            </w:r>
            <w:r w:rsidR="00A852A6">
              <w:t>5</w:t>
            </w:r>
            <w:r w:rsidR="003D61B8">
              <w:t>.</w:t>
            </w:r>
            <w:r w:rsidR="00A852A6">
              <w:t>318</w:t>
            </w:r>
            <w:r w:rsidR="003D61B8">
              <w:t>.</w:t>
            </w:r>
            <w:r w:rsidR="003D61B8" w:rsidRPr="003D61B8">
              <w:t>000</w:t>
            </w:r>
            <w:r w:rsidR="003D61B8">
              <w:t>,00</w:t>
            </w:r>
            <w:r w:rsidR="003D61B8" w:rsidRPr="003D61B8">
              <w:t xml:space="preserve"> RUB (Российский рубль)</w:t>
            </w:r>
            <w:r w:rsidR="003D61B8">
              <w:t xml:space="preserve"> без НДС</w:t>
            </w:r>
          </w:p>
          <w:p w14:paraId="5D86E11D" w14:textId="77777777" w:rsidR="00AB45C4" w:rsidRDefault="00AB45C4" w:rsidP="00525D81">
            <w:pPr>
              <w:tabs>
                <w:tab w:val="left" w:pos="0"/>
                <w:tab w:val="left" w:pos="1140"/>
              </w:tabs>
              <w:ind w:right="153"/>
              <w:jc w:val="both"/>
              <w:rPr>
                <w:highlight w:val="red"/>
              </w:rPr>
            </w:pPr>
          </w:p>
          <w:p w14:paraId="2C76F70C" w14:textId="604C058D" w:rsidR="00B811AF" w:rsidRPr="00F65C0D" w:rsidRDefault="00525D81" w:rsidP="00AB45C4">
            <w:pPr>
              <w:tabs>
                <w:tab w:val="left" w:pos="0"/>
                <w:tab w:val="left" w:pos="1140"/>
              </w:tabs>
              <w:ind w:right="153"/>
              <w:jc w:val="both"/>
              <w:rPr>
                <w:b/>
                <w:bCs/>
                <w:i/>
              </w:rPr>
            </w:pPr>
            <w:r w:rsidRPr="00647E5A">
              <w:rPr>
                <w:b/>
              </w:rPr>
              <w:t>(учитывается только опыт участника; опыт иных лиц, привлекаемых участником для исполнения договора, не учитывается)</w:t>
            </w:r>
          </w:p>
        </w:tc>
        <w:tc>
          <w:tcPr>
            <w:tcW w:w="8080" w:type="dxa"/>
          </w:tcPr>
          <w:p w14:paraId="2A6511E4" w14:textId="77777777" w:rsidR="00525D81" w:rsidRPr="00D16BA1" w:rsidRDefault="00525D81" w:rsidP="00525D81">
            <w:pPr>
              <w:ind w:firstLine="631"/>
              <w:jc w:val="both"/>
              <w:rPr>
                <w:rStyle w:val="fontstyle01"/>
                <w:rFonts w:ascii="Times New Roman" w:hAnsi="Times New Roman"/>
                <w:b/>
                <w:bCs/>
                <w:sz w:val="24"/>
                <w:szCs w:val="24"/>
              </w:rPr>
            </w:pPr>
            <w:r w:rsidRPr="00D16BA1">
              <w:rPr>
                <w:rStyle w:val="fontstyle01"/>
                <w:rFonts w:ascii="Times New Roman" w:hAnsi="Times New Roman"/>
                <w:b/>
                <w:bCs/>
                <w:sz w:val="24"/>
                <w:szCs w:val="24"/>
              </w:rPr>
              <w:t>Справка об опыте выполнения договоров, сформированная в ЦР «БРИФ» на основании данных заполненного и подтвержденного поставщиком блока «Договоры» в профиле поставщика.</w:t>
            </w:r>
          </w:p>
          <w:p w14:paraId="30FB24FD" w14:textId="039947D3" w:rsidR="00525D81" w:rsidRPr="00525D81" w:rsidRDefault="00525D81" w:rsidP="00525D81">
            <w:pPr>
              <w:ind w:firstLine="631"/>
              <w:jc w:val="both"/>
            </w:pPr>
            <w:r w:rsidRPr="00525D81">
              <w:rPr>
                <w:rStyle w:val="fontstyle01"/>
                <w:rFonts w:ascii="Times New Roman" w:hAnsi="Times New Roman"/>
                <w:sz w:val="24"/>
                <w:szCs w:val="24"/>
              </w:rPr>
              <w:t>Каждая карточка договора в блоке «Договоры» в профиле поставщика в ЦР «БРИФ» должна содержать следующие документы, подтверждающие наличие опыта поставок, указанного в справке об опыте выполнения договоров:</w:t>
            </w:r>
          </w:p>
          <w:p w14:paraId="22213AF6" w14:textId="6684703F" w:rsidR="00B811AF" w:rsidRPr="00482681" w:rsidRDefault="00B811AF" w:rsidP="00D16BA1">
            <w:pPr>
              <w:numPr>
                <w:ilvl w:val="0"/>
                <w:numId w:val="33"/>
              </w:numPr>
              <w:tabs>
                <w:tab w:val="left" w:pos="339"/>
                <w:tab w:val="left" w:pos="1062"/>
              </w:tabs>
              <w:suppressAutoHyphens/>
              <w:ind w:left="0" w:right="153" w:firstLine="637"/>
              <w:jc w:val="both"/>
              <w:rPr>
                <w:b/>
                <w:caps/>
              </w:rPr>
            </w:pPr>
            <w:r w:rsidRPr="00482681">
              <w:t>документ</w:t>
            </w:r>
            <w:r w:rsidR="00525D81">
              <w:t>ы</w:t>
            </w:r>
            <w:r w:rsidRPr="00482681">
              <w:t>, подтверждающи</w:t>
            </w:r>
            <w:r w:rsidR="00525D81">
              <w:t>е</w:t>
            </w:r>
            <w:r w:rsidRPr="00482681">
              <w:t xml:space="preserve"> состав поставок, составленны</w:t>
            </w:r>
            <w:r w:rsidR="00525D81">
              <w:t>е</w:t>
            </w:r>
            <w:r w:rsidRPr="00482681">
              <w:t xml:space="preserve"> в рамках договора,</w:t>
            </w:r>
            <w:r w:rsidR="00525D81">
              <w:t xml:space="preserve"> оформленные в соответствии с правилами бухгалтерского учета и</w:t>
            </w:r>
            <w:r w:rsidRPr="00482681">
              <w:t xml:space="preserve"> подписанны</w:t>
            </w:r>
            <w:r w:rsidR="00525D81">
              <w:t>е</w:t>
            </w:r>
            <w:r w:rsidRPr="00482681">
              <w:t xml:space="preserve"> сторонами договора, содержащи</w:t>
            </w:r>
            <w:r w:rsidR="00525D81">
              <w:t>е</w:t>
            </w:r>
            <w:r w:rsidRPr="00482681">
              <w:t xml:space="preserve"> следующие сведения:</w:t>
            </w:r>
          </w:p>
          <w:p w14:paraId="6FDFB3A0" w14:textId="77777777" w:rsidR="00B811AF" w:rsidRPr="00482681" w:rsidRDefault="00B811AF" w:rsidP="00D16BA1">
            <w:pPr>
              <w:numPr>
                <w:ilvl w:val="0"/>
                <w:numId w:val="34"/>
              </w:numPr>
              <w:tabs>
                <w:tab w:val="left" w:pos="635"/>
              </w:tabs>
              <w:suppressAutoHyphens/>
              <w:ind w:left="352" w:right="153" w:firstLine="0"/>
              <w:contextualSpacing/>
              <w:jc w:val="both"/>
              <w:rPr>
                <w:b/>
                <w:caps/>
              </w:rPr>
            </w:pPr>
            <w:r w:rsidRPr="00482681">
              <w:t>реквизиты договора (номер и дата);</w:t>
            </w:r>
          </w:p>
          <w:p w14:paraId="73FAED2B" w14:textId="0C828F91" w:rsidR="00B811AF" w:rsidRPr="00AB45C4" w:rsidRDefault="00B811AF" w:rsidP="00D16BA1">
            <w:pPr>
              <w:numPr>
                <w:ilvl w:val="0"/>
                <w:numId w:val="34"/>
              </w:numPr>
              <w:tabs>
                <w:tab w:val="left" w:pos="635"/>
              </w:tabs>
              <w:suppressAutoHyphens/>
              <w:ind w:left="352" w:right="153" w:firstLine="0"/>
              <w:contextualSpacing/>
              <w:jc w:val="both"/>
              <w:rPr>
                <w:b/>
                <w:caps/>
                <w:lang w:val="en-GB"/>
              </w:rPr>
            </w:pPr>
            <w:r w:rsidRPr="00482681">
              <w:t>перечень поставленного товара;</w:t>
            </w:r>
          </w:p>
          <w:p w14:paraId="7C69881F" w14:textId="7F30B809" w:rsidR="00B811AF" w:rsidRPr="00482681" w:rsidRDefault="00B811AF" w:rsidP="00D16BA1">
            <w:pPr>
              <w:numPr>
                <w:ilvl w:val="0"/>
                <w:numId w:val="33"/>
              </w:numPr>
              <w:tabs>
                <w:tab w:val="left" w:pos="339"/>
                <w:tab w:val="left" w:pos="1062"/>
              </w:tabs>
              <w:suppressAutoHyphens/>
              <w:ind w:left="0" w:right="153" w:firstLine="637"/>
              <w:jc w:val="both"/>
              <w:rPr>
                <w:b/>
                <w:caps/>
              </w:rPr>
            </w:pPr>
            <w:r w:rsidRPr="00482681">
              <w:t>документ</w:t>
            </w:r>
            <w:r w:rsidR="00A15D95">
              <w:t>ы</w:t>
            </w:r>
            <w:r w:rsidRPr="00482681">
              <w:t>, подтверждающи</w:t>
            </w:r>
            <w:r w:rsidR="00A15D95">
              <w:t>е</w:t>
            </w:r>
            <w:r w:rsidRPr="00482681">
              <w:t xml:space="preserve"> исполнение поставок, составленны</w:t>
            </w:r>
            <w:r w:rsidR="00A15D95">
              <w:t>е</w:t>
            </w:r>
            <w:r w:rsidRPr="00482681">
              <w:t xml:space="preserve"> в рамках договора для финансовой отчетности, </w:t>
            </w:r>
            <w:r w:rsidR="00A15D95">
              <w:t xml:space="preserve">оформленные в соответствии с правилами бухгалтерского учета и </w:t>
            </w:r>
            <w:r w:rsidRPr="00482681">
              <w:t>подписанны</w:t>
            </w:r>
            <w:r w:rsidR="00A15D95">
              <w:t>е</w:t>
            </w:r>
            <w:r w:rsidRPr="00482681">
              <w:t xml:space="preserve"> сторонами договора, содержащи</w:t>
            </w:r>
            <w:r w:rsidR="00A15D95">
              <w:t>е</w:t>
            </w:r>
            <w:r w:rsidRPr="00482681">
              <w:t xml:space="preserve"> следующие сведения:</w:t>
            </w:r>
          </w:p>
          <w:p w14:paraId="7798170D" w14:textId="77777777" w:rsidR="00B811AF" w:rsidRPr="00482681" w:rsidRDefault="00B811AF" w:rsidP="00D16BA1">
            <w:pPr>
              <w:numPr>
                <w:ilvl w:val="0"/>
                <w:numId w:val="34"/>
              </w:numPr>
              <w:tabs>
                <w:tab w:val="left" w:pos="635"/>
              </w:tabs>
              <w:suppressAutoHyphens/>
              <w:ind w:left="352" w:right="153" w:firstLine="0"/>
              <w:contextualSpacing/>
              <w:jc w:val="both"/>
              <w:rPr>
                <w:b/>
                <w:caps/>
              </w:rPr>
            </w:pPr>
            <w:r w:rsidRPr="00482681">
              <w:t>реквизиты договора (номер и дата);</w:t>
            </w:r>
          </w:p>
          <w:p w14:paraId="20B94F6D" w14:textId="77777777" w:rsidR="00B811AF" w:rsidRPr="00482681" w:rsidRDefault="00B811AF" w:rsidP="00D16BA1">
            <w:pPr>
              <w:numPr>
                <w:ilvl w:val="0"/>
                <w:numId w:val="34"/>
              </w:numPr>
              <w:tabs>
                <w:tab w:val="left" w:pos="635"/>
              </w:tabs>
              <w:suppressAutoHyphens/>
              <w:ind w:left="352" w:right="153" w:firstLine="0"/>
              <w:contextualSpacing/>
              <w:jc w:val="both"/>
              <w:rPr>
                <w:b/>
                <w:caps/>
              </w:rPr>
            </w:pPr>
            <w:r w:rsidRPr="00482681">
              <w:t>перечень переданного и принятого заказчиком по договору товара;</w:t>
            </w:r>
          </w:p>
          <w:p w14:paraId="0028CC43" w14:textId="77777777" w:rsidR="00B811AF" w:rsidRPr="00482681" w:rsidRDefault="00B811AF" w:rsidP="00D16BA1">
            <w:pPr>
              <w:numPr>
                <w:ilvl w:val="0"/>
                <w:numId w:val="34"/>
              </w:numPr>
              <w:tabs>
                <w:tab w:val="left" w:pos="635"/>
              </w:tabs>
              <w:suppressAutoHyphens/>
              <w:ind w:left="352" w:right="153" w:firstLine="0"/>
              <w:contextualSpacing/>
              <w:jc w:val="both"/>
              <w:rPr>
                <w:b/>
                <w:bCs/>
                <w:caps/>
              </w:rPr>
            </w:pPr>
            <w:r w:rsidRPr="00482681">
              <w:lastRenderedPageBreak/>
              <w:t>стоимость переданного и принятого заказчиком по договору товара.</w:t>
            </w:r>
          </w:p>
          <w:p w14:paraId="45219E9B" w14:textId="77777777" w:rsidR="00B811AF" w:rsidRDefault="00B811AF" w:rsidP="00B811AF">
            <w:pPr>
              <w:tabs>
                <w:tab w:val="left" w:pos="0"/>
              </w:tabs>
              <w:suppressAutoHyphens/>
              <w:ind w:right="153"/>
              <w:contextualSpacing/>
              <w:jc w:val="both"/>
              <w:rPr>
                <w:b/>
                <w:bCs/>
                <w:caps/>
              </w:rPr>
            </w:pPr>
          </w:p>
          <w:p w14:paraId="3830DAA4" w14:textId="22F79B3D" w:rsidR="00AB45C4" w:rsidRPr="00482681" w:rsidRDefault="004704C3" w:rsidP="004704C3">
            <w:pPr>
              <w:jc w:val="both"/>
              <w:rPr>
                <w:b/>
                <w:bCs/>
                <w:caps/>
              </w:rPr>
            </w:pPr>
            <w:r w:rsidRPr="004704C3">
              <w:rPr>
                <w:rStyle w:val="fontstyle01"/>
                <w:rFonts w:ascii="Times New Roman" w:hAnsi="Times New Roman"/>
                <w:b/>
                <w:bCs/>
                <w:sz w:val="24"/>
                <w:szCs w:val="24"/>
              </w:rPr>
              <w:t>Проверка на соответствие данному требованию осуществляется организатором закупки (заказчиком) самостоятельно.</w:t>
            </w:r>
          </w:p>
        </w:tc>
      </w:tr>
    </w:tbl>
    <w:p w14:paraId="5F3C0F8D" w14:textId="45D1BD3F" w:rsidR="004634D7" w:rsidRDefault="004634D7" w:rsidP="006C31BD"/>
    <w:p w14:paraId="2B570E71" w14:textId="3D542B6D" w:rsidR="005965D7" w:rsidRPr="006C31BD" w:rsidRDefault="004634D7" w:rsidP="006C31BD">
      <w:r>
        <w:br w:type="page"/>
      </w:r>
    </w:p>
    <w:p w14:paraId="6D38E980" w14:textId="5235B676" w:rsidR="00606D29" w:rsidRDefault="00606D29" w:rsidP="00606D29">
      <w:pPr>
        <w:pStyle w:val="11"/>
        <w:numPr>
          <w:ilvl w:val="2"/>
          <w:numId w:val="18"/>
        </w:numPr>
        <w:tabs>
          <w:tab w:val="left" w:pos="1418"/>
          <w:tab w:val="left" w:pos="1843"/>
        </w:tabs>
        <w:ind w:left="0" w:firstLine="709"/>
        <w:jc w:val="both"/>
        <w:rPr>
          <w:sz w:val="28"/>
          <w:szCs w:val="28"/>
        </w:rPr>
      </w:pPr>
      <w:r>
        <w:rPr>
          <w:sz w:val="28"/>
          <w:szCs w:val="28"/>
        </w:rPr>
        <w:lastRenderedPageBreak/>
        <w:t>Требования к продукции.</w:t>
      </w:r>
    </w:p>
    <w:p w14:paraId="71A59F36" w14:textId="77777777" w:rsidR="00670698" w:rsidRPr="00670698" w:rsidRDefault="00670698" w:rsidP="00670698"/>
    <w:tbl>
      <w:tblPr>
        <w:tblW w:w="15451"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567"/>
        <w:gridCol w:w="6728"/>
        <w:gridCol w:w="8156"/>
      </w:tblGrid>
      <w:tr w:rsidR="00670698" w:rsidRPr="008A43FF" w14:paraId="69FCCFAC" w14:textId="77777777" w:rsidTr="00DA393B">
        <w:trPr>
          <w:trHeight w:val="440"/>
          <w:tblHeader/>
        </w:trPr>
        <w:tc>
          <w:tcPr>
            <w:tcW w:w="567" w:type="dxa"/>
            <w:vAlign w:val="center"/>
          </w:tcPr>
          <w:p w14:paraId="7AC2A68D" w14:textId="77777777" w:rsidR="00670698" w:rsidRPr="008A43FF" w:rsidRDefault="00670698" w:rsidP="00970FA8">
            <w:pPr>
              <w:jc w:val="center"/>
            </w:pPr>
            <w:r w:rsidRPr="008A43FF">
              <w:t>№ п/п</w:t>
            </w:r>
          </w:p>
        </w:tc>
        <w:tc>
          <w:tcPr>
            <w:tcW w:w="6728" w:type="dxa"/>
            <w:vAlign w:val="center"/>
          </w:tcPr>
          <w:p w14:paraId="187C7978" w14:textId="77777777" w:rsidR="00670698" w:rsidRPr="008A43FF" w:rsidRDefault="00670698" w:rsidP="00970FA8">
            <w:pPr>
              <w:ind w:right="153"/>
              <w:jc w:val="center"/>
              <w:rPr>
                <w:bCs/>
              </w:rPr>
            </w:pPr>
            <w:r w:rsidRPr="008A43FF">
              <w:t>Требования</w:t>
            </w:r>
          </w:p>
        </w:tc>
        <w:tc>
          <w:tcPr>
            <w:tcW w:w="8156" w:type="dxa"/>
            <w:vAlign w:val="center"/>
          </w:tcPr>
          <w:p w14:paraId="7A4CA903" w14:textId="77777777" w:rsidR="00670698" w:rsidRPr="008A43FF" w:rsidRDefault="00670698" w:rsidP="00970FA8">
            <w:pPr>
              <w:ind w:right="153"/>
              <w:jc w:val="center"/>
              <w:rPr>
                <w:bCs/>
              </w:rPr>
            </w:pPr>
            <w:r w:rsidRPr="008A43FF">
              <w:t>Документы, подтверждающие соответствие установленным требованиям</w:t>
            </w:r>
          </w:p>
        </w:tc>
      </w:tr>
      <w:tr w:rsidR="00670698" w:rsidRPr="008A43FF" w14:paraId="36C20A74" w14:textId="77777777" w:rsidTr="00DA393B">
        <w:trPr>
          <w:trHeight w:val="77"/>
        </w:trPr>
        <w:tc>
          <w:tcPr>
            <w:tcW w:w="567" w:type="dxa"/>
          </w:tcPr>
          <w:p w14:paraId="22B7F5CB" w14:textId="77777777" w:rsidR="00670698" w:rsidRPr="008A43FF" w:rsidRDefault="00670698" w:rsidP="0095593F">
            <w:pPr>
              <w:pStyle w:val="afff2"/>
              <w:numPr>
                <w:ilvl w:val="0"/>
                <w:numId w:val="43"/>
              </w:numPr>
              <w:tabs>
                <w:tab w:val="left" w:pos="353"/>
              </w:tabs>
              <w:spacing w:after="0" w:line="240" w:lineRule="auto"/>
              <w:ind w:left="0" w:firstLine="7"/>
            </w:pPr>
          </w:p>
        </w:tc>
        <w:tc>
          <w:tcPr>
            <w:tcW w:w="6728" w:type="dxa"/>
          </w:tcPr>
          <w:p w14:paraId="065D2D57" w14:textId="77777777" w:rsidR="00670698" w:rsidRPr="008A43FF" w:rsidRDefault="00670698" w:rsidP="00970FA8">
            <w:r w:rsidRPr="008A43FF">
              <w:t>Продукция должна соответствовать требованиям, указанным в томе 2 «Техническая часть».</w:t>
            </w:r>
          </w:p>
          <w:p w14:paraId="3FA105BF" w14:textId="77777777" w:rsidR="00670698" w:rsidRPr="008A43FF" w:rsidRDefault="00670698" w:rsidP="00970FA8"/>
          <w:p w14:paraId="1F66517F" w14:textId="43635D6F" w:rsidR="00670698" w:rsidRPr="00F223F4" w:rsidRDefault="00670698" w:rsidP="00670698">
            <w:pPr>
              <w:jc w:val="both"/>
            </w:pPr>
            <w:r w:rsidRPr="008A43FF">
              <w:rPr>
                <w:i/>
              </w:rPr>
              <w:t>Участник закупки должен принять во внимание, что ссылки в закупочной документации на товарные знаки, знаки обслуживания, фирменные наименования, патенты, полезные модели, промышленные образцы, или наименование изготовителя, носят лишь рекомендательный, а не обязательный характер. Участник закупки может представить в своей заявке на участие в закупке иные товарные знаки, знаки обслуживания, фирменные наименования, патенты, полезные модели, промышленные образцы, товар иных изготовителей, при условии, что произведенные замены совместимы между собой, по существу равноценны (эквиваленты)или превосходят по качеству товар, указанный в технических условиях (аналоги)</w:t>
            </w:r>
            <w:r>
              <w:rPr>
                <w:i/>
              </w:rPr>
              <w:t>.</w:t>
            </w:r>
            <w:r w:rsidRPr="00B74FD4">
              <w:rPr>
                <w:b/>
                <w:i/>
              </w:rPr>
              <w:t xml:space="preserve"> Данное правило действует за исключением случаев, когда невозможность поставки эквивалентной продукции прямо предусмотрена условиями Технического задания.</w:t>
            </w:r>
          </w:p>
          <w:p w14:paraId="33513833" w14:textId="77777777" w:rsidR="00670698" w:rsidRPr="008A43FF" w:rsidRDefault="00670698" w:rsidP="00970FA8">
            <w:pPr>
              <w:tabs>
                <w:tab w:val="left" w:pos="0"/>
                <w:tab w:val="left" w:pos="1140"/>
                <w:tab w:val="left" w:pos="6660"/>
              </w:tabs>
              <w:ind w:firstLine="567"/>
              <w:rPr>
                <w:b/>
                <w:i/>
              </w:rPr>
            </w:pPr>
          </w:p>
        </w:tc>
        <w:tc>
          <w:tcPr>
            <w:tcW w:w="8156" w:type="dxa"/>
          </w:tcPr>
          <w:p w14:paraId="1259C8A6" w14:textId="5F1D11EA" w:rsidR="00D16BA1" w:rsidRPr="00FB5920" w:rsidRDefault="00EA5B3D" w:rsidP="00D13321">
            <w:pPr>
              <w:ind w:firstLine="416"/>
              <w:jc w:val="both"/>
              <w:rPr>
                <w:rStyle w:val="fontstyle01"/>
                <w:rFonts w:ascii="Times New Roman" w:hAnsi="Times New Roman"/>
                <w:color w:val="auto"/>
                <w:sz w:val="24"/>
                <w:szCs w:val="24"/>
              </w:rPr>
            </w:pPr>
            <w:r w:rsidRPr="00EA5B3D">
              <w:rPr>
                <w:rStyle w:val="fontstyle01"/>
                <w:rFonts w:ascii="Times New Roman" w:hAnsi="Times New Roman"/>
                <w:sz w:val="24"/>
                <w:szCs w:val="24"/>
              </w:rPr>
              <w:t>а) Заполненная и подтвержденная поставщиком в ЦР «БРИФ» Карточка продукции в Каталоге продукции,</w:t>
            </w:r>
            <w:r w:rsidR="00D16BA1" w:rsidRPr="00D16BA1">
              <w:rPr>
                <w:rStyle w:val="fontstyle01"/>
                <w:rFonts w:ascii="Times New Roman" w:hAnsi="Times New Roman"/>
                <w:sz w:val="24"/>
                <w:szCs w:val="24"/>
              </w:rPr>
              <w:t xml:space="preserve"> </w:t>
            </w:r>
            <w:r w:rsidRPr="00EA5B3D">
              <w:rPr>
                <w:rStyle w:val="fontstyle01"/>
                <w:rFonts w:ascii="Times New Roman" w:hAnsi="Times New Roman"/>
                <w:sz w:val="24"/>
                <w:szCs w:val="24"/>
              </w:rPr>
              <w:t>подтверждающая соответствие характеристикам каждой позиции детализированной потребности заказчика, указанным в ЦР «БРИФ»</w:t>
            </w:r>
            <w:r w:rsidR="006B221A" w:rsidRPr="003C1A3B">
              <w:t xml:space="preserve"> </w:t>
            </w:r>
            <w:ins w:id="11" w:author="Фетисов Александр Альбертович" w:date="2026-06-09T11:32:00Z">
              <w:r w:rsidR="006B221A" w:rsidRPr="003C1A3B">
                <w:t>(</w:t>
              </w:r>
              <w:r w:rsidR="006B221A" w:rsidRPr="00FB5920">
                <w:t>характеристики детализированной потребности содержатся на вкладке «Заявка на участие в закупке» в блоке «Результаты сопоставления» и доступны в «Таблицах сравнения», сформированных для каждой позиции детализированной потребности)</w:t>
              </w:r>
            </w:ins>
            <w:r w:rsidRPr="00FB5920">
              <w:rPr>
                <w:rStyle w:val="fontstyle01"/>
                <w:rFonts w:ascii="Times New Roman" w:hAnsi="Times New Roman"/>
                <w:color w:val="auto"/>
                <w:sz w:val="24"/>
                <w:szCs w:val="24"/>
              </w:rPr>
              <w:t>, а также декларативное подтверждение в ЦР «БРИФ» выполнения каждого требования, предусмотренного томом 2 «Техническая часть» документации о закупке.</w:t>
            </w:r>
          </w:p>
          <w:p w14:paraId="7411419A" w14:textId="77777777" w:rsidR="00D16BA1" w:rsidRPr="00FB5920" w:rsidRDefault="00EA5B3D" w:rsidP="00D13321">
            <w:pPr>
              <w:ind w:firstLine="416"/>
              <w:jc w:val="both"/>
              <w:rPr>
                <w:rStyle w:val="fontstyle01"/>
                <w:rFonts w:ascii="Times New Roman" w:hAnsi="Times New Roman"/>
                <w:color w:val="auto"/>
                <w:sz w:val="24"/>
                <w:szCs w:val="24"/>
              </w:rPr>
            </w:pPr>
            <w:r w:rsidRPr="00FB5920">
              <w:rPr>
                <w:rStyle w:val="fontstyle01"/>
                <w:rFonts w:ascii="Times New Roman" w:hAnsi="Times New Roman"/>
                <w:color w:val="auto"/>
                <w:sz w:val="24"/>
                <w:szCs w:val="24"/>
              </w:rPr>
              <w:t>Карточка продукции в ЦР «БРИФ» должна содержать характеристики и информацию о продукции в соответствии с характеристиками каждой позиции детализированной потребности заказчика в ЦР «БРИФ».</w:t>
            </w:r>
          </w:p>
          <w:p w14:paraId="2EE5999B" w14:textId="483257FA" w:rsidR="00D16BA1" w:rsidRPr="00FB5920" w:rsidRDefault="00EA5B3D" w:rsidP="00D13321">
            <w:pPr>
              <w:ind w:firstLine="416"/>
              <w:jc w:val="both"/>
              <w:rPr>
                <w:rStyle w:val="fontstyle21"/>
                <w:rFonts w:ascii="Times New Roman" w:hAnsi="Times New Roman"/>
                <w:color w:val="auto"/>
              </w:rPr>
            </w:pPr>
            <w:r w:rsidRPr="00FB5920">
              <w:rPr>
                <w:rStyle w:val="fontstyle01"/>
                <w:rFonts w:ascii="Times New Roman" w:hAnsi="Times New Roman"/>
                <w:color w:val="auto"/>
                <w:sz w:val="24"/>
                <w:szCs w:val="24"/>
              </w:rPr>
              <w:t>Данные указываются во вкладках</w:t>
            </w:r>
            <w:r w:rsidR="006B221A" w:rsidRPr="00FB5920">
              <w:t xml:space="preserve"> </w:t>
            </w:r>
            <w:ins w:id="12" w:author="Фетисов Александр Альбертович" w:date="2026-06-09T11:32:00Z">
              <w:r w:rsidR="006B221A" w:rsidRPr="00FB5920">
                <w:t>Карточки продукции в ЦР «БРИФ»</w:t>
              </w:r>
            </w:ins>
            <w:r w:rsidRPr="00FB5920">
              <w:rPr>
                <w:rStyle w:val="fontstyle01"/>
                <w:rFonts w:ascii="Times New Roman" w:hAnsi="Times New Roman"/>
                <w:color w:val="auto"/>
                <w:sz w:val="24"/>
                <w:szCs w:val="24"/>
              </w:rPr>
              <w:t>:</w:t>
            </w:r>
            <w:r w:rsidRPr="00FB5920">
              <w:rPr>
                <w:rStyle w:val="fontstyle21"/>
                <w:rFonts w:ascii="Times New Roman" w:hAnsi="Times New Roman"/>
                <w:color w:val="auto"/>
              </w:rPr>
              <w:softHyphen/>
              <w:t xml:space="preserve"> </w:t>
            </w:r>
          </w:p>
          <w:p w14:paraId="277D3AF0" w14:textId="77777777" w:rsidR="00D16BA1" w:rsidRDefault="00D16BA1" w:rsidP="00D13321">
            <w:pPr>
              <w:ind w:firstLine="416"/>
              <w:jc w:val="both"/>
              <w:rPr>
                <w:rStyle w:val="fontstyle21"/>
                <w:rFonts w:ascii="Times New Roman" w:hAnsi="Times New Roman"/>
              </w:rPr>
            </w:pPr>
            <w:r w:rsidRPr="00D16BA1">
              <w:rPr>
                <w:rStyle w:val="fontstyle21"/>
              </w:rPr>
              <w:t xml:space="preserve">- </w:t>
            </w:r>
            <w:r w:rsidR="00EA5B3D" w:rsidRPr="00EA5B3D">
              <w:rPr>
                <w:rStyle w:val="fontstyle01"/>
                <w:rFonts w:ascii="Times New Roman" w:hAnsi="Times New Roman"/>
                <w:sz w:val="24"/>
                <w:szCs w:val="24"/>
              </w:rPr>
              <w:t>общие сведения;</w:t>
            </w:r>
            <w:r w:rsidR="00EA5B3D" w:rsidRPr="00EA5B3D">
              <w:rPr>
                <w:rStyle w:val="fontstyle21"/>
                <w:rFonts w:ascii="Times New Roman" w:hAnsi="Times New Roman"/>
              </w:rPr>
              <w:softHyphen/>
              <w:t xml:space="preserve"> </w:t>
            </w:r>
          </w:p>
          <w:p w14:paraId="2E54D771" w14:textId="77777777" w:rsidR="00D16BA1" w:rsidRDefault="00D16BA1" w:rsidP="00D13321">
            <w:pPr>
              <w:ind w:firstLine="416"/>
              <w:jc w:val="both"/>
              <w:rPr>
                <w:rStyle w:val="fontstyle21"/>
                <w:rFonts w:ascii="Times New Roman" w:hAnsi="Times New Roman"/>
              </w:rPr>
            </w:pPr>
            <w:r w:rsidRPr="00D16BA1">
              <w:rPr>
                <w:rStyle w:val="fontstyle21"/>
              </w:rPr>
              <w:t xml:space="preserve">- </w:t>
            </w:r>
            <w:r w:rsidR="00EA5B3D" w:rsidRPr="00EA5B3D">
              <w:rPr>
                <w:rStyle w:val="fontstyle01"/>
                <w:rFonts w:ascii="Times New Roman" w:hAnsi="Times New Roman"/>
                <w:sz w:val="24"/>
                <w:szCs w:val="24"/>
              </w:rPr>
              <w:t>характеристики;</w:t>
            </w:r>
            <w:r w:rsidR="00EA5B3D" w:rsidRPr="00EA5B3D">
              <w:rPr>
                <w:rStyle w:val="fontstyle21"/>
                <w:rFonts w:ascii="Times New Roman" w:hAnsi="Times New Roman"/>
              </w:rPr>
              <w:softHyphen/>
            </w:r>
          </w:p>
          <w:p w14:paraId="535EDFE6" w14:textId="77777777" w:rsidR="00D16BA1" w:rsidRDefault="00D16BA1" w:rsidP="00D13321">
            <w:pPr>
              <w:ind w:firstLine="416"/>
              <w:jc w:val="both"/>
              <w:rPr>
                <w:rStyle w:val="fontstyle01"/>
                <w:rFonts w:ascii="Times New Roman" w:hAnsi="Times New Roman"/>
                <w:sz w:val="24"/>
                <w:szCs w:val="24"/>
              </w:rPr>
            </w:pPr>
            <w:r w:rsidRPr="00D16BA1">
              <w:rPr>
                <w:rStyle w:val="fontstyle21"/>
              </w:rPr>
              <w:t xml:space="preserve">- </w:t>
            </w:r>
            <w:r w:rsidR="00EA5B3D" w:rsidRPr="00EA5B3D">
              <w:rPr>
                <w:rStyle w:val="fontstyle01"/>
                <w:rFonts w:ascii="Times New Roman" w:hAnsi="Times New Roman"/>
                <w:sz w:val="24"/>
                <w:szCs w:val="24"/>
              </w:rPr>
              <w:t>изготовитель (указывается информация об изготовителе и, при необходимости, разработчике технической документации).</w:t>
            </w:r>
          </w:p>
          <w:p w14:paraId="4E137DAE" w14:textId="4E2B055A" w:rsidR="00D16BA1" w:rsidRDefault="00D16BA1" w:rsidP="00495E3E">
            <w:pPr>
              <w:ind w:firstLine="416"/>
              <w:jc w:val="both"/>
              <w:rPr>
                <w:rStyle w:val="fontstyle01"/>
                <w:rFonts w:ascii="Times New Roman" w:hAnsi="Times New Roman"/>
                <w:sz w:val="24"/>
                <w:szCs w:val="24"/>
              </w:rPr>
            </w:pPr>
          </w:p>
          <w:p w14:paraId="328127B3" w14:textId="77777777" w:rsidR="00D16BA1" w:rsidRDefault="00D16BA1" w:rsidP="00D13321">
            <w:pPr>
              <w:ind w:firstLine="416"/>
              <w:jc w:val="both"/>
              <w:rPr>
                <w:rStyle w:val="fontstyle01"/>
                <w:rFonts w:ascii="Times New Roman" w:hAnsi="Times New Roman"/>
                <w:sz w:val="24"/>
                <w:szCs w:val="24"/>
              </w:rPr>
            </w:pPr>
          </w:p>
          <w:p w14:paraId="770C87C8" w14:textId="5CC952FA" w:rsidR="00670698" w:rsidRPr="00EA5B3D" w:rsidRDefault="00EA5B3D" w:rsidP="00D13321">
            <w:pPr>
              <w:ind w:firstLine="416"/>
              <w:jc w:val="both"/>
            </w:pPr>
            <w:r w:rsidRPr="00D16BA1">
              <w:rPr>
                <w:rStyle w:val="fontstyle01"/>
                <w:rFonts w:ascii="Times New Roman" w:hAnsi="Times New Roman"/>
                <w:b/>
                <w:bCs/>
                <w:sz w:val="24"/>
                <w:szCs w:val="24"/>
              </w:rPr>
              <w:t>Проверка на соответствие данному требованию осуществляется организатором закупки (заказчиком) самостоятельно</w:t>
            </w:r>
            <w:r w:rsidRPr="00EA5B3D">
              <w:t>.</w:t>
            </w:r>
          </w:p>
        </w:tc>
      </w:tr>
    </w:tbl>
    <w:p w14:paraId="41739184" w14:textId="73872419" w:rsidR="00432B8E" w:rsidRDefault="00432B8E">
      <w:pPr>
        <w:pStyle w:val="afff2"/>
        <w:spacing w:after="0" w:line="240" w:lineRule="auto"/>
        <w:ind w:left="0" w:firstLine="709"/>
        <w:contextualSpacing w:val="0"/>
        <w:jc w:val="both"/>
        <w:rPr>
          <w:rFonts w:ascii="Times New Roman" w:hAnsi="Times New Roman"/>
          <w:sz w:val="24"/>
          <w:szCs w:val="24"/>
        </w:rPr>
      </w:pPr>
    </w:p>
    <w:p w14:paraId="57218C00" w14:textId="0B613919" w:rsidR="00606D29" w:rsidRDefault="00606D29">
      <w:pPr>
        <w:ind w:firstLine="709"/>
        <w:jc w:val="both"/>
        <w:rPr>
          <w:b/>
          <w:bCs/>
          <w:i/>
          <w:sz w:val="28"/>
          <w:szCs w:val="28"/>
        </w:rPr>
      </w:pPr>
    </w:p>
    <w:p w14:paraId="2BD83486" w14:textId="2063B440" w:rsidR="00E83690" w:rsidRDefault="00E83690">
      <w:pPr>
        <w:ind w:firstLine="709"/>
        <w:jc w:val="both"/>
        <w:rPr>
          <w:b/>
          <w:bCs/>
          <w:i/>
          <w:sz w:val="28"/>
          <w:szCs w:val="28"/>
        </w:rPr>
      </w:pPr>
    </w:p>
    <w:p w14:paraId="2C06BE3D" w14:textId="77777777" w:rsidR="00E83690" w:rsidRDefault="00E83690">
      <w:pPr>
        <w:ind w:firstLine="709"/>
        <w:jc w:val="both"/>
        <w:rPr>
          <w:b/>
          <w:bCs/>
          <w:i/>
          <w:sz w:val="28"/>
          <w:szCs w:val="28"/>
        </w:rPr>
      </w:pPr>
    </w:p>
    <w:p w14:paraId="3D04CEF1" w14:textId="77777777" w:rsidR="00606D29" w:rsidRDefault="00606D29" w:rsidP="00606D29">
      <w:pPr>
        <w:pStyle w:val="11"/>
        <w:numPr>
          <w:ilvl w:val="1"/>
          <w:numId w:val="18"/>
        </w:numPr>
        <w:ind w:left="0" w:firstLine="709"/>
        <w:jc w:val="both"/>
        <w:rPr>
          <w:sz w:val="28"/>
          <w:szCs w:val="28"/>
        </w:rPr>
      </w:pPr>
      <w:r>
        <w:rPr>
          <w:sz w:val="28"/>
          <w:szCs w:val="28"/>
        </w:rPr>
        <w:lastRenderedPageBreak/>
        <w:t>СОСТАВ ЗАЯВКИ НА УЧАСТИЕ В ЗАКУПКЕ.</w:t>
      </w:r>
    </w:p>
    <w:p w14:paraId="7C83BF73" w14:textId="5FFA480C" w:rsidR="00606D29" w:rsidRDefault="00606D29">
      <w:pPr>
        <w:pStyle w:val="afff2"/>
        <w:spacing w:after="0" w:line="240" w:lineRule="auto"/>
        <w:ind w:left="0" w:firstLine="709"/>
        <w:contextualSpacing w:val="0"/>
        <w:jc w:val="both"/>
        <w:rPr>
          <w:rFonts w:ascii="Times New Roman" w:eastAsia="Times New Roman" w:hAnsi="Times New Roman"/>
          <w:b/>
          <w:bCs/>
          <w:snapToGrid w:val="0"/>
          <w:sz w:val="28"/>
          <w:szCs w:val="28"/>
          <w:lang w:eastAsia="ru-RU"/>
        </w:rPr>
      </w:pPr>
      <w:r>
        <w:rPr>
          <w:rFonts w:ascii="Times New Roman" w:eastAsia="Times New Roman" w:hAnsi="Times New Roman"/>
          <w:b/>
          <w:bCs/>
          <w:snapToGrid w:val="0"/>
          <w:sz w:val="28"/>
          <w:szCs w:val="28"/>
          <w:lang w:eastAsia="ru-RU"/>
        </w:rPr>
        <w:t xml:space="preserve">Заявка на участие в закупке формируется участником закупки с помощью функционала и в соответствии с </w:t>
      </w:r>
      <w:r w:rsidR="000F374E">
        <w:rPr>
          <w:rFonts w:ascii="Times New Roman" w:eastAsia="Times New Roman" w:hAnsi="Times New Roman"/>
          <w:b/>
          <w:bCs/>
          <w:snapToGrid w:val="0"/>
          <w:sz w:val="28"/>
          <w:szCs w:val="28"/>
          <w:lang w:eastAsia="ru-RU"/>
        </w:rPr>
        <w:t xml:space="preserve">регламентом </w:t>
      </w:r>
      <w:r>
        <w:rPr>
          <w:rFonts w:ascii="Times New Roman" w:eastAsia="Times New Roman" w:hAnsi="Times New Roman"/>
          <w:b/>
          <w:bCs/>
          <w:snapToGrid w:val="0"/>
          <w:sz w:val="28"/>
          <w:szCs w:val="28"/>
          <w:lang w:eastAsia="ru-RU"/>
        </w:rPr>
        <w:t>ЦР «БРИФ» и включает в себя внесенные сведения и документы в профиле поставщика и изготовителя в ЦР «БРИФ».</w:t>
      </w:r>
    </w:p>
    <w:p w14:paraId="1FAAEB6C" w14:textId="77777777" w:rsidR="000F374E" w:rsidRDefault="000F374E">
      <w:pPr>
        <w:pStyle w:val="afff2"/>
        <w:spacing w:after="0" w:line="240" w:lineRule="auto"/>
        <w:ind w:left="0" w:firstLine="709"/>
        <w:contextualSpacing w:val="0"/>
        <w:jc w:val="both"/>
        <w:rPr>
          <w:rFonts w:ascii="Times New Roman" w:eastAsia="Times New Roman" w:hAnsi="Times New Roman"/>
          <w:b/>
          <w:bCs/>
          <w:snapToGrid w:val="0"/>
          <w:sz w:val="28"/>
          <w:szCs w:val="28"/>
          <w:lang w:eastAsia="ru-RU"/>
        </w:rPr>
      </w:pPr>
    </w:p>
    <w:p w14:paraId="40008E10" w14:textId="350F717C" w:rsidR="00606D29" w:rsidRDefault="000F374E" w:rsidP="000F374E">
      <w:pPr>
        <w:pStyle w:val="11"/>
        <w:numPr>
          <w:ilvl w:val="2"/>
          <w:numId w:val="18"/>
        </w:numPr>
        <w:tabs>
          <w:tab w:val="left" w:pos="1418"/>
          <w:tab w:val="left" w:pos="1701"/>
        </w:tabs>
        <w:jc w:val="both"/>
        <w:rPr>
          <w:sz w:val="28"/>
          <w:szCs w:val="28"/>
        </w:rPr>
      </w:pPr>
      <w:r>
        <w:rPr>
          <w:sz w:val="28"/>
          <w:szCs w:val="28"/>
        </w:rPr>
        <w:t xml:space="preserve"> </w:t>
      </w:r>
      <w:r w:rsidR="00606D29">
        <w:rPr>
          <w:sz w:val="28"/>
          <w:szCs w:val="28"/>
        </w:rPr>
        <w:t>Карточка продукции поставщика в ЦР «БРИФ» (электронная форма);</w:t>
      </w:r>
    </w:p>
    <w:p w14:paraId="7056DF51" w14:textId="28286231" w:rsidR="00606D29" w:rsidRDefault="000F374E" w:rsidP="000F374E">
      <w:pPr>
        <w:pStyle w:val="11"/>
        <w:numPr>
          <w:ilvl w:val="2"/>
          <w:numId w:val="18"/>
        </w:numPr>
        <w:tabs>
          <w:tab w:val="left" w:pos="1418"/>
          <w:tab w:val="left" w:pos="1701"/>
        </w:tabs>
        <w:ind w:left="0" w:firstLine="770"/>
        <w:jc w:val="both"/>
        <w:rPr>
          <w:sz w:val="28"/>
          <w:szCs w:val="28"/>
        </w:rPr>
      </w:pPr>
      <w:r>
        <w:rPr>
          <w:sz w:val="28"/>
          <w:szCs w:val="28"/>
        </w:rPr>
        <w:t xml:space="preserve"> </w:t>
      </w:r>
      <w:r w:rsidR="00606D29">
        <w:rPr>
          <w:sz w:val="28"/>
          <w:szCs w:val="28"/>
        </w:rPr>
        <w:t>Документы, указанные в подразделе 2.1.2 настоящей части,</w:t>
      </w:r>
      <w:r w:rsidR="00BE2F76">
        <w:rPr>
          <w:sz w:val="28"/>
          <w:szCs w:val="28"/>
        </w:rPr>
        <w:t xml:space="preserve"> а также подразделе 2.1.1,</w:t>
      </w:r>
      <w:r w:rsidR="00606D29">
        <w:rPr>
          <w:sz w:val="28"/>
          <w:szCs w:val="28"/>
        </w:rPr>
        <w:t xml:space="preserve"> требуемые для предоставления в составе карточки продукции поставщика в ЦР «БРИФ»</w:t>
      </w:r>
      <w:r>
        <w:rPr>
          <w:sz w:val="28"/>
          <w:szCs w:val="28"/>
        </w:rPr>
        <w:t>;</w:t>
      </w:r>
    </w:p>
    <w:p w14:paraId="27A56CD3" w14:textId="30146E2A" w:rsidR="000F374E" w:rsidRDefault="000F374E" w:rsidP="000F374E">
      <w:pPr>
        <w:pStyle w:val="11"/>
        <w:numPr>
          <w:ilvl w:val="2"/>
          <w:numId w:val="18"/>
        </w:numPr>
        <w:ind w:left="0" w:firstLine="709"/>
        <w:jc w:val="both"/>
        <w:rPr>
          <w:sz w:val="28"/>
          <w:szCs w:val="28"/>
        </w:rPr>
      </w:pPr>
      <w:r>
        <w:rPr>
          <w:sz w:val="28"/>
          <w:szCs w:val="28"/>
        </w:rPr>
        <w:t>Общие сведения и документы заявки на участие в закупке</w:t>
      </w:r>
      <w:r>
        <w:rPr>
          <w:bCs/>
          <w:sz w:val="28"/>
          <w:szCs w:val="28"/>
        </w:rPr>
        <w:t xml:space="preserve">, требуемые в подразделе 2.1.1 и 2.1.2 настоящей части </w:t>
      </w:r>
      <w:r>
        <w:rPr>
          <w:sz w:val="28"/>
          <w:szCs w:val="28"/>
        </w:rPr>
        <w:t>(</w:t>
      </w:r>
      <w:r>
        <w:rPr>
          <w:bCs/>
          <w:sz w:val="28"/>
          <w:szCs w:val="28"/>
        </w:rPr>
        <w:t>включают в себя внесенные сведения и документы в профиле поставщика и изготовителя в ЦР «БРИФ»)</w:t>
      </w:r>
      <w:r>
        <w:rPr>
          <w:sz w:val="28"/>
          <w:szCs w:val="28"/>
        </w:rPr>
        <w:t>;</w:t>
      </w:r>
    </w:p>
    <w:p w14:paraId="089765A4" w14:textId="2B8FE12F" w:rsidR="000F374E" w:rsidRDefault="000F374E" w:rsidP="00606D29">
      <w:pPr>
        <w:pStyle w:val="11"/>
        <w:numPr>
          <w:ilvl w:val="2"/>
          <w:numId w:val="18"/>
        </w:numPr>
        <w:ind w:left="0" w:firstLine="709"/>
        <w:jc w:val="both"/>
        <w:rPr>
          <w:sz w:val="28"/>
          <w:szCs w:val="28"/>
        </w:rPr>
      </w:pPr>
      <w:r>
        <w:rPr>
          <w:sz w:val="28"/>
          <w:szCs w:val="28"/>
        </w:rPr>
        <w:t>Справки об опыте выполнения договоров (устанавливается при наличии требований по опыту поставки/изготовления)</w:t>
      </w:r>
    </w:p>
    <w:p w14:paraId="61D2F3F7" w14:textId="49027033" w:rsidR="00606D29" w:rsidRDefault="000F374E" w:rsidP="00606D29">
      <w:pPr>
        <w:pStyle w:val="11"/>
        <w:numPr>
          <w:ilvl w:val="2"/>
          <w:numId w:val="18"/>
        </w:numPr>
        <w:ind w:left="0" w:firstLine="709"/>
        <w:jc w:val="both"/>
        <w:rPr>
          <w:sz w:val="28"/>
          <w:szCs w:val="28"/>
        </w:rPr>
      </w:pPr>
      <w:r>
        <w:rPr>
          <w:sz w:val="28"/>
          <w:szCs w:val="28"/>
        </w:rPr>
        <w:t>Декларативные подтверждения;</w:t>
      </w:r>
    </w:p>
    <w:p w14:paraId="18660E27" w14:textId="6F48FAAA" w:rsidR="000F374E" w:rsidRDefault="000F374E" w:rsidP="00606D29">
      <w:pPr>
        <w:pStyle w:val="11"/>
        <w:numPr>
          <w:ilvl w:val="2"/>
          <w:numId w:val="18"/>
        </w:numPr>
        <w:ind w:left="0" w:firstLine="709"/>
        <w:jc w:val="both"/>
        <w:rPr>
          <w:sz w:val="28"/>
          <w:szCs w:val="28"/>
        </w:rPr>
      </w:pPr>
      <w:r>
        <w:rPr>
          <w:bCs/>
          <w:snapToGrid w:val="0"/>
          <w:sz w:val="28"/>
          <w:szCs w:val="28"/>
        </w:rPr>
        <w:t>Р</w:t>
      </w:r>
      <w:r>
        <w:rPr>
          <w:sz w:val="28"/>
          <w:szCs w:val="28"/>
        </w:rPr>
        <w:t>асчет цены (ценовое предложение) (электронная форма);</w:t>
      </w:r>
    </w:p>
    <w:p w14:paraId="1FCA43D4" w14:textId="77777777" w:rsidR="00606D29" w:rsidRDefault="00606D29">
      <w:pPr>
        <w:pStyle w:val="afff2"/>
        <w:tabs>
          <w:tab w:val="left" w:pos="1062"/>
        </w:tabs>
        <w:spacing w:after="0" w:line="240" w:lineRule="auto"/>
        <w:ind w:left="0" w:firstLine="709"/>
        <w:jc w:val="both"/>
        <w:rPr>
          <w:sz w:val="28"/>
          <w:szCs w:val="28"/>
        </w:rPr>
      </w:pPr>
    </w:p>
    <w:p w14:paraId="2D98E30D" w14:textId="77777777" w:rsidR="00606D29" w:rsidRDefault="00606D29">
      <w:pPr>
        <w:pStyle w:val="afff2"/>
        <w:tabs>
          <w:tab w:val="left" w:pos="1062"/>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Все поля форм в ЦР «БРИФ», доступные участнику для редактирования, должны быть заполнены и содержать соответствующие сведения в полном объеме. </w:t>
      </w:r>
    </w:p>
    <w:p w14:paraId="5D4B24B1" w14:textId="35D32636" w:rsidR="00606D29" w:rsidRPr="00606D29" w:rsidRDefault="00606D29" w:rsidP="00606D29">
      <w:pPr>
        <w:pStyle w:val="afff2"/>
        <w:tabs>
          <w:tab w:val="left" w:pos="1062"/>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При этом, если сведения, указанные участниками в электронных формах в ЦР «БРИФ», не подтверждаются электронными документами, загруженными в ЦР </w:t>
      </w:r>
      <w:r w:rsidR="0095593F">
        <w:rPr>
          <w:rFonts w:ascii="Times New Roman" w:hAnsi="Times New Roman"/>
          <w:sz w:val="28"/>
          <w:szCs w:val="28"/>
        </w:rPr>
        <w:t>«БРИФ», в случае если</w:t>
      </w:r>
      <w:r>
        <w:rPr>
          <w:rFonts w:ascii="Times New Roman" w:hAnsi="Times New Roman"/>
          <w:sz w:val="28"/>
          <w:szCs w:val="28"/>
        </w:rPr>
        <w:t xml:space="preserve"> такое подтверждение требуется подразделом 2.1 настоящей части, то такие сведения считаются непредставленными и не принимаются к учету.</w:t>
      </w:r>
    </w:p>
    <w:p w14:paraId="26CB7245" w14:textId="77777777" w:rsidR="00606D29" w:rsidRDefault="00606D29"/>
    <w:p w14:paraId="65EB7DFB" w14:textId="77777777" w:rsidR="00606D29" w:rsidRDefault="00606D29">
      <w:pPr>
        <w:sectPr w:rsidR="00606D29" w:rsidSect="00606D29">
          <w:pgSz w:w="16838" w:h="11906" w:orient="landscape"/>
          <w:pgMar w:top="1701" w:right="1134" w:bottom="850" w:left="1134" w:header="708" w:footer="708" w:gutter="0"/>
          <w:cols w:space="708"/>
          <w:docGrid w:linePitch="360"/>
        </w:sectPr>
      </w:pPr>
    </w:p>
    <w:p w14:paraId="164CF9E0" w14:textId="77777777" w:rsidR="00606D29" w:rsidRDefault="00606D29" w:rsidP="00606D29">
      <w:pPr>
        <w:pStyle w:val="11"/>
        <w:numPr>
          <w:ilvl w:val="0"/>
          <w:numId w:val="18"/>
        </w:numPr>
        <w:tabs>
          <w:tab w:val="left" w:pos="426"/>
        </w:tabs>
        <w:ind w:left="0" w:firstLine="709"/>
        <w:jc w:val="both"/>
        <w:rPr>
          <w:sz w:val="28"/>
          <w:szCs w:val="28"/>
        </w:rPr>
      </w:pPr>
      <w:r>
        <w:rPr>
          <w:sz w:val="28"/>
          <w:szCs w:val="28"/>
        </w:rPr>
        <w:lastRenderedPageBreak/>
        <w:t>МЕТОДИКА РАСЧЕТА ОБЕСПЕЧЕННОСТИ ФИНАНСОВЫМИ РЕСУРСАМИ УЧАСТНИКОВ ПРОЦЕДУРЫ ЗАКУПКИ</w:t>
      </w:r>
    </w:p>
    <w:p w14:paraId="30DE05E2" w14:textId="77777777" w:rsidR="0095593F" w:rsidRPr="008A43FF" w:rsidRDefault="0095593F" w:rsidP="0095593F">
      <w:pPr>
        <w:numPr>
          <w:ilvl w:val="0"/>
          <w:numId w:val="57"/>
        </w:numPr>
        <w:tabs>
          <w:tab w:val="left" w:pos="709"/>
          <w:tab w:val="left" w:pos="1134"/>
        </w:tabs>
        <w:jc w:val="both"/>
        <w:rPr>
          <w:b/>
          <w:bCs/>
          <w:sz w:val="28"/>
          <w:szCs w:val="28"/>
        </w:rPr>
      </w:pPr>
      <w:bookmarkStart w:id="13" w:name="_Toc366225601"/>
      <w:r w:rsidRPr="008A43FF">
        <w:rPr>
          <w:b/>
          <w:bCs/>
          <w:sz w:val="28"/>
          <w:szCs w:val="28"/>
        </w:rPr>
        <w:t>Основные положения</w:t>
      </w:r>
      <w:bookmarkEnd w:id="13"/>
    </w:p>
    <w:p w14:paraId="50948378" w14:textId="77777777" w:rsidR="0095593F" w:rsidRPr="008A43FF" w:rsidRDefault="0095593F" w:rsidP="0095593F">
      <w:pPr>
        <w:ind w:firstLine="709"/>
        <w:jc w:val="both"/>
        <w:rPr>
          <w:sz w:val="28"/>
          <w:szCs w:val="28"/>
        </w:rPr>
      </w:pPr>
      <w:r w:rsidRPr="008A43FF">
        <w:rPr>
          <w:sz w:val="28"/>
          <w:szCs w:val="28"/>
        </w:rPr>
        <w:t>Методика основана на расчете показателей обеспеченности финансовыми ресурсами предприятия, характеризующих уровень риска деятельности предприятия с точки зрения сбалансированности или превышения доходов над расходами. Эти показатели, в том числе, позволяют заказчику оценить способность предприятия в сроки и в полном объеме исполнить свои обязательства по заключаемым с заказчиком договорам. Для общего расчета финансового состояния предприятия используются основные показатели его деятельности, содержащиеся в бухгалтерской (финансовой) отчетности, а именно: в Форме по ОКУД 0710001 «Бухгалтерский баланс» и в Форме по ОКУД 0710002 «Отчет о прибылях и убытках» («Отчет о финансовых результатах»).</w:t>
      </w:r>
    </w:p>
    <w:p w14:paraId="6C8480A9" w14:textId="77777777" w:rsidR="0095593F" w:rsidRPr="008A43FF" w:rsidRDefault="0095593F" w:rsidP="0095593F">
      <w:pPr>
        <w:ind w:firstLine="709"/>
        <w:jc w:val="both"/>
        <w:rPr>
          <w:sz w:val="28"/>
          <w:szCs w:val="28"/>
        </w:rPr>
      </w:pPr>
      <w:r w:rsidRPr="008A43FF">
        <w:rPr>
          <w:sz w:val="28"/>
          <w:szCs w:val="28"/>
        </w:rPr>
        <w:t xml:space="preserve">Коды строк бухгалтерской (финансовой) отчетности, используемые при расчете показателей обеспеченности финансовыми ресурсами </w:t>
      </w:r>
      <w:r>
        <w:rPr>
          <w:sz w:val="28"/>
          <w:szCs w:val="28"/>
        </w:rPr>
        <w:t>участников закупок</w:t>
      </w:r>
      <w:r w:rsidRPr="008A43FF">
        <w:rPr>
          <w:sz w:val="28"/>
          <w:szCs w:val="28"/>
        </w:rPr>
        <w:t xml:space="preserve"> (</w:t>
      </w:r>
      <w:r w:rsidRPr="0018613F">
        <w:rPr>
          <w:sz w:val="28"/>
          <w:szCs w:val="28"/>
        </w:rPr>
        <w:t xml:space="preserve">Таблица 1 </w:t>
      </w:r>
      <w:r>
        <w:rPr>
          <w:sz w:val="28"/>
          <w:szCs w:val="28"/>
        </w:rPr>
        <w:t>раздела 5</w:t>
      </w:r>
      <w:r w:rsidRPr="008A43FF">
        <w:rPr>
          <w:sz w:val="28"/>
          <w:szCs w:val="28"/>
        </w:rPr>
        <w:t xml:space="preserve"> настоящей Методики), применяются в соответствии с Приказом Министерства финансов </w:t>
      </w:r>
      <w:r w:rsidRPr="004710B1">
        <w:rPr>
          <w:sz w:val="28"/>
          <w:szCs w:val="28"/>
        </w:rPr>
        <w:t>РФ</w:t>
      </w:r>
      <w:r w:rsidRPr="008A43FF">
        <w:rPr>
          <w:sz w:val="28"/>
          <w:szCs w:val="28"/>
        </w:rPr>
        <w:t xml:space="preserve"> от 02 июля 2010 г. № 66н «О формах бухгалтерской отчетности организаций».</w:t>
      </w:r>
    </w:p>
    <w:p w14:paraId="3248CD14" w14:textId="77777777" w:rsidR="0095593F" w:rsidRPr="0018613F" w:rsidRDefault="0095593F" w:rsidP="0095593F">
      <w:pPr>
        <w:ind w:firstLine="709"/>
        <w:jc w:val="both"/>
        <w:rPr>
          <w:sz w:val="28"/>
          <w:szCs w:val="28"/>
        </w:rPr>
      </w:pPr>
      <w:r w:rsidRPr="0018613F">
        <w:rPr>
          <w:sz w:val="28"/>
          <w:szCs w:val="28"/>
        </w:rPr>
        <w:t>В случае если участник закупки в соответствии с законодательством РФ составляет бухгалтерскую отчетность в порядке, предусмотренном Приказом Министерства финансов Российской Федерации от 25.03.2011 № 33н «Об утверждении Инструкции о порядке составления, представления годовой, квартальной бухгалтерской отчетности государственных (муниципальных) бюджетных и автономных учреждений», то для расчета показателей обеспеченности финансовыми ресурсами применяются показатели его деятельности, содержащиеся в Формах по ОКУД 0503730 и 0503721, используя особенности и порядок сопоставления показателей (строк) бухгалтерской (финансовой) отчетности согласно подразделу 4.1 настоящей Методики.</w:t>
      </w:r>
    </w:p>
    <w:p w14:paraId="2DF05182" w14:textId="2C301D16" w:rsidR="0095593F" w:rsidRPr="008A43FF" w:rsidRDefault="0095593F" w:rsidP="0095593F">
      <w:pPr>
        <w:ind w:firstLine="709"/>
        <w:jc w:val="both"/>
        <w:rPr>
          <w:sz w:val="28"/>
          <w:szCs w:val="28"/>
        </w:rPr>
      </w:pPr>
      <w:r w:rsidRPr="008A43FF">
        <w:rPr>
          <w:sz w:val="28"/>
          <w:szCs w:val="28"/>
        </w:rPr>
        <w:t xml:space="preserve">В случае, если участники закупки составляют бухгалтерскую отчетность по правилам стандартов бухгалтерского учета, отличным от российских стандартов бухгалтерского учета (далее – РСБУ), для расчета обеспеченности финансовыми ресурсами участника используются показатели его деятельности, содержащиеся в финансовой отчетности в соответствии с МСФО (Международные стандарты финансовой отчётности), а именно: в форме «Statement of Financial Position» и в форме «Income Statement». В случае, если участник закупок (нерезидент РФ) составляет отчетность по правилам стандартов бухгалтерского учета, отличным от </w:t>
      </w:r>
      <w:r w:rsidRPr="002375D2">
        <w:rPr>
          <w:sz w:val="28"/>
          <w:szCs w:val="28"/>
        </w:rPr>
        <w:t xml:space="preserve">РСБУ или </w:t>
      </w:r>
      <w:r w:rsidRPr="008A43FF">
        <w:rPr>
          <w:sz w:val="28"/>
          <w:szCs w:val="28"/>
        </w:rPr>
        <w:t xml:space="preserve">МСФО, то используются показатели его деятельности, содержащиеся в бухгалтерской отчетности, и аналогичные показателям </w:t>
      </w:r>
      <w:r w:rsidRPr="002375D2">
        <w:rPr>
          <w:sz w:val="28"/>
          <w:szCs w:val="28"/>
        </w:rPr>
        <w:t xml:space="preserve">РСБУ или </w:t>
      </w:r>
      <w:r w:rsidRPr="008A43FF">
        <w:rPr>
          <w:sz w:val="28"/>
          <w:szCs w:val="28"/>
        </w:rPr>
        <w:t xml:space="preserve">МСФО согласно таблице </w:t>
      </w:r>
      <w:r>
        <w:rPr>
          <w:sz w:val="28"/>
          <w:szCs w:val="28"/>
        </w:rPr>
        <w:t>3</w:t>
      </w:r>
      <w:r w:rsidRPr="008A43FF">
        <w:rPr>
          <w:sz w:val="28"/>
          <w:szCs w:val="28"/>
        </w:rPr>
        <w:t xml:space="preserve"> (</w:t>
      </w:r>
      <w:r>
        <w:rPr>
          <w:sz w:val="28"/>
          <w:szCs w:val="28"/>
        </w:rPr>
        <w:t>под</w:t>
      </w:r>
      <w:r w:rsidRPr="008A43FF">
        <w:rPr>
          <w:sz w:val="28"/>
          <w:szCs w:val="28"/>
        </w:rPr>
        <w:t>раздел </w:t>
      </w:r>
      <w:r>
        <w:rPr>
          <w:sz w:val="28"/>
          <w:szCs w:val="28"/>
        </w:rPr>
        <w:fldChar w:fldCharType="begin"/>
      </w:r>
      <w:r>
        <w:rPr>
          <w:sz w:val="28"/>
          <w:szCs w:val="28"/>
        </w:rPr>
        <w:instrText xml:space="preserve"> REF _Ref441244235 \r \h  \* MERGEFORMAT </w:instrText>
      </w:r>
      <w:r>
        <w:rPr>
          <w:sz w:val="28"/>
          <w:szCs w:val="28"/>
        </w:rPr>
      </w:r>
      <w:r>
        <w:rPr>
          <w:sz w:val="28"/>
          <w:szCs w:val="28"/>
        </w:rPr>
        <w:fldChar w:fldCharType="separate"/>
      </w:r>
      <w:r>
        <w:rPr>
          <w:sz w:val="28"/>
          <w:szCs w:val="28"/>
        </w:rPr>
        <w:t>4</w:t>
      </w:r>
      <w:r>
        <w:rPr>
          <w:sz w:val="28"/>
          <w:szCs w:val="28"/>
        </w:rPr>
        <w:fldChar w:fldCharType="end"/>
      </w:r>
      <w:r>
        <w:rPr>
          <w:sz w:val="28"/>
          <w:szCs w:val="28"/>
        </w:rPr>
        <w:t>.2</w:t>
      </w:r>
      <w:r w:rsidRPr="008A43FF">
        <w:rPr>
          <w:sz w:val="28"/>
          <w:szCs w:val="28"/>
        </w:rPr>
        <w:t xml:space="preserve"> настоящей Методики)</w:t>
      </w:r>
      <w:r>
        <w:rPr>
          <w:sz w:val="28"/>
          <w:szCs w:val="28"/>
        </w:rPr>
        <w:t>,</w:t>
      </w:r>
      <w:r w:rsidRPr="002375D2">
        <w:rPr>
          <w:sz w:val="28"/>
          <w:szCs w:val="28"/>
        </w:rPr>
        <w:t xml:space="preserve"> заполняемой участником закупки</w:t>
      </w:r>
      <w:r w:rsidRPr="008A43FF">
        <w:rPr>
          <w:sz w:val="28"/>
          <w:szCs w:val="28"/>
        </w:rPr>
        <w:t>.</w:t>
      </w:r>
    </w:p>
    <w:p w14:paraId="7773A883" w14:textId="4CD8AB02" w:rsidR="0095593F" w:rsidRDefault="0095593F" w:rsidP="0095593F">
      <w:pPr>
        <w:tabs>
          <w:tab w:val="left" w:pos="1134"/>
        </w:tabs>
        <w:ind w:firstLine="709"/>
        <w:jc w:val="both"/>
        <w:rPr>
          <w:sz w:val="28"/>
          <w:szCs w:val="28"/>
        </w:rPr>
      </w:pPr>
      <w:r>
        <w:rPr>
          <w:sz w:val="28"/>
          <w:szCs w:val="28"/>
        </w:rPr>
        <w:t xml:space="preserve">В случае, если в соответствии с законодательством участник закупки не имеет обязанности вести бухгалтерский учет и не ведёт бухгалтерский учет по правилам </w:t>
      </w:r>
      <w:r w:rsidRPr="00773B05">
        <w:rPr>
          <w:sz w:val="28"/>
          <w:szCs w:val="28"/>
        </w:rPr>
        <w:t>Федерально</w:t>
      </w:r>
      <w:r>
        <w:rPr>
          <w:sz w:val="28"/>
          <w:szCs w:val="28"/>
        </w:rPr>
        <w:t>го</w:t>
      </w:r>
      <w:r w:rsidRPr="00773B05">
        <w:rPr>
          <w:sz w:val="28"/>
          <w:szCs w:val="28"/>
        </w:rPr>
        <w:t xml:space="preserve"> закон</w:t>
      </w:r>
      <w:r>
        <w:rPr>
          <w:sz w:val="28"/>
          <w:szCs w:val="28"/>
        </w:rPr>
        <w:t>а</w:t>
      </w:r>
      <w:r w:rsidRPr="00773B05">
        <w:rPr>
          <w:sz w:val="28"/>
          <w:szCs w:val="28"/>
        </w:rPr>
        <w:t xml:space="preserve"> «О бухгалтерском учете»</w:t>
      </w:r>
      <w:r>
        <w:rPr>
          <w:sz w:val="28"/>
          <w:szCs w:val="28"/>
        </w:rPr>
        <w:t xml:space="preserve">, он предоставляет в составе заявки данные по форме </w:t>
      </w:r>
      <w:r w:rsidRPr="008A43FF">
        <w:rPr>
          <w:sz w:val="28"/>
          <w:szCs w:val="28"/>
        </w:rPr>
        <w:t>согласно таблиц</w:t>
      </w:r>
      <w:r>
        <w:rPr>
          <w:sz w:val="28"/>
          <w:szCs w:val="28"/>
        </w:rPr>
        <w:t>е 4</w:t>
      </w:r>
      <w:r w:rsidRPr="008A43FF">
        <w:rPr>
          <w:sz w:val="28"/>
          <w:szCs w:val="28"/>
        </w:rPr>
        <w:t xml:space="preserve"> (</w:t>
      </w:r>
      <w:r>
        <w:rPr>
          <w:sz w:val="28"/>
          <w:szCs w:val="28"/>
        </w:rPr>
        <w:t>под</w:t>
      </w:r>
      <w:r w:rsidRPr="008A43FF">
        <w:rPr>
          <w:sz w:val="28"/>
          <w:szCs w:val="28"/>
        </w:rPr>
        <w:t>раздел </w:t>
      </w:r>
      <w:r>
        <w:rPr>
          <w:sz w:val="28"/>
          <w:szCs w:val="28"/>
        </w:rPr>
        <w:fldChar w:fldCharType="begin"/>
      </w:r>
      <w:r>
        <w:rPr>
          <w:sz w:val="28"/>
          <w:szCs w:val="28"/>
        </w:rPr>
        <w:instrText xml:space="preserve"> REF _Ref525649610 \r \h  \* MERGEFORMAT </w:instrText>
      </w:r>
      <w:r>
        <w:rPr>
          <w:sz w:val="28"/>
          <w:szCs w:val="28"/>
        </w:rPr>
      </w:r>
      <w:r>
        <w:rPr>
          <w:sz w:val="28"/>
          <w:szCs w:val="28"/>
        </w:rPr>
        <w:fldChar w:fldCharType="separate"/>
      </w:r>
      <w:r>
        <w:rPr>
          <w:sz w:val="28"/>
          <w:szCs w:val="28"/>
        </w:rPr>
        <w:t>4.3</w:t>
      </w:r>
      <w:r>
        <w:rPr>
          <w:sz w:val="28"/>
          <w:szCs w:val="28"/>
        </w:rPr>
        <w:fldChar w:fldCharType="end"/>
      </w:r>
      <w:r w:rsidRPr="008A43FF">
        <w:rPr>
          <w:sz w:val="28"/>
          <w:szCs w:val="28"/>
        </w:rPr>
        <w:t xml:space="preserve"> настоящей Методики)</w:t>
      </w:r>
      <w:r>
        <w:rPr>
          <w:sz w:val="28"/>
          <w:szCs w:val="28"/>
        </w:rPr>
        <w:t>,</w:t>
      </w:r>
      <w:r w:rsidRPr="002375D2">
        <w:rPr>
          <w:sz w:val="28"/>
          <w:szCs w:val="28"/>
        </w:rPr>
        <w:t xml:space="preserve"> </w:t>
      </w:r>
      <w:r>
        <w:rPr>
          <w:sz w:val="28"/>
          <w:szCs w:val="28"/>
        </w:rPr>
        <w:t xml:space="preserve">подписываемой уполномоченным лицом </w:t>
      </w:r>
      <w:r w:rsidRPr="002375D2">
        <w:rPr>
          <w:sz w:val="28"/>
          <w:szCs w:val="28"/>
        </w:rPr>
        <w:t>участник</w:t>
      </w:r>
      <w:r>
        <w:rPr>
          <w:sz w:val="28"/>
          <w:szCs w:val="28"/>
        </w:rPr>
        <w:t>а</w:t>
      </w:r>
      <w:r w:rsidRPr="002375D2">
        <w:rPr>
          <w:sz w:val="28"/>
          <w:szCs w:val="28"/>
        </w:rPr>
        <w:t xml:space="preserve"> закупки</w:t>
      </w:r>
      <w:r>
        <w:rPr>
          <w:sz w:val="28"/>
          <w:szCs w:val="28"/>
        </w:rPr>
        <w:t>.</w:t>
      </w:r>
    </w:p>
    <w:p w14:paraId="2B14A3F3" w14:textId="77777777" w:rsidR="0095593F" w:rsidRPr="008A43FF" w:rsidRDefault="0095593F" w:rsidP="0095593F">
      <w:pPr>
        <w:tabs>
          <w:tab w:val="left" w:pos="1134"/>
        </w:tabs>
        <w:ind w:firstLine="709"/>
        <w:jc w:val="both"/>
        <w:rPr>
          <w:sz w:val="28"/>
          <w:szCs w:val="28"/>
        </w:rPr>
      </w:pPr>
      <w:r>
        <w:rPr>
          <w:sz w:val="28"/>
          <w:szCs w:val="28"/>
        </w:rPr>
        <w:lastRenderedPageBreak/>
        <w:t xml:space="preserve">В случае, если </w:t>
      </w:r>
      <w:r w:rsidRPr="004622B5">
        <w:rPr>
          <w:color w:val="000000"/>
          <w:sz w:val="28"/>
          <w:szCs w:val="28"/>
          <w:lang w:bidi="ru-RU"/>
        </w:rPr>
        <w:t>бухгалтерская (финансовая) отчетность</w:t>
      </w:r>
      <w:r>
        <w:rPr>
          <w:color w:val="000000"/>
          <w:sz w:val="28"/>
          <w:szCs w:val="28"/>
          <w:lang w:bidi="ru-RU"/>
        </w:rPr>
        <w:t xml:space="preserve"> участника закупки </w:t>
      </w:r>
      <w:r w:rsidRPr="000A6A6E">
        <w:rPr>
          <w:color w:val="000000"/>
          <w:sz w:val="28"/>
          <w:szCs w:val="28"/>
          <w:lang w:bidi="ru-RU"/>
        </w:rPr>
        <w:t xml:space="preserve">содержит </w:t>
      </w:r>
      <w:r w:rsidRPr="004622B5">
        <w:rPr>
          <w:color w:val="000000"/>
          <w:sz w:val="28"/>
          <w:szCs w:val="28"/>
          <w:lang w:bidi="ru-RU"/>
        </w:rPr>
        <w:t>сведения</w:t>
      </w:r>
      <w:r>
        <w:rPr>
          <w:color w:val="000000"/>
          <w:sz w:val="28"/>
          <w:szCs w:val="28"/>
          <w:lang w:bidi="ru-RU"/>
        </w:rPr>
        <w:t>,</w:t>
      </w:r>
      <w:r w:rsidRPr="004622B5">
        <w:rPr>
          <w:color w:val="000000"/>
          <w:sz w:val="28"/>
          <w:szCs w:val="28"/>
          <w:lang w:bidi="ru-RU"/>
        </w:rPr>
        <w:t xml:space="preserve"> </w:t>
      </w:r>
      <w:r>
        <w:rPr>
          <w:color w:val="000000"/>
          <w:sz w:val="28"/>
          <w:szCs w:val="28"/>
          <w:lang w:bidi="ru-RU"/>
        </w:rPr>
        <w:t xml:space="preserve">составляющие </w:t>
      </w:r>
      <w:r w:rsidRPr="004622B5">
        <w:rPr>
          <w:color w:val="000000"/>
          <w:sz w:val="28"/>
          <w:szCs w:val="28"/>
          <w:lang w:bidi="ru-RU"/>
        </w:rPr>
        <w:t>государственную тайну</w:t>
      </w:r>
      <w:r>
        <w:rPr>
          <w:color w:val="000000"/>
          <w:sz w:val="28"/>
          <w:szCs w:val="28"/>
          <w:lang w:bidi="ru-RU"/>
        </w:rPr>
        <w:t xml:space="preserve"> </w:t>
      </w:r>
      <w:r>
        <w:rPr>
          <w:sz w:val="28"/>
          <w:szCs w:val="28"/>
        </w:rPr>
        <w:t>в соответствии со статьей 5 З</w:t>
      </w:r>
      <w:r w:rsidRPr="000A6A6E">
        <w:rPr>
          <w:color w:val="000000"/>
          <w:sz w:val="28"/>
          <w:szCs w:val="28"/>
          <w:lang w:bidi="ru-RU"/>
        </w:rPr>
        <w:t>акон</w:t>
      </w:r>
      <w:r>
        <w:rPr>
          <w:color w:val="000000"/>
          <w:sz w:val="28"/>
          <w:szCs w:val="28"/>
          <w:lang w:bidi="ru-RU"/>
        </w:rPr>
        <w:t>а</w:t>
      </w:r>
      <w:r w:rsidRPr="000A6A6E">
        <w:rPr>
          <w:color w:val="000000"/>
          <w:sz w:val="28"/>
          <w:szCs w:val="28"/>
          <w:lang w:bidi="ru-RU"/>
        </w:rPr>
        <w:t xml:space="preserve"> Российской Федерации от 21.07.1993 № 5485-1 «О государственной тайне»</w:t>
      </w:r>
      <w:r>
        <w:rPr>
          <w:color w:val="000000"/>
          <w:sz w:val="28"/>
          <w:szCs w:val="28"/>
          <w:lang w:bidi="ru-RU"/>
        </w:rPr>
        <w:t xml:space="preserve">, такой участник </w:t>
      </w:r>
      <w:r>
        <w:rPr>
          <w:sz w:val="28"/>
          <w:szCs w:val="28"/>
        </w:rPr>
        <w:t xml:space="preserve">предоставляет в составе заявки данные по форме </w:t>
      </w:r>
      <w:r w:rsidRPr="008A43FF">
        <w:rPr>
          <w:sz w:val="28"/>
          <w:szCs w:val="28"/>
        </w:rPr>
        <w:t>согласно таблиц</w:t>
      </w:r>
      <w:r>
        <w:rPr>
          <w:sz w:val="28"/>
          <w:szCs w:val="28"/>
        </w:rPr>
        <w:t>е 5</w:t>
      </w:r>
      <w:r w:rsidRPr="008A43FF">
        <w:rPr>
          <w:sz w:val="28"/>
          <w:szCs w:val="28"/>
        </w:rPr>
        <w:t xml:space="preserve"> (</w:t>
      </w:r>
      <w:r>
        <w:rPr>
          <w:sz w:val="28"/>
          <w:szCs w:val="28"/>
        </w:rPr>
        <w:t>под</w:t>
      </w:r>
      <w:r w:rsidRPr="008A43FF">
        <w:rPr>
          <w:sz w:val="28"/>
          <w:szCs w:val="28"/>
        </w:rPr>
        <w:t>раздел </w:t>
      </w:r>
      <w:r>
        <w:rPr>
          <w:sz w:val="28"/>
          <w:szCs w:val="28"/>
        </w:rPr>
        <w:t>4.4</w:t>
      </w:r>
      <w:r w:rsidRPr="008A43FF">
        <w:rPr>
          <w:sz w:val="28"/>
          <w:szCs w:val="28"/>
        </w:rPr>
        <w:t xml:space="preserve"> настоящей Методики)</w:t>
      </w:r>
      <w:r>
        <w:rPr>
          <w:sz w:val="28"/>
          <w:szCs w:val="28"/>
        </w:rPr>
        <w:t>,</w:t>
      </w:r>
      <w:r w:rsidRPr="002375D2">
        <w:rPr>
          <w:sz w:val="28"/>
          <w:szCs w:val="28"/>
        </w:rPr>
        <w:t xml:space="preserve"> </w:t>
      </w:r>
      <w:r>
        <w:rPr>
          <w:sz w:val="28"/>
          <w:szCs w:val="28"/>
        </w:rPr>
        <w:t xml:space="preserve">подписываемой уполномоченным лицом </w:t>
      </w:r>
      <w:r w:rsidRPr="002375D2">
        <w:rPr>
          <w:sz w:val="28"/>
          <w:szCs w:val="28"/>
        </w:rPr>
        <w:t>участник</w:t>
      </w:r>
      <w:r>
        <w:rPr>
          <w:sz w:val="28"/>
          <w:szCs w:val="28"/>
        </w:rPr>
        <w:t>а</w:t>
      </w:r>
      <w:r w:rsidRPr="002375D2">
        <w:rPr>
          <w:sz w:val="28"/>
          <w:szCs w:val="28"/>
        </w:rPr>
        <w:t xml:space="preserve"> закупки</w:t>
      </w:r>
      <w:r>
        <w:rPr>
          <w:sz w:val="28"/>
          <w:szCs w:val="28"/>
        </w:rPr>
        <w:t xml:space="preserve">, а также дополнительно предоставляет </w:t>
      </w:r>
      <w:r w:rsidRPr="00090F7F">
        <w:rPr>
          <w:color w:val="000000"/>
          <w:sz w:val="28"/>
          <w:szCs w:val="28"/>
          <w:lang w:bidi="ru-RU"/>
        </w:rPr>
        <w:t>лицензию, выданную ФСБ России на осуществление работ, связанных с использованием сведений, составляющих государственную тайну</w:t>
      </w:r>
      <w:r>
        <w:rPr>
          <w:sz w:val="28"/>
          <w:szCs w:val="28"/>
        </w:rPr>
        <w:t>.</w:t>
      </w:r>
    </w:p>
    <w:p w14:paraId="51E26C94" w14:textId="77777777" w:rsidR="0095593F" w:rsidRPr="008A43FF" w:rsidRDefault="0095593F" w:rsidP="0095593F">
      <w:pPr>
        <w:numPr>
          <w:ilvl w:val="0"/>
          <w:numId w:val="57"/>
        </w:numPr>
        <w:tabs>
          <w:tab w:val="left" w:pos="709"/>
          <w:tab w:val="left" w:pos="1134"/>
        </w:tabs>
        <w:jc w:val="both"/>
        <w:rPr>
          <w:b/>
          <w:bCs/>
          <w:sz w:val="28"/>
          <w:szCs w:val="28"/>
        </w:rPr>
      </w:pPr>
      <w:bookmarkStart w:id="14" w:name="_Toc366225602"/>
      <w:bookmarkStart w:id="15" w:name="_Ref441244277"/>
      <w:r w:rsidRPr="008A43FF">
        <w:rPr>
          <w:b/>
          <w:bCs/>
          <w:sz w:val="28"/>
          <w:szCs w:val="28"/>
        </w:rPr>
        <w:t>Методика расчета.</w:t>
      </w:r>
      <w:bookmarkEnd w:id="14"/>
      <w:bookmarkEnd w:id="15"/>
    </w:p>
    <w:p w14:paraId="766C58A8" w14:textId="77777777" w:rsidR="0095593F" w:rsidRPr="008A43FF" w:rsidRDefault="0095593F" w:rsidP="0095593F">
      <w:pPr>
        <w:ind w:firstLine="709"/>
        <w:jc w:val="both"/>
        <w:rPr>
          <w:sz w:val="28"/>
          <w:szCs w:val="28"/>
        </w:rPr>
      </w:pPr>
      <w:r w:rsidRPr="008A43FF">
        <w:rPr>
          <w:sz w:val="28"/>
          <w:szCs w:val="28"/>
        </w:rPr>
        <w:t>Для общего расчета обеспеченности финансовыми ресурсами предприятия используются основные показатели его деятельности, такие как:</w:t>
      </w:r>
    </w:p>
    <w:p w14:paraId="35921EA4" w14:textId="77777777" w:rsidR="0095593F" w:rsidRPr="008A43FF" w:rsidRDefault="0095593F" w:rsidP="0095593F">
      <w:pPr>
        <w:numPr>
          <w:ilvl w:val="0"/>
          <w:numId w:val="58"/>
        </w:numPr>
        <w:tabs>
          <w:tab w:val="left" w:pos="709"/>
          <w:tab w:val="left" w:pos="1134"/>
        </w:tabs>
        <w:ind w:left="0" w:firstLine="709"/>
        <w:jc w:val="both"/>
        <w:rPr>
          <w:sz w:val="28"/>
          <w:szCs w:val="28"/>
        </w:rPr>
      </w:pPr>
      <w:r w:rsidRPr="008A43FF">
        <w:rPr>
          <w:sz w:val="28"/>
          <w:szCs w:val="28"/>
        </w:rPr>
        <w:t>Коэффициент автономии собственных средств;</w:t>
      </w:r>
    </w:p>
    <w:p w14:paraId="41AE4BED" w14:textId="77777777" w:rsidR="0095593F" w:rsidRPr="008A43FF" w:rsidRDefault="0095593F" w:rsidP="0095593F">
      <w:pPr>
        <w:numPr>
          <w:ilvl w:val="0"/>
          <w:numId w:val="58"/>
        </w:numPr>
        <w:tabs>
          <w:tab w:val="left" w:pos="709"/>
          <w:tab w:val="left" w:pos="1134"/>
        </w:tabs>
        <w:ind w:left="0" w:firstLine="709"/>
        <w:jc w:val="both"/>
        <w:rPr>
          <w:sz w:val="28"/>
          <w:szCs w:val="28"/>
        </w:rPr>
      </w:pPr>
      <w:r w:rsidRPr="008A43FF">
        <w:rPr>
          <w:sz w:val="28"/>
          <w:szCs w:val="28"/>
        </w:rPr>
        <w:t>Коэффициент обеспеченности собственными оборотными средствами</w:t>
      </w:r>
    </w:p>
    <w:p w14:paraId="56A38E79" w14:textId="77777777" w:rsidR="0095593F" w:rsidRPr="008A43FF" w:rsidRDefault="0095593F" w:rsidP="0095593F">
      <w:pPr>
        <w:numPr>
          <w:ilvl w:val="0"/>
          <w:numId w:val="58"/>
        </w:numPr>
        <w:tabs>
          <w:tab w:val="left" w:pos="709"/>
          <w:tab w:val="left" w:pos="1134"/>
        </w:tabs>
        <w:ind w:left="0" w:firstLine="709"/>
        <w:jc w:val="both"/>
        <w:rPr>
          <w:sz w:val="28"/>
          <w:szCs w:val="28"/>
        </w:rPr>
      </w:pPr>
      <w:r w:rsidRPr="008A43FF">
        <w:rPr>
          <w:sz w:val="28"/>
          <w:szCs w:val="28"/>
        </w:rPr>
        <w:t>Коэффициент соизмеримости годовой выручки от основной деятельности c суммой договора;</w:t>
      </w:r>
    </w:p>
    <w:p w14:paraId="5B9DADD1" w14:textId="77777777" w:rsidR="0095593F" w:rsidRPr="008A43FF" w:rsidRDefault="0095593F" w:rsidP="0095593F">
      <w:pPr>
        <w:numPr>
          <w:ilvl w:val="0"/>
          <w:numId w:val="58"/>
        </w:numPr>
        <w:tabs>
          <w:tab w:val="left" w:pos="709"/>
          <w:tab w:val="left" w:pos="1134"/>
        </w:tabs>
        <w:ind w:left="0" w:firstLine="709"/>
        <w:jc w:val="both"/>
        <w:rPr>
          <w:sz w:val="28"/>
          <w:szCs w:val="28"/>
        </w:rPr>
      </w:pPr>
      <w:r w:rsidRPr="008A43FF">
        <w:rPr>
          <w:sz w:val="28"/>
          <w:szCs w:val="28"/>
        </w:rPr>
        <w:t>Коэффициент покрытия процентов.</w:t>
      </w:r>
    </w:p>
    <w:p w14:paraId="4B22206A" w14:textId="77777777" w:rsidR="0095593F" w:rsidRPr="008A43FF" w:rsidRDefault="0095593F" w:rsidP="0095593F">
      <w:pPr>
        <w:tabs>
          <w:tab w:val="left" w:pos="709"/>
          <w:tab w:val="left" w:pos="1134"/>
        </w:tabs>
        <w:ind w:firstLine="709"/>
        <w:jc w:val="both"/>
        <w:rPr>
          <w:sz w:val="28"/>
          <w:szCs w:val="28"/>
        </w:rPr>
      </w:pPr>
      <w:r w:rsidRPr="008A43FF">
        <w:rPr>
          <w:sz w:val="28"/>
          <w:szCs w:val="28"/>
        </w:rPr>
        <w:t xml:space="preserve">Расчет показателей </w:t>
      </w:r>
      <w:r w:rsidRPr="00E27619">
        <w:rPr>
          <w:sz w:val="28"/>
          <w:szCs w:val="28"/>
        </w:rPr>
        <w:t>осуществляется за истекший финансовый год и за истекший период финансового года (3 месяц</w:t>
      </w:r>
      <w:r w:rsidRPr="008F5582">
        <w:rPr>
          <w:sz w:val="28"/>
          <w:szCs w:val="28"/>
        </w:rPr>
        <w:t>а</w:t>
      </w:r>
      <w:r w:rsidRPr="00E27619">
        <w:rPr>
          <w:sz w:val="28"/>
          <w:szCs w:val="28"/>
        </w:rPr>
        <w:t xml:space="preserve"> текущего финансового года / 6 месяцев текущего финансового года / 9 месяцев текущего финансового года). Данные за 3 месяца текущего финансового года принимаются только если организация создана в текущем году. Под финансовым годом понимается законодательно установленный годовой срок, за который в соответствии со стандартами бухгалтерской (финансовой) отчетности составляется отчетность о результатах деятельности субъектов хозяйствования различных</w:t>
      </w:r>
      <w:r w:rsidRPr="008A43FF">
        <w:rPr>
          <w:sz w:val="28"/>
          <w:szCs w:val="28"/>
        </w:rPr>
        <w:t xml:space="preserve"> организационно-правовых форм.</w:t>
      </w:r>
    </w:p>
    <w:p w14:paraId="77425527" w14:textId="77777777" w:rsidR="0095593F" w:rsidRPr="008A43FF" w:rsidRDefault="0095593F" w:rsidP="0095593F">
      <w:pPr>
        <w:ind w:firstLine="851"/>
        <w:jc w:val="both"/>
        <w:rPr>
          <w:sz w:val="28"/>
          <w:szCs w:val="28"/>
        </w:rPr>
      </w:pPr>
      <w:r w:rsidRPr="008A43FF">
        <w:rPr>
          <w:rFonts w:eastAsiaTheme="minorHAnsi"/>
          <w:sz w:val="28"/>
          <w:szCs w:val="28"/>
          <w:lang w:eastAsia="en-US"/>
        </w:rPr>
        <w:t xml:space="preserve">При использовании для расчета обеспеченности финансовыми ресурсами участников закупок бухгалтерской (финансовой) отчетности, подготовленной в соответствии со стандартами </w:t>
      </w:r>
      <w:r w:rsidRPr="008A43FF">
        <w:rPr>
          <w:sz w:val="28"/>
          <w:szCs w:val="28"/>
        </w:rPr>
        <w:t>РСБУ</w:t>
      </w:r>
      <w:r>
        <w:rPr>
          <w:sz w:val="28"/>
          <w:szCs w:val="28"/>
        </w:rPr>
        <w:t>,</w:t>
      </w:r>
      <w:r w:rsidRPr="008A43FF">
        <w:rPr>
          <w:sz w:val="28"/>
          <w:szCs w:val="28"/>
        </w:rPr>
        <w:t xml:space="preserve"> </w:t>
      </w:r>
      <w:r w:rsidRPr="008A43FF">
        <w:rPr>
          <w:rFonts w:eastAsiaTheme="minorHAnsi"/>
          <w:sz w:val="28"/>
          <w:szCs w:val="28"/>
          <w:lang w:eastAsia="en-US"/>
        </w:rPr>
        <w:t>используется:</w:t>
      </w:r>
    </w:p>
    <w:p w14:paraId="46C9A06B" w14:textId="77777777" w:rsidR="0095593F" w:rsidRPr="00E27619" w:rsidRDefault="0095593F" w:rsidP="0095593F">
      <w:pPr>
        <w:tabs>
          <w:tab w:val="left" w:pos="0"/>
          <w:tab w:val="left" w:pos="1134"/>
        </w:tabs>
        <w:ind w:firstLine="851"/>
        <w:jc w:val="both"/>
        <w:rPr>
          <w:sz w:val="28"/>
          <w:szCs w:val="28"/>
        </w:rPr>
      </w:pPr>
      <w:r w:rsidRPr="008A43FF">
        <w:rPr>
          <w:sz w:val="28"/>
          <w:szCs w:val="28"/>
        </w:rPr>
        <w:t>отчетность за истекший финансов</w:t>
      </w:r>
      <w:r>
        <w:rPr>
          <w:sz w:val="28"/>
          <w:szCs w:val="28"/>
        </w:rPr>
        <w:t>ы</w:t>
      </w:r>
      <w:r w:rsidRPr="008A43FF">
        <w:rPr>
          <w:sz w:val="28"/>
          <w:szCs w:val="28"/>
        </w:rPr>
        <w:t>й год на основании бухгалтерской (финансовой) отчетности с отметкой налоговой инспекции о приеме или, в случае представления отчетности в налоговую инспекцию в электронном виде, с приложением квитанции о приеме</w:t>
      </w:r>
      <w:r>
        <w:rPr>
          <w:sz w:val="28"/>
          <w:szCs w:val="28"/>
        </w:rPr>
        <w:t xml:space="preserve"> или извещения о вводе</w:t>
      </w:r>
      <w:r w:rsidRPr="008A43FF">
        <w:rPr>
          <w:sz w:val="28"/>
          <w:szCs w:val="28"/>
        </w:rPr>
        <w:t>, также</w:t>
      </w:r>
      <w:r w:rsidRPr="008A43FF">
        <w:rPr>
          <w:rFonts w:eastAsiaTheme="minorHAnsi"/>
          <w:bCs/>
          <w:sz w:val="28"/>
          <w:szCs w:val="28"/>
          <w:lang w:eastAsia="en-US"/>
        </w:rPr>
        <w:t xml:space="preserve"> заверенная аудиторами (при наличии требований по заверению отчетности организации внешними аудиторами</w:t>
      </w:r>
      <w:r>
        <w:rPr>
          <w:rFonts w:eastAsiaTheme="minorHAnsi"/>
          <w:bCs/>
          <w:sz w:val="28"/>
          <w:szCs w:val="28"/>
          <w:lang w:eastAsia="en-US"/>
        </w:rPr>
        <w:t xml:space="preserve"> и наступлении </w:t>
      </w:r>
      <w:r w:rsidRPr="00E27619">
        <w:rPr>
          <w:rFonts w:eastAsiaTheme="minorHAnsi"/>
          <w:bCs/>
          <w:sz w:val="28"/>
          <w:szCs w:val="28"/>
          <w:lang w:eastAsia="en-US"/>
        </w:rPr>
        <w:t>определённых законодательством сроков получения подобного заверения)</w:t>
      </w:r>
      <w:r w:rsidRPr="00E27619">
        <w:rPr>
          <w:sz w:val="28"/>
          <w:szCs w:val="28"/>
        </w:rPr>
        <w:t>,</w:t>
      </w:r>
    </w:p>
    <w:p w14:paraId="401C0E66" w14:textId="77777777" w:rsidR="0095593F" w:rsidRPr="008A43FF" w:rsidRDefault="0095593F" w:rsidP="0095593F">
      <w:pPr>
        <w:tabs>
          <w:tab w:val="left" w:pos="0"/>
          <w:tab w:val="left" w:pos="1134"/>
        </w:tabs>
        <w:ind w:firstLine="851"/>
        <w:jc w:val="both"/>
        <w:rPr>
          <w:sz w:val="28"/>
          <w:szCs w:val="28"/>
        </w:rPr>
      </w:pPr>
      <w:r w:rsidRPr="00E27619">
        <w:rPr>
          <w:sz w:val="28"/>
          <w:szCs w:val="28"/>
        </w:rPr>
        <w:t>отчетность за истекший период финансового года (</w:t>
      </w:r>
      <w:r w:rsidRPr="0002747F">
        <w:rPr>
          <w:sz w:val="28"/>
          <w:szCs w:val="28"/>
        </w:rPr>
        <w:t>3 месяца текущего финансового года /</w:t>
      </w:r>
      <w:r w:rsidRPr="00E27619">
        <w:rPr>
          <w:sz w:val="28"/>
          <w:szCs w:val="28"/>
        </w:rPr>
        <w:t xml:space="preserve"> 6 месяцев текущего финансового года/ 9 месяцев текущего финансового года) на основании промежуточной бухгалтерской (финансовой) отчетности, подписанной руководителем предприятия. Отчетность за 3 месяца текущего финансового года принимаются только если организация создана в текущем году.</w:t>
      </w:r>
    </w:p>
    <w:p w14:paraId="0F613D9E" w14:textId="77777777" w:rsidR="0095593F" w:rsidRPr="002375D2" w:rsidRDefault="0095593F" w:rsidP="0095593F">
      <w:pPr>
        <w:tabs>
          <w:tab w:val="left" w:pos="0"/>
        </w:tabs>
        <w:ind w:firstLine="851"/>
        <w:jc w:val="both"/>
        <w:rPr>
          <w:rFonts w:eastAsiaTheme="minorHAnsi"/>
          <w:sz w:val="28"/>
          <w:szCs w:val="28"/>
          <w:lang w:eastAsia="en-US"/>
        </w:rPr>
      </w:pPr>
      <w:r w:rsidRPr="002375D2">
        <w:rPr>
          <w:rFonts w:eastAsiaTheme="minorHAnsi"/>
          <w:sz w:val="28"/>
          <w:szCs w:val="28"/>
          <w:lang w:eastAsia="en-US"/>
        </w:rPr>
        <w:t xml:space="preserve">Если срок окончания подачи заявок </w:t>
      </w:r>
      <w:r>
        <w:rPr>
          <w:rFonts w:eastAsiaTheme="minorHAnsi"/>
          <w:sz w:val="28"/>
          <w:szCs w:val="28"/>
          <w:lang w:eastAsia="en-US"/>
        </w:rPr>
        <w:t>приходится на период с 1 января по 31 </w:t>
      </w:r>
      <w:r w:rsidRPr="002375D2">
        <w:rPr>
          <w:rFonts w:eastAsiaTheme="minorHAnsi"/>
          <w:sz w:val="28"/>
          <w:szCs w:val="28"/>
          <w:lang w:eastAsia="en-US"/>
        </w:rPr>
        <w:t xml:space="preserve">марта текущего года, то для проведения расчета уровня обеспеченности финансовыми ресурсами используется отчетность за предыдущий </w:t>
      </w:r>
      <w:r>
        <w:rPr>
          <w:rFonts w:eastAsiaTheme="minorHAnsi"/>
          <w:sz w:val="28"/>
          <w:szCs w:val="28"/>
          <w:lang w:eastAsia="en-US"/>
        </w:rPr>
        <w:t xml:space="preserve">истекший </w:t>
      </w:r>
      <w:r w:rsidRPr="002375D2">
        <w:rPr>
          <w:rFonts w:eastAsiaTheme="minorHAnsi"/>
          <w:sz w:val="28"/>
          <w:szCs w:val="28"/>
          <w:lang w:eastAsia="en-US"/>
        </w:rPr>
        <w:lastRenderedPageBreak/>
        <w:t xml:space="preserve">финансовый год и отчетность за 9 месяцев истекшего </w:t>
      </w:r>
      <w:r>
        <w:rPr>
          <w:rFonts w:eastAsiaTheme="minorHAnsi"/>
          <w:sz w:val="28"/>
          <w:szCs w:val="28"/>
          <w:lang w:eastAsia="en-US"/>
        </w:rPr>
        <w:t>финансового года, по </w:t>
      </w:r>
      <w:r w:rsidRPr="002375D2">
        <w:rPr>
          <w:rFonts w:eastAsiaTheme="minorHAnsi"/>
          <w:sz w:val="28"/>
          <w:szCs w:val="28"/>
          <w:lang w:eastAsia="en-US"/>
        </w:rPr>
        <w:t>которому годовая отчетность находится на стадии подготовки.</w:t>
      </w:r>
    </w:p>
    <w:p w14:paraId="208592B8" w14:textId="39E58DE9" w:rsidR="0095593F" w:rsidRPr="008A43FF" w:rsidRDefault="0095593F" w:rsidP="0095593F">
      <w:pPr>
        <w:tabs>
          <w:tab w:val="left" w:pos="0"/>
        </w:tabs>
        <w:ind w:firstLine="851"/>
        <w:jc w:val="both"/>
        <w:rPr>
          <w:rFonts w:eastAsiaTheme="minorHAnsi"/>
          <w:sz w:val="28"/>
          <w:szCs w:val="28"/>
          <w:lang w:eastAsia="en-US"/>
        </w:rPr>
      </w:pPr>
      <w:r w:rsidRPr="008A43FF">
        <w:rPr>
          <w:rFonts w:eastAsiaTheme="minorHAnsi"/>
          <w:sz w:val="28"/>
          <w:szCs w:val="28"/>
          <w:lang w:eastAsia="en-US"/>
        </w:rPr>
        <w:t xml:space="preserve">При использовании для расчета обеспеченности финансовыми ресурсами участников закупок финансовой отчетности в соответствии с МСФО и/или </w:t>
      </w:r>
      <w:r w:rsidR="009D0691" w:rsidRPr="008A43FF">
        <w:rPr>
          <w:rFonts w:eastAsiaTheme="minorHAnsi"/>
          <w:sz w:val="28"/>
          <w:szCs w:val="28"/>
          <w:lang w:eastAsia="en-US"/>
        </w:rPr>
        <w:t>иной бухгалтерской (финансовой) отчетности,</w:t>
      </w:r>
      <w:r w:rsidRPr="008A43FF">
        <w:rPr>
          <w:rFonts w:eastAsiaTheme="minorHAnsi"/>
          <w:sz w:val="28"/>
          <w:szCs w:val="28"/>
          <w:lang w:eastAsia="en-US"/>
        </w:rPr>
        <w:t xml:space="preserve"> подготавливаемой участниками (нерезидентами РФ), используется:</w:t>
      </w:r>
    </w:p>
    <w:p w14:paraId="3F5A58C9" w14:textId="77777777" w:rsidR="0095593F" w:rsidRPr="00E27619" w:rsidRDefault="0095593F" w:rsidP="0095593F">
      <w:pPr>
        <w:tabs>
          <w:tab w:val="left" w:pos="0"/>
        </w:tabs>
        <w:ind w:firstLine="851"/>
        <w:jc w:val="both"/>
        <w:rPr>
          <w:rFonts w:eastAsiaTheme="minorHAnsi"/>
          <w:sz w:val="28"/>
          <w:szCs w:val="28"/>
          <w:lang w:eastAsia="en-US"/>
        </w:rPr>
      </w:pPr>
      <w:r w:rsidRPr="008A43FF">
        <w:rPr>
          <w:rFonts w:eastAsiaTheme="minorHAnsi"/>
          <w:sz w:val="28"/>
          <w:szCs w:val="28"/>
          <w:lang w:eastAsia="en-US"/>
        </w:rPr>
        <w:t>отчетность за истекший финансовый год, подписанная руководителем организации и заверенная аудиторами (при наличии требований по заверению отчетности организации внешними аудиторами</w:t>
      </w:r>
      <w:r>
        <w:rPr>
          <w:rFonts w:eastAsiaTheme="minorHAnsi"/>
          <w:sz w:val="28"/>
          <w:szCs w:val="28"/>
          <w:lang w:eastAsia="en-US"/>
        </w:rPr>
        <w:t xml:space="preserve"> </w:t>
      </w:r>
      <w:r>
        <w:rPr>
          <w:rFonts w:eastAsiaTheme="minorHAnsi"/>
          <w:bCs/>
          <w:sz w:val="28"/>
          <w:szCs w:val="28"/>
          <w:lang w:eastAsia="en-US"/>
        </w:rPr>
        <w:t xml:space="preserve">и наступлении определённых законодательством сроков получения </w:t>
      </w:r>
      <w:r w:rsidRPr="00E27619">
        <w:rPr>
          <w:rFonts w:eastAsiaTheme="minorHAnsi"/>
          <w:bCs/>
          <w:sz w:val="28"/>
          <w:szCs w:val="28"/>
          <w:lang w:eastAsia="en-US"/>
        </w:rPr>
        <w:t>подобного заверения</w:t>
      </w:r>
      <w:r w:rsidRPr="00E27619">
        <w:rPr>
          <w:rFonts w:eastAsiaTheme="minorHAnsi"/>
          <w:sz w:val="28"/>
          <w:szCs w:val="28"/>
          <w:lang w:eastAsia="en-US"/>
        </w:rPr>
        <w:t>),</w:t>
      </w:r>
    </w:p>
    <w:p w14:paraId="080CFCDA" w14:textId="77777777" w:rsidR="0095593F" w:rsidRPr="00E27619" w:rsidRDefault="0095593F" w:rsidP="0095593F">
      <w:pPr>
        <w:ind w:firstLine="851"/>
        <w:jc w:val="both"/>
        <w:rPr>
          <w:sz w:val="28"/>
          <w:szCs w:val="28"/>
        </w:rPr>
      </w:pPr>
      <w:r w:rsidRPr="00E27619">
        <w:rPr>
          <w:sz w:val="28"/>
          <w:szCs w:val="28"/>
        </w:rPr>
        <w:t>отчетность за истекший период финансового года (</w:t>
      </w:r>
      <w:r w:rsidRPr="003A7498">
        <w:rPr>
          <w:sz w:val="28"/>
          <w:szCs w:val="28"/>
        </w:rPr>
        <w:t>3 месяца</w:t>
      </w:r>
      <w:r w:rsidRPr="00E27619">
        <w:rPr>
          <w:sz w:val="28"/>
          <w:szCs w:val="28"/>
        </w:rPr>
        <w:t xml:space="preserve"> текущего финансового года</w:t>
      </w:r>
      <w:r w:rsidRPr="003A7498">
        <w:rPr>
          <w:sz w:val="28"/>
          <w:szCs w:val="28"/>
        </w:rPr>
        <w:t xml:space="preserve"> /</w:t>
      </w:r>
      <w:r w:rsidRPr="00E27619">
        <w:rPr>
          <w:sz w:val="28"/>
          <w:szCs w:val="28"/>
        </w:rPr>
        <w:t xml:space="preserve"> 6 месяцев текущего финансового года/ 9 месяцев текущего финансового года), подписанная руководителем организации. Отчетность за 3 месяца текущего финансового года принимаются только если организация создана в текущем году.</w:t>
      </w:r>
    </w:p>
    <w:p w14:paraId="754CE4E6" w14:textId="77777777" w:rsidR="0095593F" w:rsidRPr="002375D2" w:rsidRDefault="0095593F" w:rsidP="0095593F">
      <w:pPr>
        <w:ind w:firstLine="851"/>
        <w:jc w:val="both"/>
        <w:rPr>
          <w:sz w:val="28"/>
          <w:szCs w:val="28"/>
        </w:rPr>
      </w:pPr>
      <w:r w:rsidRPr="00E27619">
        <w:rPr>
          <w:sz w:val="28"/>
          <w:szCs w:val="28"/>
        </w:rPr>
        <w:t>Если подача заявок осуществляется в квартале, следующем за отчетным финансовым годом, то для проведения расчета уровня обеспеченности финансовыми ресурсами используется отчетность за предыдущий</w:t>
      </w:r>
      <w:r w:rsidRPr="002375D2">
        <w:rPr>
          <w:sz w:val="28"/>
          <w:szCs w:val="28"/>
        </w:rPr>
        <w:t xml:space="preserve"> </w:t>
      </w:r>
      <w:r>
        <w:rPr>
          <w:sz w:val="28"/>
          <w:szCs w:val="28"/>
        </w:rPr>
        <w:t xml:space="preserve">истекший </w:t>
      </w:r>
      <w:r w:rsidRPr="002375D2">
        <w:rPr>
          <w:sz w:val="28"/>
          <w:szCs w:val="28"/>
        </w:rPr>
        <w:t>финансовый год и отчетность за 9 месяцев истекшего финансового года, по которому годовая отчетность находится на стадии подготовки.</w:t>
      </w:r>
    </w:p>
    <w:p w14:paraId="21F6441E" w14:textId="77777777" w:rsidR="0095593F" w:rsidRDefault="0095593F" w:rsidP="0095593F">
      <w:pPr>
        <w:ind w:firstLine="851"/>
        <w:jc w:val="both"/>
        <w:rPr>
          <w:sz w:val="28"/>
          <w:szCs w:val="28"/>
        </w:rPr>
      </w:pPr>
      <w:r w:rsidRPr="008A43FF">
        <w:rPr>
          <w:sz w:val="28"/>
          <w:szCs w:val="28"/>
        </w:rPr>
        <w:t>В случае если последним истекшим периодом является 3 месяца текущего финансового года, то расчет показателей осуществляется только по истекшему финансовому году.</w:t>
      </w:r>
    </w:p>
    <w:p w14:paraId="7F9FF069" w14:textId="12CFBE00" w:rsidR="0095593F" w:rsidRPr="008A43FF" w:rsidRDefault="0095593F" w:rsidP="0095593F">
      <w:pPr>
        <w:ind w:firstLine="851"/>
        <w:jc w:val="both"/>
        <w:rPr>
          <w:sz w:val="28"/>
          <w:szCs w:val="28"/>
        </w:rPr>
      </w:pPr>
      <w:r>
        <w:rPr>
          <w:sz w:val="28"/>
          <w:szCs w:val="28"/>
        </w:rPr>
        <w:t>В случае если организация участника закупки создана в текущем году и на дату подачи заявки на закупку не имеет б</w:t>
      </w:r>
      <w:r w:rsidRPr="008A43FF">
        <w:rPr>
          <w:sz w:val="28"/>
          <w:szCs w:val="28"/>
        </w:rPr>
        <w:t>ухгалтерск</w:t>
      </w:r>
      <w:r>
        <w:rPr>
          <w:sz w:val="28"/>
          <w:szCs w:val="28"/>
        </w:rPr>
        <w:t>ой</w:t>
      </w:r>
      <w:r w:rsidRPr="008A43FF">
        <w:rPr>
          <w:sz w:val="28"/>
          <w:szCs w:val="28"/>
        </w:rPr>
        <w:t xml:space="preserve"> (финансов</w:t>
      </w:r>
      <w:r>
        <w:rPr>
          <w:sz w:val="28"/>
          <w:szCs w:val="28"/>
        </w:rPr>
        <w:t>ой</w:t>
      </w:r>
      <w:r w:rsidRPr="008A43FF">
        <w:rPr>
          <w:sz w:val="28"/>
          <w:szCs w:val="28"/>
        </w:rPr>
        <w:t>) отчетност</w:t>
      </w:r>
      <w:r>
        <w:rPr>
          <w:sz w:val="28"/>
          <w:szCs w:val="28"/>
        </w:rPr>
        <w:t xml:space="preserve">и за истекший финансовый год, </w:t>
      </w:r>
      <w:r w:rsidRPr="008A43FF">
        <w:rPr>
          <w:sz w:val="28"/>
          <w:szCs w:val="28"/>
        </w:rPr>
        <w:t xml:space="preserve">то </w:t>
      </w:r>
      <w:r>
        <w:rPr>
          <w:sz w:val="28"/>
          <w:szCs w:val="28"/>
        </w:rPr>
        <w:t xml:space="preserve">при </w:t>
      </w:r>
      <w:r w:rsidRPr="008A43FF">
        <w:rPr>
          <w:sz w:val="28"/>
          <w:szCs w:val="28"/>
        </w:rPr>
        <w:t>расчет</w:t>
      </w:r>
      <w:r>
        <w:rPr>
          <w:sz w:val="28"/>
          <w:szCs w:val="28"/>
        </w:rPr>
        <w:t>е</w:t>
      </w:r>
      <w:r w:rsidRPr="008A43FF">
        <w:rPr>
          <w:sz w:val="28"/>
          <w:szCs w:val="28"/>
        </w:rPr>
        <w:t xml:space="preserve"> показателей по </w:t>
      </w:r>
      <w:r w:rsidR="009D0691" w:rsidRPr="008A43FF">
        <w:rPr>
          <w:sz w:val="28"/>
          <w:szCs w:val="28"/>
        </w:rPr>
        <w:t xml:space="preserve">истекшему </w:t>
      </w:r>
      <w:r w:rsidR="009D0691">
        <w:rPr>
          <w:sz w:val="28"/>
          <w:szCs w:val="28"/>
        </w:rPr>
        <w:t>финансовому</w:t>
      </w:r>
      <w:r w:rsidRPr="008A43FF">
        <w:rPr>
          <w:sz w:val="28"/>
          <w:szCs w:val="28"/>
        </w:rPr>
        <w:t xml:space="preserve"> год</w:t>
      </w:r>
      <w:r>
        <w:rPr>
          <w:sz w:val="28"/>
          <w:szCs w:val="28"/>
        </w:rPr>
        <w:t>у такому участнику закупки присваивается 0.</w:t>
      </w:r>
    </w:p>
    <w:p w14:paraId="35D6F138" w14:textId="77777777" w:rsidR="0095593F" w:rsidRPr="008A43FF" w:rsidRDefault="0095593F" w:rsidP="0095593F">
      <w:pPr>
        <w:ind w:firstLine="851"/>
        <w:jc w:val="both"/>
        <w:rPr>
          <w:sz w:val="28"/>
          <w:szCs w:val="28"/>
        </w:rPr>
      </w:pPr>
      <w:r w:rsidRPr="008A43FF">
        <w:rPr>
          <w:sz w:val="28"/>
          <w:szCs w:val="28"/>
        </w:rPr>
        <w:t xml:space="preserve">Бухгалтерская (финансовая) отчетность за истекший период </w:t>
      </w:r>
      <w:r>
        <w:rPr>
          <w:sz w:val="28"/>
          <w:szCs w:val="28"/>
        </w:rPr>
        <w:t xml:space="preserve">текущего </w:t>
      </w:r>
      <w:r w:rsidRPr="008A43FF">
        <w:rPr>
          <w:sz w:val="28"/>
          <w:szCs w:val="28"/>
        </w:rPr>
        <w:t xml:space="preserve">финансового года, подготовленная в соответствии со стандартами РСБУ: </w:t>
      </w:r>
    </w:p>
    <w:p w14:paraId="11F0BB9A" w14:textId="77777777" w:rsidR="0095593F" w:rsidRPr="008A43FF" w:rsidRDefault="0095593F" w:rsidP="0095593F">
      <w:pPr>
        <w:numPr>
          <w:ilvl w:val="0"/>
          <w:numId w:val="59"/>
        </w:numPr>
        <w:tabs>
          <w:tab w:val="center" w:pos="4153"/>
          <w:tab w:val="right" w:pos="8306"/>
        </w:tabs>
        <w:ind w:left="1134" w:hanging="283"/>
        <w:jc w:val="both"/>
        <w:rPr>
          <w:sz w:val="28"/>
          <w:szCs w:val="28"/>
        </w:rPr>
      </w:pPr>
      <w:r w:rsidRPr="008A43FF">
        <w:rPr>
          <w:sz w:val="28"/>
          <w:szCs w:val="28"/>
        </w:rPr>
        <w:t>если срок окончания подачи заявок до 3</w:t>
      </w:r>
      <w:r>
        <w:rPr>
          <w:sz w:val="28"/>
          <w:szCs w:val="28"/>
        </w:rPr>
        <w:t>1</w:t>
      </w:r>
      <w:r w:rsidRPr="008A43FF">
        <w:rPr>
          <w:sz w:val="28"/>
          <w:szCs w:val="28"/>
        </w:rPr>
        <w:t xml:space="preserve"> июля текущего года включительно – не предоставляется</w:t>
      </w:r>
      <w:r>
        <w:rPr>
          <w:sz w:val="28"/>
          <w:szCs w:val="28"/>
        </w:rPr>
        <w:t xml:space="preserve"> (за исключением случаев, когда организация участника закупки создана в указанный период: в данном случае такой участник предоставляет отчетность </w:t>
      </w:r>
      <w:r w:rsidRPr="00BA54CB">
        <w:rPr>
          <w:sz w:val="28"/>
          <w:szCs w:val="28"/>
        </w:rPr>
        <w:t>по истекшему периоду текущего финансового года</w:t>
      </w:r>
      <w:r>
        <w:rPr>
          <w:sz w:val="28"/>
          <w:szCs w:val="28"/>
        </w:rPr>
        <w:t>)</w:t>
      </w:r>
      <w:r w:rsidRPr="008A43FF">
        <w:rPr>
          <w:sz w:val="28"/>
          <w:szCs w:val="28"/>
        </w:rPr>
        <w:t>;</w:t>
      </w:r>
    </w:p>
    <w:p w14:paraId="5B59B6A5" w14:textId="77777777" w:rsidR="0095593F" w:rsidRPr="008A43FF" w:rsidRDefault="0095593F" w:rsidP="0095593F">
      <w:pPr>
        <w:numPr>
          <w:ilvl w:val="0"/>
          <w:numId w:val="59"/>
        </w:numPr>
        <w:tabs>
          <w:tab w:val="center" w:pos="4153"/>
          <w:tab w:val="right" w:pos="8306"/>
        </w:tabs>
        <w:ind w:left="1134" w:hanging="283"/>
        <w:jc w:val="both"/>
        <w:rPr>
          <w:sz w:val="28"/>
          <w:szCs w:val="28"/>
        </w:rPr>
      </w:pPr>
      <w:r w:rsidRPr="008A43FF">
        <w:rPr>
          <w:sz w:val="28"/>
          <w:szCs w:val="28"/>
        </w:rPr>
        <w:t>если срок окончания подачи заявок в периоде с 3</w:t>
      </w:r>
      <w:r>
        <w:rPr>
          <w:sz w:val="28"/>
          <w:szCs w:val="28"/>
        </w:rPr>
        <w:t>1</w:t>
      </w:r>
      <w:r w:rsidRPr="008A43FF">
        <w:rPr>
          <w:sz w:val="28"/>
          <w:szCs w:val="28"/>
        </w:rPr>
        <w:t> июля до 3</w:t>
      </w:r>
      <w:r>
        <w:rPr>
          <w:sz w:val="28"/>
          <w:szCs w:val="28"/>
        </w:rPr>
        <w:t>1</w:t>
      </w:r>
      <w:r w:rsidRPr="008A43FF">
        <w:rPr>
          <w:sz w:val="28"/>
          <w:szCs w:val="28"/>
        </w:rPr>
        <w:t xml:space="preserve"> октября текущего года включительно - предоставляется за 6 месяцев; </w:t>
      </w:r>
    </w:p>
    <w:p w14:paraId="1BC0BE85" w14:textId="77777777" w:rsidR="0095593F" w:rsidRPr="008A43FF" w:rsidRDefault="0095593F" w:rsidP="0095593F">
      <w:pPr>
        <w:numPr>
          <w:ilvl w:val="0"/>
          <w:numId w:val="59"/>
        </w:numPr>
        <w:tabs>
          <w:tab w:val="center" w:pos="4153"/>
          <w:tab w:val="right" w:pos="8306"/>
        </w:tabs>
        <w:ind w:left="1134" w:hanging="283"/>
        <w:jc w:val="both"/>
        <w:rPr>
          <w:sz w:val="28"/>
          <w:szCs w:val="28"/>
        </w:rPr>
      </w:pPr>
      <w:r w:rsidRPr="008A43FF">
        <w:rPr>
          <w:sz w:val="28"/>
          <w:szCs w:val="28"/>
        </w:rPr>
        <w:t>если срок окончания подачи заявок позднее 3</w:t>
      </w:r>
      <w:r>
        <w:rPr>
          <w:sz w:val="28"/>
          <w:szCs w:val="28"/>
        </w:rPr>
        <w:t>1</w:t>
      </w:r>
      <w:r w:rsidRPr="008A43FF">
        <w:rPr>
          <w:sz w:val="28"/>
          <w:szCs w:val="28"/>
        </w:rPr>
        <w:t> октября текущего года - предоставляется за 9 месяцев.</w:t>
      </w:r>
    </w:p>
    <w:p w14:paraId="4C59C158" w14:textId="77777777" w:rsidR="0095593F" w:rsidRDefault="0095593F" w:rsidP="0095593F">
      <w:pPr>
        <w:ind w:firstLine="851"/>
        <w:jc w:val="both"/>
        <w:rPr>
          <w:sz w:val="28"/>
          <w:szCs w:val="28"/>
        </w:rPr>
      </w:pPr>
      <w:r w:rsidRPr="00C60417">
        <w:rPr>
          <w:sz w:val="28"/>
          <w:szCs w:val="28"/>
        </w:rPr>
        <w:t xml:space="preserve">В случае, если участник закупок </w:t>
      </w:r>
      <w:r>
        <w:rPr>
          <w:sz w:val="28"/>
          <w:szCs w:val="28"/>
        </w:rPr>
        <w:t xml:space="preserve">в соответствии с законодательством РФ </w:t>
      </w:r>
      <w:r w:rsidRPr="00C60417">
        <w:rPr>
          <w:sz w:val="28"/>
          <w:szCs w:val="28"/>
        </w:rPr>
        <w:t>составляет</w:t>
      </w:r>
      <w:r>
        <w:rPr>
          <w:sz w:val="28"/>
          <w:szCs w:val="28"/>
        </w:rPr>
        <w:t xml:space="preserve"> бухгалтерскую</w:t>
      </w:r>
      <w:r w:rsidRPr="00C60417">
        <w:rPr>
          <w:sz w:val="28"/>
          <w:szCs w:val="28"/>
        </w:rPr>
        <w:t xml:space="preserve"> отчетность </w:t>
      </w:r>
      <w:r w:rsidRPr="00DE07C3">
        <w:rPr>
          <w:sz w:val="28"/>
          <w:szCs w:val="28"/>
        </w:rPr>
        <w:t>по ОКУД 0503730 и 0503721</w:t>
      </w:r>
      <w:r>
        <w:rPr>
          <w:sz w:val="28"/>
          <w:szCs w:val="28"/>
        </w:rPr>
        <w:t xml:space="preserve"> и в его бухгалтерской отчетности</w:t>
      </w:r>
      <w:r w:rsidRPr="001B475E">
        <w:rPr>
          <w:sz w:val="28"/>
          <w:szCs w:val="28"/>
        </w:rPr>
        <w:t xml:space="preserve"> отсутствует разбивка строк</w:t>
      </w:r>
      <w:r>
        <w:rPr>
          <w:sz w:val="28"/>
          <w:szCs w:val="28"/>
        </w:rPr>
        <w:t>и 160</w:t>
      </w:r>
      <w:r w:rsidRPr="001B475E">
        <w:rPr>
          <w:sz w:val="28"/>
          <w:szCs w:val="28"/>
        </w:rPr>
        <w:t xml:space="preserve"> на краткосрочные и долгосрочные </w:t>
      </w:r>
      <w:r>
        <w:rPr>
          <w:sz w:val="28"/>
          <w:szCs w:val="28"/>
        </w:rPr>
        <w:t>расходы</w:t>
      </w:r>
      <w:r w:rsidRPr="001B475E">
        <w:rPr>
          <w:sz w:val="28"/>
          <w:szCs w:val="28"/>
        </w:rPr>
        <w:t xml:space="preserve">, то </w:t>
      </w:r>
      <w:r>
        <w:rPr>
          <w:sz w:val="28"/>
          <w:szCs w:val="28"/>
        </w:rPr>
        <w:t>такой участник закупки дополнительно</w:t>
      </w:r>
      <w:r w:rsidRPr="001B475E">
        <w:rPr>
          <w:sz w:val="28"/>
          <w:szCs w:val="28"/>
        </w:rPr>
        <w:t xml:space="preserve"> </w:t>
      </w:r>
      <w:r>
        <w:rPr>
          <w:sz w:val="28"/>
          <w:szCs w:val="28"/>
        </w:rPr>
        <w:t>в составе заявки на участие в закупке</w:t>
      </w:r>
      <w:r w:rsidRPr="001B475E">
        <w:rPr>
          <w:sz w:val="28"/>
          <w:szCs w:val="28"/>
        </w:rPr>
        <w:t xml:space="preserve"> предоставляет </w:t>
      </w:r>
      <w:r>
        <w:rPr>
          <w:sz w:val="28"/>
          <w:szCs w:val="28"/>
        </w:rPr>
        <w:t xml:space="preserve">справку с </w:t>
      </w:r>
      <w:r w:rsidRPr="001B475E">
        <w:rPr>
          <w:sz w:val="28"/>
          <w:szCs w:val="28"/>
        </w:rPr>
        <w:t xml:space="preserve">аналитикой по </w:t>
      </w:r>
      <w:r>
        <w:rPr>
          <w:sz w:val="28"/>
          <w:szCs w:val="28"/>
        </w:rPr>
        <w:t xml:space="preserve">данной </w:t>
      </w:r>
      <w:r w:rsidRPr="001B475E">
        <w:rPr>
          <w:sz w:val="28"/>
          <w:szCs w:val="28"/>
        </w:rPr>
        <w:t>строк</w:t>
      </w:r>
      <w:r>
        <w:rPr>
          <w:sz w:val="28"/>
          <w:szCs w:val="28"/>
        </w:rPr>
        <w:t xml:space="preserve">е по </w:t>
      </w:r>
      <w:r>
        <w:rPr>
          <w:sz w:val="28"/>
          <w:szCs w:val="28"/>
        </w:rPr>
        <w:lastRenderedPageBreak/>
        <w:t>форме таблицы 2</w:t>
      </w:r>
      <w:r w:rsidRPr="00C60417">
        <w:rPr>
          <w:sz w:val="28"/>
          <w:szCs w:val="28"/>
        </w:rPr>
        <w:t xml:space="preserve"> </w:t>
      </w:r>
      <w:r>
        <w:rPr>
          <w:sz w:val="28"/>
          <w:szCs w:val="28"/>
        </w:rPr>
        <w:t>под</w:t>
      </w:r>
      <w:r w:rsidRPr="00C60417">
        <w:rPr>
          <w:sz w:val="28"/>
          <w:szCs w:val="28"/>
        </w:rPr>
        <w:t>раздел</w:t>
      </w:r>
      <w:r>
        <w:rPr>
          <w:sz w:val="28"/>
          <w:szCs w:val="28"/>
        </w:rPr>
        <w:t>а</w:t>
      </w:r>
      <w:r w:rsidRPr="00C60417">
        <w:rPr>
          <w:sz w:val="28"/>
          <w:szCs w:val="28"/>
        </w:rPr>
        <w:t xml:space="preserve"> </w:t>
      </w:r>
      <w:r>
        <w:rPr>
          <w:sz w:val="28"/>
          <w:szCs w:val="28"/>
        </w:rPr>
        <w:t>4.1</w:t>
      </w:r>
      <w:r w:rsidRPr="00C60417">
        <w:rPr>
          <w:sz w:val="28"/>
          <w:szCs w:val="28"/>
        </w:rPr>
        <w:t xml:space="preserve"> настоящей Методики</w:t>
      </w:r>
      <w:r>
        <w:rPr>
          <w:sz w:val="28"/>
          <w:szCs w:val="28"/>
        </w:rPr>
        <w:t>, подписанную руководителем организации участника закупки</w:t>
      </w:r>
      <w:r w:rsidRPr="00C60417">
        <w:rPr>
          <w:sz w:val="28"/>
          <w:szCs w:val="28"/>
        </w:rPr>
        <w:t>.</w:t>
      </w:r>
    </w:p>
    <w:p w14:paraId="2A5B1C52" w14:textId="77777777" w:rsidR="0095593F" w:rsidRDefault="0095593F" w:rsidP="0095593F">
      <w:pPr>
        <w:tabs>
          <w:tab w:val="left" w:pos="1134"/>
        </w:tabs>
        <w:ind w:firstLine="709"/>
        <w:jc w:val="both"/>
        <w:rPr>
          <w:sz w:val="28"/>
          <w:szCs w:val="28"/>
        </w:rPr>
      </w:pPr>
      <w:r w:rsidRPr="008764EA">
        <w:rPr>
          <w:sz w:val="28"/>
          <w:szCs w:val="28"/>
        </w:rPr>
        <w:t>В случае изменения номеров строк бухгалтерской отчетности уполномоченным федеральным органом исполнительной власти, расчет финансовой устойчивости выполняется в с</w:t>
      </w:r>
      <w:r>
        <w:rPr>
          <w:sz w:val="28"/>
          <w:szCs w:val="28"/>
        </w:rPr>
        <w:t>оответствии с законодательством.</w:t>
      </w:r>
    </w:p>
    <w:p w14:paraId="045A36FB" w14:textId="2CC2DF08" w:rsidR="0095593F" w:rsidRPr="008A43FF" w:rsidRDefault="0095593F" w:rsidP="0095593F">
      <w:pPr>
        <w:ind w:firstLine="851"/>
        <w:jc w:val="both"/>
        <w:rPr>
          <w:sz w:val="28"/>
          <w:szCs w:val="28"/>
        </w:rPr>
      </w:pPr>
      <w:r w:rsidRPr="008A43FF">
        <w:rPr>
          <w:sz w:val="28"/>
          <w:szCs w:val="28"/>
        </w:rPr>
        <w:t xml:space="preserve">Бухгалтерская (финансовая) отчетность за истекший период </w:t>
      </w:r>
      <w:r>
        <w:rPr>
          <w:sz w:val="28"/>
          <w:szCs w:val="28"/>
        </w:rPr>
        <w:t xml:space="preserve">текущего </w:t>
      </w:r>
      <w:r w:rsidRPr="008A43FF">
        <w:rPr>
          <w:sz w:val="28"/>
          <w:szCs w:val="28"/>
        </w:rPr>
        <w:t xml:space="preserve">финансового года, подготовленная в соответствии со стандартами МСФО и/или </w:t>
      </w:r>
      <w:r w:rsidR="009D0691" w:rsidRPr="008A43FF">
        <w:rPr>
          <w:sz w:val="28"/>
          <w:szCs w:val="28"/>
        </w:rPr>
        <w:t>иной бухгалтерской (финансовой) отчетности,</w:t>
      </w:r>
      <w:r w:rsidRPr="008A43FF">
        <w:rPr>
          <w:sz w:val="28"/>
          <w:szCs w:val="28"/>
        </w:rPr>
        <w:t xml:space="preserve"> подготавливаемой участниками (нерезидентами РФ): </w:t>
      </w:r>
    </w:p>
    <w:p w14:paraId="13FBEFB6" w14:textId="77777777" w:rsidR="0095593F" w:rsidRPr="008A43FF" w:rsidRDefault="0095593F" w:rsidP="0095593F">
      <w:pPr>
        <w:numPr>
          <w:ilvl w:val="0"/>
          <w:numId w:val="59"/>
        </w:numPr>
        <w:tabs>
          <w:tab w:val="center" w:pos="4153"/>
          <w:tab w:val="right" w:pos="8306"/>
        </w:tabs>
        <w:ind w:left="1134" w:hanging="283"/>
        <w:jc w:val="both"/>
        <w:rPr>
          <w:sz w:val="28"/>
          <w:szCs w:val="28"/>
        </w:rPr>
      </w:pPr>
      <w:r w:rsidRPr="008A43FF">
        <w:rPr>
          <w:sz w:val="28"/>
          <w:szCs w:val="28"/>
        </w:rPr>
        <w:t>если срок окончания подачи заявок ранее</w:t>
      </w:r>
      <w:r>
        <w:rPr>
          <w:sz w:val="28"/>
          <w:szCs w:val="28"/>
        </w:rPr>
        <w:t xml:space="preserve">, </w:t>
      </w:r>
      <w:r w:rsidRPr="008A43FF">
        <w:rPr>
          <w:sz w:val="28"/>
          <w:szCs w:val="28"/>
        </w:rPr>
        <w:t>чем через 60 дней после окончания первого полугодия финансового года – не предоставляется</w:t>
      </w:r>
      <w:r>
        <w:rPr>
          <w:sz w:val="28"/>
          <w:szCs w:val="28"/>
        </w:rPr>
        <w:t xml:space="preserve"> (за исключением случаев, когда организация участника закупки создана в указанный период: в данном случае такой участник предоставляет отчетность </w:t>
      </w:r>
      <w:r w:rsidRPr="00BA54CB">
        <w:rPr>
          <w:sz w:val="28"/>
          <w:szCs w:val="28"/>
        </w:rPr>
        <w:t>по истекшему периоду текущего финансового года</w:t>
      </w:r>
      <w:r>
        <w:rPr>
          <w:sz w:val="28"/>
          <w:szCs w:val="28"/>
        </w:rPr>
        <w:t>)</w:t>
      </w:r>
      <w:r w:rsidRPr="008A43FF">
        <w:rPr>
          <w:sz w:val="28"/>
          <w:szCs w:val="28"/>
        </w:rPr>
        <w:t>;</w:t>
      </w:r>
    </w:p>
    <w:p w14:paraId="4327D942" w14:textId="77777777" w:rsidR="0095593F" w:rsidRPr="008A43FF" w:rsidRDefault="0095593F" w:rsidP="0095593F">
      <w:pPr>
        <w:numPr>
          <w:ilvl w:val="0"/>
          <w:numId w:val="59"/>
        </w:numPr>
        <w:tabs>
          <w:tab w:val="center" w:pos="4153"/>
          <w:tab w:val="right" w:pos="8306"/>
        </w:tabs>
        <w:ind w:left="1134" w:hanging="283"/>
        <w:jc w:val="both"/>
        <w:rPr>
          <w:sz w:val="28"/>
          <w:szCs w:val="28"/>
        </w:rPr>
      </w:pPr>
      <w:r w:rsidRPr="008A43FF">
        <w:rPr>
          <w:sz w:val="28"/>
          <w:szCs w:val="28"/>
        </w:rPr>
        <w:t>если срок окончания подачи заявок позднее, чем через 60 дней после окончания первого полугодия финансового года - предоставляется за 6 месяцев;</w:t>
      </w:r>
    </w:p>
    <w:p w14:paraId="6AC67F08" w14:textId="77777777" w:rsidR="0095593F" w:rsidRPr="008A43FF" w:rsidRDefault="0095593F" w:rsidP="0095593F">
      <w:pPr>
        <w:numPr>
          <w:ilvl w:val="0"/>
          <w:numId w:val="59"/>
        </w:numPr>
        <w:tabs>
          <w:tab w:val="center" w:pos="4153"/>
          <w:tab w:val="right" w:pos="8306"/>
        </w:tabs>
        <w:ind w:left="1134" w:hanging="283"/>
        <w:jc w:val="both"/>
        <w:rPr>
          <w:sz w:val="28"/>
          <w:szCs w:val="28"/>
        </w:rPr>
      </w:pPr>
      <w:r w:rsidRPr="008A43FF">
        <w:rPr>
          <w:sz w:val="28"/>
          <w:szCs w:val="28"/>
        </w:rPr>
        <w:t>если срок окончания подачи заявок позднее, чем через 60 дней после окончания 9 месяцев финансового года - предоставляется за 9 месяцев.</w:t>
      </w:r>
    </w:p>
    <w:p w14:paraId="5C044FBD" w14:textId="77777777" w:rsidR="0095593F" w:rsidRDefault="0095593F" w:rsidP="0095593F">
      <w:pPr>
        <w:ind w:firstLine="851"/>
        <w:jc w:val="both"/>
        <w:rPr>
          <w:sz w:val="28"/>
          <w:szCs w:val="28"/>
        </w:rPr>
      </w:pPr>
      <w:r w:rsidRPr="00C60417">
        <w:rPr>
          <w:sz w:val="28"/>
          <w:szCs w:val="28"/>
        </w:rPr>
        <w:t>В случае, если участник закупок (нерезидент РФ) составляет отчетность по правилам стандартов бухгалтерского учета, отличным от РСБУ или МСФО</w:t>
      </w:r>
      <w:r>
        <w:rPr>
          <w:sz w:val="28"/>
          <w:szCs w:val="28"/>
        </w:rPr>
        <w:t>, то такой участник закупки дополнительно в составе заявки на участие в закупке представляет справку по форме таблицы 3</w:t>
      </w:r>
      <w:r w:rsidRPr="00C60417">
        <w:rPr>
          <w:sz w:val="28"/>
          <w:szCs w:val="28"/>
        </w:rPr>
        <w:t xml:space="preserve"> </w:t>
      </w:r>
      <w:r>
        <w:rPr>
          <w:sz w:val="28"/>
          <w:szCs w:val="28"/>
        </w:rPr>
        <w:t>под</w:t>
      </w:r>
      <w:r w:rsidRPr="00C60417">
        <w:rPr>
          <w:sz w:val="28"/>
          <w:szCs w:val="28"/>
        </w:rPr>
        <w:t>раздел</w:t>
      </w:r>
      <w:r>
        <w:rPr>
          <w:sz w:val="28"/>
          <w:szCs w:val="28"/>
        </w:rPr>
        <w:t>а</w:t>
      </w:r>
      <w:r w:rsidRPr="00C60417">
        <w:rPr>
          <w:sz w:val="28"/>
          <w:szCs w:val="28"/>
        </w:rPr>
        <w:t xml:space="preserve"> </w:t>
      </w:r>
      <w:r>
        <w:rPr>
          <w:sz w:val="28"/>
          <w:szCs w:val="28"/>
        </w:rPr>
        <w:t>4.2</w:t>
      </w:r>
      <w:r w:rsidRPr="00C60417">
        <w:rPr>
          <w:sz w:val="28"/>
          <w:szCs w:val="28"/>
        </w:rPr>
        <w:t xml:space="preserve"> настоящей Методики</w:t>
      </w:r>
      <w:r w:rsidRPr="00A13367">
        <w:rPr>
          <w:sz w:val="28"/>
          <w:szCs w:val="28"/>
        </w:rPr>
        <w:t>, подписанн</w:t>
      </w:r>
      <w:r>
        <w:rPr>
          <w:sz w:val="28"/>
          <w:szCs w:val="28"/>
        </w:rPr>
        <w:t>ую</w:t>
      </w:r>
      <w:r w:rsidRPr="00A13367">
        <w:rPr>
          <w:sz w:val="28"/>
          <w:szCs w:val="28"/>
        </w:rPr>
        <w:t xml:space="preserve"> руководителем организации участника закупки</w:t>
      </w:r>
      <w:r w:rsidRPr="00C60417">
        <w:rPr>
          <w:sz w:val="28"/>
          <w:szCs w:val="28"/>
        </w:rPr>
        <w:t>.</w:t>
      </w:r>
    </w:p>
    <w:p w14:paraId="2C73ECFD" w14:textId="77777777" w:rsidR="0095593F" w:rsidRPr="008A43FF" w:rsidRDefault="0095593F" w:rsidP="0095593F">
      <w:pPr>
        <w:tabs>
          <w:tab w:val="left" w:pos="709"/>
          <w:tab w:val="left" w:pos="1134"/>
        </w:tabs>
        <w:ind w:left="709"/>
        <w:jc w:val="both"/>
        <w:rPr>
          <w:sz w:val="28"/>
          <w:szCs w:val="28"/>
        </w:rPr>
      </w:pPr>
    </w:p>
    <w:p w14:paraId="76576BE4" w14:textId="77777777" w:rsidR="0095593F" w:rsidRPr="008A43FF" w:rsidRDefault="0095593F" w:rsidP="0095593F">
      <w:pPr>
        <w:numPr>
          <w:ilvl w:val="0"/>
          <w:numId w:val="56"/>
        </w:numPr>
        <w:tabs>
          <w:tab w:val="left" w:pos="709"/>
          <w:tab w:val="left" w:pos="1134"/>
        </w:tabs>
        <w:jc w:val="both"/>
        <w:rPr>
          <w:sz w:val="28"/>
          <w:szCs w:val="28"/>
        </w:rPr>
      </w:pPr>
      <w:r w:rsidRPr="008A43FF">
        <w:rPr>
          <w:sz w:val="28"/>
          <w:szCs w:val="28"/>
        </w:rPr>
        <w:t>Коэффициент автономии собственных средств.</w:t>
      </w:r>
    </w:p>
    <w:p w14:paraId="12D2FCB2" w14:textId="77777777" w:rsidR="0095593F" w:rsidRPr="00CC18BF" w:rsidRDefault="0095593F" w:rsidP="0095593F">
      <w:pPr>
        <w:ind w:firstLine="709"/>
        <w:jc w:val="both"/>
        <w:rPr>
          <w:sz w:val="28"/>
          <w:szCs w:val="28"/>
        </w:rPr>
      </w:pPr>
      <w:r w:rsidRPr="008A43FF">
        <w:rPr>
          <w:sz w:val="28"/>
          <w:szCs w:val="28"/>
        </w:rPr>
        <w:t>Показывает, в какой степени активы предприятия сформированы за счет собственного капитала, и насколько предприятие независимо от внешних источников финансирования. Рассчитывается на основании данных формы по ОКУД 0710001</w:t>
      </w:r>
      <w:r>
        <w:rPr>
          <w:sz w:val="28"/>
          <w:szCs w:val="28"/>
        </w:rPr>
        <w:t>, либо</w:t>
      </w:r>
      <w:r w:rsidRPr="008A43FF">
        <w:rPr>
          <w:sz w:val="28"/>
          <w:szCs w:val="28"/>
        </w:rPr>
        <w:t xml:space="preserve"> формы «Statement of Financial Position» по формуле:</w:t>
      </w:r>
    </w:p>
    <w:p w14:paraId="4334FDAC" w14:textId="77777777" w:rsidR="0095593F" w:rsidRPr="008A43FF" w:rsidRDefault="0095593F" w:rsidP="009D0691">
      <w:pPr>
        <w:spacing w:after="200"/>
        <w:ind w:left="360"/>
        <w:jc w:val="center"/>
      </w:pPr>
      <w:r w:rsidRPr="008A43FF">
        <w:rPr>
          <w:sz w:val="28"/>
          <w:szCs w:val="28"/>
        </w:rPr>
        <w:t xml:space="preserve">К асс. = </w:t>
      </w:r>
      <w:r w:rsidRPr="008A43FF">
        <w:rPr>
          <w:position w:val="-24"/>
          <w:sz w:val="28"/>
          <w:szCs w:val="28"/>
        </w:rPr>
        <w:object w:dxaOrig="460" w:dyaOrig="620" w14:anchorId="283FEA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35.25pt" o:ole="">
            <v:imagedata r:id="rId18" o:title=""/>
          </v:shape>
          <o:OLEObject Type="Embed" ProgID="Equation.3" ShapeID="_x0000_i1025" DrawAspect="Content" ObjectID="_1847962504" r:id="rId19"/>
        </w:object>
      </w:r>
    </w:p>
    <w:p w14:paraId="62F4947C" w14:textId="77777777" w:rsidR="0095593F" w:rsidRPr="008A43FF" w:rsidRDefault="0095593F" w:rsidP="0095593F">
      <w:pPr>
        <w:tabs>
          <w:tab w:val="left" w:pos="709"/>
          <w:tab w:val="left" w:pos="1134"/>
        </w:tabs>
        <w:ind w:firstLine="1276"/>
        <w:jc w:val="both"/>
        <w:rPr>
          <w:sz w:val="28"/>
          <w:szCs w:val="28"/>
        </w:rPr>
      </w:pPr>
      <w:r>
        <w:rPr>
          <w:sz w:val="28"/>
          <w:szCs w:val="28"/>
        </w:rPr>
        <w:t>где:</w:t>
      </w:r>
    </w:p>
    <w:p w14:paraId="5BF1538E" w14:textId="77777777" w:rsidR="0095593F" w:rsidRPr="008A43FF" w:rsidRDefault="0095593F" w:rsidP="0095593F">
      <w:pPr>
        <w:tabs>
          <w:tab w:val="left" w:pos="709"/>
          <w:tab w:val="left" w:pos="1134"/>
        </w:tabs>
        <w:ind w:firstLine="1276"/>
        <w:jc w:val="both"/>
        <w:rPr>
          <w:sz w:val="28"/>
          <w:szCs w:val="28"/>
        </w:rPr>
      </w:pPr>
      <w:r w:rsidRPr="008A43FF">
        <w:rPr>
          <w:sz w:val="28"/>
          <w:szCs w:val="28"/>
        </w:rPr>
        <w:t xml:space="preserve">СК – собственный капитал (стр. 1300 «Итого Капитал» </w:t>
      </w:r>
      <w:r>
        <w:rPr>
          <w:sz w:val="28"/>
          <w:szCs w:val="28"/>
        </w:rPr>
        <w:t>(</w:t>
      </w:r>
      <w:r w:rsidRPr="002375D2">
        <w:rPr>
          <w:sz w:val="28"/>
          <w:szCs w:val="28"/>
        </w:rPr>
        <w:t xml:space="preserve">ОКУД 0710001), либо </w:t>
      </w:r>
      <w:r w:rsidRPr="008A43FF">
        <w:rPr>
          <w:sz w:val="28"/>
          <w:szCs w:val="28"/>
        </w:rPr>
        <w:t xml:space="preserve">строка «Total equity» </w:t>
      </w:r>
      <w:r>
        <w:rPr>
          <w:sz w:val="28"/>
          <w:szCs w:val="28"/>
        </w:rPr>
        <w:t>(</w:t>
      </w:r>
      <w:r w:rsidRPr="008A43FF">
        <w:rPr>
          <w:sz w:val="28"/>
          <w:szCs w:val="28"/>
        </w:rPr>
        <w:t>форм</w:t>
      </w:r>
      <w:r>
        <w:rPr>
          <w:sz w:val="28"/>
          <w:szCs w:val="28"/>
        </w:rPr>
        <w:t>а</w:t>
      </w:r>
      <w:r w:rsidRPr="008A43FF">
        <w:rPr>
          <w:sz w:val="28"/>
          <w:szCs w:val="28"/>
        </w:rPr>
        <w:t xml:space="preserve"> «Statement of Financial Position»</w:t>
      </w:r>
      <w:r>
        <w:rPr>
          <w:sz w:val="28"/>
          <w:szCs w:val="28"/>
        </w:rPr>
        <w:t>)</w:t>
      </w:r>
      <w:r w:rsidRPr="008A43FF">
        <w:rPr>
          <w:sz w:val="28"/>
          <w:szCs w:val="28"/>
        </w:rPr>
        <w:t>),</w:t>
      </w:r>
    </w:p>
    <w:p w14:paraId="541F47C0" w14:textId="77777777" w:rsidR="0095593F" w:rsidRPr="008A43FF" w:rsidRDefault="0095593F" w:rsidP="0095593F">
      <w:pPr>
        <w:tabs>
          <w:tab w:val="left" w:pos="709"/>
          <w:tab w:val="left" w:pos="1134"/>
        </w:tabs>
        <w:ind w:firstLine="1276"/>
        <w:jc w:val="both"/>
        <w:rPr>
          <w:sz w:val="28"/>
          <w:szCs w:val="28"/>
        </w:rPr>
      </w:pPr>
      <w:r w:rsidRPr="008A43FF">
        <w:rPr>
          <w:sz w:val="28"/>
          <w:szCs w:val="28"/>
        </w:rPr>
        <w:t>ВБ – валюта (общий итог) баланса (стр. 1600 «Баланс (актив)»</w:t>
      </w:r>
      <w:r w:rsidRPr="002375D2">
        <w:rPr>
          <w:sz w:val="28"/>
          <w:szCs w:val="28"/>
        </w:rPr>
        <w:t xml:space="preserve"> </w:t>
      </w:r>
      <w:r>
        <w:rPr>
          <w:sz w:val="28"/>
          <w:szCs w:val="28"/>
        </w:rPr>
        <w:t>(</w:t>
      </w:r>
      <w:r w:rsidRPr="002375D2">
        <w:rPr>
          <w:sz w:val="28"/>
          <w:szCs w:val="28"/>
        </w:rPr>
        <w:t xml:space="preserve">ОКУД 0710001), либо </w:t>
      </w:r>
      <w:r w:rsidRPr="008A43FF">
        <w:rPr>
          <w:sz w:val="28"/>
          <w:szCs w:val="28"/>
        </w:rPr>
        <w:t xml:space="preserve">строка «Total assets» </w:t>
      </w:r>
      <w:r>
        <w:rPr>
          <w:sz w:val="28"/>
          <w:szCs w:val="28"/>
        </w:rPr>
        <w:t>(</w:t>
      </w:r>
      <w:r w:rsidRPr="008A43FF">
        <w:rPr>
          <w:sz w:val="28"/>
          <w:szCs w:val="28"/>
        </w:rPr>
        <w:t>форм</w:t>
      </w:r>
      <w:r>
        <w:rPr>
          <w:sz w:val="28"/>
          <w:szCs w:val="28"/>
        </w:rPr>
        <w:t>а</w:t>
      </w:r>
      <w:r w:rsidRPr="008A43FF">
        <w:rPr>
          <w:sz w:val="28"/>
          <w:szCs w:val="28"/>
        </w:rPr>
        <w:t xml:space="preserve"> «Statement of Financial Position»</w:t>
      </w:r>
      <w:r>
        <w:rPr>
          <w:sz w:val="28"/>
          <w:szCs w:val="28"/>
        </w:rPr>
        <w:t>)</w:t>
      </w:r>
      <w:r w:rsidRPr="008A43FF">
        <w:rPr>
          <w:sz w:val="28"/>
          <w:szCs w:val="28"/>
        </w:rPr>
        <w:t>).</w:t>
      </w:r>
    </w:p>
    <w:p w14:paraId="4F10706F" w14:textId="77777777" w:rsidR="0095593F" w:rsidRPr="008A43FF" w:rsidRDefault="0095593F" w:rsidP="0095593F">
      <w:pPr>
        <w:tabs>
          <w:tab w:val="left" w:pos="709"/>
          <w:tab w:val="left" w:pos="1134"/>
        </w:tabs>
        <w:ind w:firstLine="1276"/>
        <w:jc w:val="both"/>
        <w:rPr>
          <w:sz w:val="28"/>
          <w:szCs w:val="28"/>
        </w:rPr>
      </w:pPr>
      <w:r w:rsidRPr="008A43FF">
        <w:rPr>
          <w:sz w:val="28"/>
          <w:szCs w:val="28"/>
        </w:rPr>
        <w:t>стр.1300 = стр.1310 + стр.1320 + стр.1340 + стр.1350 + стр.1360 + + стр.1370.</w:t>
      </w:r>
    </w:p>
    <w:p w14:paraId="44B62A71" w14:textId="77777777" w:rsidR="0095593F" w:rsidRPr="008A43FF" w:rsidRDefault="0095593F" w:rsidP="0095593F">
      <w:pPr>
        <w:tabs>
          <w:tab w:val="left" w:pos="709"/>
          <w:tab w:val="left" w:pos="1134"/>
        </w:tabs>
        <w:ind w:firstLine="1276"/>
        <w:jc w:val="both"/>
        <w:rPr>
          <w:sz w:val="28"/>
          <w:szCs w:val="28"/>
        </w:rPr>
      </w:pPr>
      <w:r w:rsidRPr="008A43FF">
        <w:rPr>
          <w:sz w:val="28"/>
          <w:szCs w:val="28"/>
        </w:rPr>
        <w:t>Данные по строкам бухгалтерских форм, заключенные в круглые скобки, в формулу расчета включаются со знаком «минус».</w:t>
      </w:r>
      <w:r>
        <w:rPr>
          <w:sz w:val="28"/>
          <w:szCs w:val="28"/>
        </w:rPr>
        <w:t xml:space="preserve"> </w:t>
      </w:r>
      <w:r w:rsidRPr="008764EA">
        <w:rPr>
          <w:sz w:val="28"/>
          <w:szCs w:val="28"/>
        </w:rPr>
        <w:t xml:space="preserve">В случае, если значение по строке </w:t>
      </w:r>
      <w:r>
        <w:rPr>
          <w:sz w:val="28"/>
          <w:szCs w:val="28"/>
        </w:rPr>
        <w:t>1300 о</w:t>
      </w:r>
      <w:r w:rsidRPr="008764EA">
        <w:rPr>
          <w:sz w:val="28"/>
          <w:szCs w:val="28"/>
        </w:rPr>
        <w:t>трицательно</w:t>
      </w:r>
      <w:r>
        <w:rPr>
          <w:sz w:val="28"/>
          <w:szCs w:val="28"/>
        </w:rPr>
        <w:t>,</w:t>
      </w:r>
      <w:r w:rsidRPr="008764EA">
        <w:rPr>
          <w:sz w:val="28"/>
          <w:szCs w:val="28"/>
        </w:rPr>
        <w:t xml:space="preserve"> показателю присваивается 0 единиц</w:t>
      </w:r>
      <w:r>
        <w:rPr>
          <w:sz w:val="28"/>
          <w:szCs w:val="28"/>
        </w:rPr>
        <w:t>.</w:t>
      </w:r>
    </w:p>
    <w:p w14:paraId="1B86FBE8" w14:textId="77777777" w:rsidR="0095593F" w:rsidRPr="008A43FF" w:rsidRDefault="0095593F" w:rsidP="0095593F">
      <w:pPr>
        <w:tabs>
          <w:tab w:val="left" w:pos="709"/>
          <w:tab w:val="left" w:pos="1134"/>
        </w:tabs>
        <w:ind w:firstLine="1276"/>
        <w:jc w:val="both"/>
        <w:rPr>
          <w:sz w:val="28"/>
          <w:szCs w:val="28"/>
        </w:rPr>
      </w:pPr>
      <w:r w:rsidRPr="008A43FF">
        <w:rPr>
          <w:sz w:val="28"/>
          <w:szCs w:val="28"/>
        </w:rPr>
        <w:lastRenderedPageBreak/>
        <w:t xml:space="preserve">В связи с тем, что бухгалтерская (финансовая) отчетность отдельных категорий предприятий (субъектов малого предпринимательства, некоммерческих организаций, предприятий, применяющих упрощенную систему налогообложения) может содержать укрупненные показатели, включающие несколько показателей (без их детализации), с указанием кода строки по показателю, имеющему наибольший удельный вес в составе укрупненного показателя, либо иметь частичную детализацию, то при расчете показателей капитала (стр.1300) для таких предприятий используются только строки, включенные в бухгалтерскую (финансовую) отчетность такого предприятия. По отсутствующим строкам значение принимается равным «0». </w:t>
      </w:r>
    </w:p>
    <w:p w14:paraId="247AB85E" w14:textId="77777777" w:rsidR="0095593F" w:rsidRPr="008A43FF" w:rsidRDefault="0095593F" w:rsidP="0095593F">
      <w:pPr>
        <w:tabs>
          <w:tab w:val="left" w:pos="709"/>
          <w:tab w:val="left" w:pos="1134"/>
        </w:tabs>
        <w:ind w:left="1276"/>
        <w:jc w:val="both"/>
        <w:rPr>
          <w:sz w:val="28"/>
          <w:szCs w:val="28"/>
        </w:rPr>
      </w:pPr>
    </w:p>
    <w:p w14:paraId="12FFB3C3" w14:textId="77777777" w:rsidR="0095593F" w:rsidRPr="008A43FF" w:rsidRDefault="0095593F" w:rsidP="0095593F">
      <w:pPr>
        <w:numPr>
          <w:ilvl w:val="0"/>
          <w:numId w:val="56"/>
        </w:numPr>
        <w:tabs>
          <w:tab w:val="left" w:pos="709"/>
          <w:tab w:val="left" w:pos="1134"/>
        </w:tabs>
        <w:ind w:left="0" w:firstLine="1276"/>
        <w:jc w:val="both"/>
        <w:rPr>
          <w:sz w:val="28"/>
          <w:szCs w:val="28"/>
        </w:rPr>
      </w:pPr>
      <w:r w:rsidRPr="008A43FF">
        <w:rPr>
          <w:sz w:val="28"/>
          <w:szCs w:val="28"/>
        </w:rPr>
        <w:t>Коэффициент обеспеченности собственными оборотными средствами.</w:t>
      </w:r>
    </w:p>
    <w:p w14:paraId="769FE97F" w14:textId="77777777" w:rsidR="0095593F" w:rsidRPr="008A43FF" w:rsidRDefault="0095593F" w:rsidP="0095593F">
      <w:pPr>
        <w:ind w:firstLine="709"/>
        <w:jc w:val="both"/>
        <w:rPr>
          <w:sz w:val="28"/>
          <w:szCs w:val="28"/>
        </w:rPr>
      </w:pPr>
      <w:r w:rsidRPr="008A43FF">
        <w:rPr>
          <w:sz w:val="28"/>
          <w:szCs w:val="28"/>
        </w:rPr>
        <w:t>Показывает, в каком объеме оборотные активы сформированы за счет собственного капитала. Рассчитывается на основании данных формы по ОКУД 0710001</w:t>
      </w:r>
      <w:r>
        <w:rPr>
          <w:sz w:val="28"/>
          <w:szCs w:val="28"/>
        </w:rPr>
        <w:t>, либо</w:t>
      </w:r>
      <w:r w:rsidRPr="008A43FF">
        <w:rPr>
          <w:sz w:val="28"/>
          <w:szCs w:val="28"/>
        </w:rPr>
        <w:t xml:space="preserve"> формы «Statement of Financial Position» по формуле:</w:t>
      </w:r>
    </w:p>
    <w:p w14:paraId="6FCDAD09" w14:textId="77777777" w:rsidR="0095593F" w:rsidRPr="008A43FF" w:rsidRDefault="0095593F" w:rsidP="0095593F">
      <w:pPr>
        <w:ind w:firstLine="709"/>
        <w:jc w:val="both"/>
        <w:rPr>
          <w:sz w:val="28"/>
          <w:szCs w:val="28"/>
        </w:rPr>
      </w:pPr>
    </w:p>
    <w:p w14:paraId="407434DF" w14:textId="77777777" w:rsidR="0095593F" w:rsidRPr="008A43FF" w:rsidRDefault="0095593F" w:rsidP="009D0691">
      <w:pPr>
        <w:spacing w:after="200"/>
        <w:ind w:left="360"/>
        <w:jc w:val="center"/>
      </w:pPr>
      <w:r w:rsidRPr="008A43FF">
        <w:rPr>
          <w:sz w:val="28"/>
          <w:szCs w:val="28"/>
        </w:rPr>
        <w:t xml:space="preserve">К осс. = </w:t>
      </w:r>
      <w:r w:rsidRPr="008A43FF">
        <w:rPr>
          <w:position w:val="-24"/>
          <w:sz w:val="28"/>
          <w:szCs w:val="28"/>
        </w:rPr>
        <w:object w:dxaOrig="1660" w:dyaOrig="620" w14:anchorId="371CE8E5">
          <v:shape id="_x0000_i1026" type="#_x0000_t75" style="width:79.5pt;height:35.25pt" o:ole="">
            <v:imagedata r:id="rId20" o:title=""/>
          </v:shape>
          <o:OLEObject Type="Embed" ProgID="Equation.3" ShapeID="_x0000_i1026" DrawAspect="Content" ObjectID="_1847962505" r:id="rId21"/>
        </w:object>
      </w:r>
      <w:r w:rsidRPr="008A43FF">
        <w:t>,</w:t>
      </w:r>
    </w:p>
    <w:p w14:paraId="451D1991" w14:textId="77777777" w:rsidR="0095593F" w:rsidRPr="008A43FF" w:rsidRDefault="0095593F" w:rsidP="0095593F">
      <w:pPr>
        <w:ind w:firstLine="709"/>
        <w:jc w:val="both"/>
        <w:rPr>
          <w:sz w:val="28"/>
          <w:szCs w:val="28"/>
        </w:rPr>
      </w:pPr>
      <w:r>
        <w:rPr>
          <w:sz w:val="28"/>
          <w:szCs w:val="28"/>
        </w:rPr>
        <w:t>где:</w:t>
      </w:r>
    </w:p>
    <w:p w14:paraId="086A9F41" w14:textId="77777777" w:rsidR="0095593F" w:rsidRPr="008A43FF" w:rsidRDefault="0095593F" w:rsidP="0095593F">
      <w:pPr>
        <w:ind w:firstLine="709"/>
        <w:jc w:val="both"/>
        <w:rPr>
          <w:sz w:val="28"/>
          <w:szCs w:val="28"/>
        </w:rPr>
      </w:pPr>
      <w:r w:rsidRPr="008A43FF">
        <w:rPr>
          <w:i/>
          <w:sz w:val="28"/>
          <w:szCs w:val="28"/>
        </w:rPr>
        <w:t>СК</w:t>
      </w:r>
      <w:r w:rsidRPr="008A43FF">
        <w:rPr>
          <w:sz w:val="28"/>
          <w:szCs w:val="28"/>
        </w:rPr>
        <w:t xml:space="preserve"> – собственный капитал (стр. 1300 «Итого Капитал» </w:t>
      </w:r>
      <w:r w:rsidRPr="002375D2">
        <w:rPr>
          <w:sz w:val="28"/>
          <w:szCs w:val="28"/>
        </w:rPr>
        <w:t xml:space="preserve">(ОКУД 0710001), либо </w:t>
      </w:r>
      <w:r w:rsidRPr="008A43FF">
        <w:rPr>
          <w:sz w:val="28"/>
          <w:szCs w:val="28"/>
        </w:rPr>
        <w:t xml:space="preserve">строка «Total equity» </w:t>
      </w:r>
      <w:r>
        <w:rPr>
          <w:sz w:val="28"/>
          <w:szCs w:val="28"/>
        </w:rPr>
        <w:t>(</w:t>
      </w:r>
      <w:r w:rsidRPr="008A43FF">
        <w:rPr>
          <w:sz w:val="28"/>
          <w:szCs w:val="28"/>
        </w:rPr>
        <w:t>форм</w:t>
      </w:r>
      <w:r>
        <w:rPr>
          <w:sz w:val="28"/>
          <w:szCs w:val="28"/>
        </w:rPr>
        <w:t>а</w:t>
      </w:r>
      <w:r w:rsidRPr="008A43FF">
        <w:rPr>
          <w:sz w:val="28"/>
          <w:szCs w:val="28"/>
        </w:rPr>
        <w:t xml:space="preserve"> «Statement of Financial Position»</w:t>
      </w:r>
      <w:r>
        <w:rPr>
          <w:sz w:val="28"/>
          <w:szCs w:val="28"/>
        </w:rPr>
        <w:t>)</w:t>
      </w:r>
      <w:r w:rsidRPr="008A43FF">
        <w:rPr>
          <w:sz w:val="28"/>
          <w:szCs w:val="28"/>
        </w:rPr>
        <w:t>),</w:t>
      </w:r>
    </w:p>
    <w:p w14:paraId="7D6C3057" w14:textId="77777777" w:rsidR="0095593F" w:rsidRPr="008A43FF" w:rsidRDefault="0095593F" w:rsidP="0095593F">
      <w:pPr>
        <w:ind w:firstLine="709"/>
        <w:jc w:val="both"/>
        <w:rPr>
          <w:sz w:val="28"/>
          <w:szCs w:val="28"/>
        </w:rPr>
      </w:pPr>
      <w:r w:rsidRPr="008A43FF">
        <w:rPr>
          <w:i/>
          <w:sz w:val="28"/>
          <w:szCs w:val="28"/>
        </w:rPr>
        <w:t>Вн</w:t>
      </w:r>
      <w:r>
        <w:rPr>
          <w:i/>
          <w:sz w:val="28"/>
          <w:szCs w:val="28"/>
        </w:rPr>
        <w:t>е</w:t>
      </w:r>
      <w:r w:rsidRPr="008A43FF">
        <w:rPr>
          <w:i/>
          <w:sz w:val="28"/>
          <w:szCs w:val="28"/>
        </w:rPr>
        <w:t>ОбА</w:t>
      </w:r>
      <w:r w:rsidRPr="008A43FF">
        <w:rPr>
          <w:sz w:val="28"/>
          <w:szCs w:val="28"/>
        </w:rPr>
        <w:t xml:space="preserve"> – внеоборотные активы (стр. 1100 «Итого внеобортные активы» </w:t>
      </w:r>
      <w:r w:rsidRPr="002375D2">
        <w:rPr>
          <w:sz w:val="28"/>
          <w:szCs w:val="28"/>
        </w:rPr>
        <w:t>(ОКУД 0710001), либо</w:t>
      </w:r>
      <w:r w:rsidRPr="008A43FF">
        <w:rPr>
          <w:sz w:val="28"/>
          <w:szCs w:val="28"/>
        </w:rPr>
        <w:t xml:space="preserve"> строка «Total </w:t>
      </w:r>
      <w:r w:rsidRPr="008A43FF">
        <w:rPr>
          <w:sz w:val="28"/>
          <w:szCs w:val="28"/>
          <w:lang w:val="en-US"/>
        </w:rPr>
        <w:t>non</w:t>
      </w:r>
      <w:r w:rsidRPr="008A43FF">
        <w:rPr>
          <w:sz w:val="28"/>
          <w:szCs w:val="28"/>
        </w:rPr>
        <w:t>-</w:t>
      </w:r>
      <w:r w:rsidRPr="008A43FF">
        <w:rPr>
          <w:sz w:val="28"/>
          <w:szCs w:val="28"/>
          <w:lang w:val="en-US"/>
        </w:rPr>
        <w:t>current</w:t>
      </w:r>
      <w:r w:rsidRPr="008A43FF">
        <w:rPr>
          <w:sz w:val="28"/>
          <w:szCs w:val="28"/>
        </w:rPr>
        <w:t xml:space="preserve"> </w:t>
      </w:r>
      <w:r w:rsidRPr="008A43FF">
        <w:rPr>
          <w:sz w:val="28"/>
          <w:szCs w:val="28"/>
          <w:lang w:val="en-US"/>
        </w:rPr>
        <w:t>assets</w:t>
      </w:r>
      <w:r w:rsidRPr="008A43FF">
        <w:rPr>
          <w:sz w:val="28"/>
          <w:szCs w:val="28"/>
        </w:rPr>
        <w:t xml:space="preserve">» </w:t>
      </w:r>
      <w:r>
        <w:rPr>
          <w:sz w:val="28"/>
          <w:szCs w:val="28"/>
        </w:rPr>
        <w:t>(</w:t>
      </w:r>
      <w:r w:rsidRPr="008A43FF">
        <w:rPr>
          <w:sz w:val="28"/>
          <w:szCs w:val="28"/>
        </w:rPr>
        <w:t>форм</w:t>
      </w:r>
      <w:r>
        <w:rPr>
          <w:sz w:val="28"/>
          <w:szCs w:val="28"/>
        </w:rPr>
        <w:t>а</w:t>
      </w:r>
      <w:r w:rsidRPr="008A43FF">
        <w:rPr>
          <w:sz w:val="28"/>
          <w:szCs w:val="28"/>
        </w:rPr>
        <w:t xml:space="preserve"> «Statement of Financial Position»</w:t>
      </w:r>
      <w:r>
        <w:rPr>
          <w:sz w:val="28"/>
          <w:szCs w:val="28"/>
        </w:rPr>
        <w:t>)</w:t>
      </w:r>
      <w:r w:rsidRPr="008A43FF">
        <w:rPr>
          <w:sz w:val="28"/>
          <w:szCs w:val="28"/>
        </w:rPr>
        <w:t>),</w:t>
      </w:r>
    </w:p>
    <w:p w14:paraId="3A876E7F" w14:textId="77777777" w:rsidR="0095593F" w:rsidRPr="008A43FF" w:rsidRDefault="0095593F" w:rsidP="0095593F">
      <w:pPr>
        <w:ind w:firstLine="709"/>
        <w:jc w:val="both"/>
        <w:rPr>
          <w:sz w:val="28"/>
          <w:szCs w:val="28"/>
        </w:rPr>
      </w:pPr>
      <w:r w:rsidRPr="008A43FF">
        <w:rPr>
          <w:i/>
          <w:sz w:val="28"/>
          <w:szCs w:val="28"/>
        </w:rPr>
        <w:t>ОбА</w:t>
      </w:r>
      <w:r w:rsidRPr="008A43FF">
        <w:rPr>
          <w:sz w:val="28"/>
          <w:szCs w:val="28"/>
        </w:rPr>
        <w:t xml:space="preserve"> – оборотные актив</w:t>
      </w:r>
      <w:r>
        <w:rPr>
          <w:sz w:val="28"/>
          <w:szCs w:val="28"/>
        </w:rPr>
        <w:t>ы</w:t>
      </w:r>
      <w:r w:rsidRPr="008A43FF">
        <w:rPr>
          <w:sz w:val="28"/>
          <w:szCs w:val="28"/>
        </w:rPr>
        <w:t xml:space="preserve"> (стр. 1200 «Итого оборотные активы» </w:t>
      </w:r>
      <w:r w:rsidRPr="002375D2">
        <w:rPr>
          <w:sz w:val="28"/>
          <w:szCs w:val="28"/>
        </w:rPr>
        <w:t>(ОКУД 0710001), либо</w:t>
      </w:r>
      <w:r w:rsidRPr="008A43FF">
        <w:rPr>
          <w:sz w:val="28"/>
          <w:szCs w:val="28"/>
        </w:rPr>
        <w:t xml:space="preserve"> строка «Total </w:t>
      </w:r>
      <w:r w:rsidRPr="008A43FF">
        <w:rPr>
          <w:sz w:val="28"/>
          <w:szCs w:val="28"/>
          <w:lang w:val="en-US"/>
        </w:rPr>
        <w:t>current</w:t>
      </w:r>
      <w:r w:rsidRPr="008A43FF">
        <w:rPr>
          <w:sz w:val="28"/>
          <w:szCs w:val="28"/>
        </w:rPr>
        <w:t xml:space="preserve"> </w:t>
      </w:r>
      <w:r w:rsidRPr="008A43FF">
        <w:rPr>
          <w:sz w:val="28"/>
          <w:szCs w:val="28"/>
          <w:lang w:val="en-US"/>
        </w:rPr>
        <w:t>assets</w:t>
      </w:r>
      <w:r w:rsidRPr="008A43FF">
        <w:rPr>
          <w:sz w:val="28"/>
          <w:szCs w:val="28"/>
        </w:rPr>
        <w:t xml:space="preserve">» </w:t>
      </w:r>
      <w:r>
        <w:rPr>
          <w:sz w:val="28"/>
          <w:szCs w:val="28"/>
        </w:rPr>
        <w:t>(</w:t>
      </w:r>
      <w:r w:rsidRPr="008A43FF">
        <w:rPr>
          <w:sz w:val="28"/>
          <w:szCs w:val="28"/>
        </w:rPr>
        <w:t>форм</w:t>
      </w:r>
      <w:r>
        <w:rPr>
          <w:sz w:val="28"/>
          <w:szCs w:val="28"/>
        </w:rPr>
        <w:t>а</w:t>
      </w:r>
      <w:r w:rsidRPr="008A43FF">
        <w:rPr>
          <w:sz w:val="28"/>
          <w:szCs w:val="28"/>
        </w:rPr>
        <w:t xml:space="preserve"> «Statement of Financial Position»</w:t>
      </w:r>
      <w:r>
        <w:rPr>
          <w:sz w:val="28"/>
          <w:szCs w:val="28"/>
        </w:rPr>
        <w:t>)</w:t>
      </w:r>
      <w:r w:rsidRPr="008A43FF">
        <w:rPr>
          <w:sz w:val="28"/>
          <w:szCs w:val="28"/>
        </w:rPr>
        <w:t>).</w:t>
      </w:r>
    </w:p>
    <w:p w14:paraId="78A6BF65" w14:textId="77777777" w:rsidR="0095593F" w:rsidRPr="008A43FF" w:rsidRDefault="0095593F" w:rsidP="0095593F">
      <w:pPr>
        <w:ind w:firstLine="709"/>
        <w:jc w:val="both"/>
        <w:rPr>
          <w:sz w:val="28"/>
          <w:szCs w:val="28"/>
        </w:rPr>
      </w:pPr>
      <w:r w:rsidRPr="008A43FF">
        <w:rPr>
          <w:sz w:val="28"/>
          <w:szCs w:val="28"/>
        </w:rPr>
        <w:t>стр.1100 = стр.1110 + стр.1120 + стр.1130 + стр.1140 + стр.1150 + стр.1160 + +стр.1170 + стр.1180 + стр.1190,</w:t>
      </w:r>
    </w:p>
    <w:p w14:paraId="30098DEA" w14:textId="77777777" w:rsidR="0095593F" w:rsidRPr="008A43FF" w:rsidRDefault="0095593F" w:rsidP="0095593F">
      <w:pPr>
        <w:ind w:firstLine="709"/>
        <w:jc w:val="both"/>
        <w:rPr>
          <w:sz w:val="28"/>
          <w:szCs w:val="28"/>
        </w:rPr>
      </w:pPr>
      <w:r w:rsidRPr="008A43FF">
        <w:rPr>
          <w:sz w:val="28"/>
          <w:szCs w:val="28"/>
        </w:rPr>
        <w:t>стр.1200 = стр.1210 + стр.1220 + стр.1230 + стр.1240 + стр.1250 + стр.1260,</w:t>
      </w:r>
    </w:p>
    <w:p w14:paraId="7996062C" w14:textId="77777777" w:rsidR="0095593F" w:rsidRPr="008A43FF" w:rsidRDefault="0095593F" w:rsidP="0095593F">
      <w:pPr>
        <w:ind w:firstLine="709"/>
        <w:jc w:val="both"/>
        <w:rPr>
          <w:sz w:val="28"/>
          <w:szCs w:val="28"/>
        </w:rPr>
      </w:pPr>
      <w:r w:rsidRPr="008A43FF">
        <w:rPr>
          <w:sz w:val="28"/>
          <w:szCs w:val="28"/>
        </w:rPr>
        <w:t>стр.1300 = стр.1310 + стр.1320 + стр.1340 + стр.1350 + стр.1360 + стр.1370.</w:t>
      </w:r>
    </w:p>
    <w:p w14:paraId="0B77C0B8" w14:textId="77777777" w:rsidR="0095593F" w:rsidRPr="008A43FF" w:rsidRDefault="0095593F" w:rsidP="0095593F">
      <w:pPr>
        <w:ind w:firstLine="709"/>
        <w:jc w:val="both"/>
        <w:rPr>
          <w:sz w:val="28"/>
          <w:szCs w:val="28"/>
        </w:rPr>
      </w:pPr>
      <w:r w:rsidRPr="008A43FF">
        <w:rPr>
          <w:sz w:val="28"/>
          <w:szCs w:val="28"/>
        </w:rPr>
        <w:t>Данные по строкам бухгалтерских форм, заключенные в круглые скобки, в формулу расчета включаются со знаком «минус».</w:t>
      </w:r>
      <w:r>
        <w:rPr>
          <w:sz w:val="28"/>
          <w:szCs w:val="28"/>
        </w:rPr>
        <w:t xml:space="preserve"> </w:t>
      </w:r>
      <w:r w:rsidRPr="008764EA">
        <w:rPr>
          <w:sz w:val="28"/>
          <w:szCs w:val="28"/>
        </w:rPr>
        <w:t xml:space="preserve">В случае, если значение по строке </w:t>
      </w:r>
      <w:r>
        <w:rPr>
          <w:sz w:val="28"/>
          <w:szCs w:val="28"/>
        </w:rPr>
        <w:t>1300 о</w:t>
      </w:r>
      <w:r w:rsidRPr="008764EA">
        <w:rPr>
          <w:sz w:val="28"/>
          <w:szCs w:val="28"/>
        </w:rPr>
        <w:t>трицательно</w:t>
      </w:r>
      <w:r>
        <w:rPr>
          <w:sz w:val="28"/>
          <w:szCs w:val="28"/>
        </w:rPr>
        <w:t>,</w:t>
      </w:r>
      <w:r w:rsidRPr="008764EA">
        <w:rPr>
          <w:sz w:val="28"/>
          <w:szCs w:val="28"/>
        </w:rPr>
        <w:t xml:space="preserve"> показателю присваивается 0 единиц</w:t>
      </w:r>
      <w:r>
        <w:rPr>
          <w:sz w:val="28"/>
          <w:szCs w:val="28"/>
        </w:rPr>
        <w:t>.</w:t>
      </w:r>
    </w:p>
    <w:p w14:paraId="0C291AB4" w14:textId="77777777" w:rsidR="0095593F" w:rsidRPr="008A43FF" w:rsidRDefault="0095593F" w:rsidP="0095593F">
      <w:pPr>
        <w:ind w:firstLine="709"/>
        <w:jc w:val="both"/>
        <w:rPr>
          <w:sz w:val="28"/>
          <w:szCs w:val="28"/>
        </w:rPr>
      </w:pPr>
      <w:r w:rsidRPr="008A43FF">
        <w:rPr>
          <w:sz w:val="28"/>
          <w:szCs w:val="28"/>
        </w:rPr>
        <w:t xml:space="preserve">В связи с тем, что бухгалтерская (финансовая) отчетность отдельных категорий предприятий (субъектов малого предпринимательства, некоммерческих организаций, предприятий, применяющих упрощенную систему налогообложения) может содержать укрупненные показатели, включающие несколько показателей (без их детализации), с указанием кода строки по показателю, имеющему наибольший удельный вес в составе укрупненного показателя, либо иметь частичную детализацию, то при расчете показателей внеоборотных активов (стр.1100), оборотных активов (стр.1200), капитала (стр.1300) для таких предприятий используются только строки, включенные в бухгалтерскую </w:t>
      </w:r>
      <w:r w:rsidRPr="008A43FF">
        <w:rPr>
          <w:sz w:val="28"/>
          <w:szCs w:val="28"/>
        </w:rPr>
        <w:lastRenderedPageBreak/>
        <w:t xml:space="preserve">(финансовую) отчетность такого предприятия. По отсутствующим строкам значение принимается равным «0». </w:t>
      </w:r>
    </w:p>
    <w:p w14:paraId="1FF22649" w14:textId="77777777" w:rsidR="0095593F" w:rsidRPr="008A43FF" w:rsidRDefault="0095593F" w:rsidP="0095593F">
      <w:pPr>
        <w:ind w:firstLine="709"/>
        <w:jc w:val="both"/>
        <w:rPr>
          <w:sz w:val="28"/>
          <w:szCs w:val="28"/>
        </w:rPr>
      </w:pPr>
    </w:p>
    <w:p w14:paraId="27B38F85" w14:textId="77777777" w:rsidR="0095593F" w:rsidRPr="008A43FF" w:rsidRDefault="0095593F" w:rsidP="0095593F">
      <w:pPr>
        <w:numPr>
          <w:ilvl w:val="0"/>
          <w:numId w:val="56"/>
        </w:numPr>
        <w:tabs>
          <w:tab w:val="left" w:pos="709"/>
          <w:tab w:val="left" w:pos="1134"/>
        </w:tabs>
        <w:ind w:left="0" w:firstLine="1260"/>
        <w:jc w:val="both"/>
        <w:rPr>
          <w:b/>
          <w:sz w:val="28"/>
          <w:szCs w:val="28"/>
        </w:rPr>
      </w:pPr>
      <w:r w:rsidRPr="008A43FF">
        <w:rPr>
          <w:sz w:val="28"/>
          <w:szCs w:val="28"/>
        </w:rPr>
        <w:t>Коэффициент соизмеримости годовой выручки от основной деятельности c суммой договора.</w:t>
      </w:r>
    </w:p>
    <w:p w14:paraId="2E95A25B" w14:textId="77777777" w:rsidR="0095593F" w:rsidRPr="00CC18BF" w:rsidRDefault="0095593F" w:rsidP="0095593F">
      <w:pPr>
        <w:ind w:firstLine="709"/>
        <w:jc w:val="both"/>
        <w:rPr>
          <w:sz w:val="28"/>
          <w:szCs w:val="28"/>
        </w:rPr>
      </w:pPr>
      <w:r w:rsidRPr="008A43FF">
        <w:rPr>
          <w:sz w:val="28"/>
          <w:szCs w:val="28"/>
        </w:rPr>
        <w:t>Характеризует соизмеримость суммы заключаемого по результатам процедуры закупки договора с объемом выручки от основной деятельности за соответствующий период. Рассчитывается на основании данных формы по ОКУД 0710002</w:t>
      </w:r>
      <w:r>
        <w:rPr>
          <w:sz w:val="28"/>
          <w:szCs w:val="28"/>
        </w:rPr>
        <w:t>, либо</w:t>
      </w:r>
      <w:r w:rsidRPr="008A43FF">
        <w:rPr>
          <w:sz w:val="28"/>
          <w:szCs w:val="28"/>
        </w:rPr>
        <w:t xml:space="preserve"> формы «Income Statement» по формуле:</w:t>
      </w:r>
    </w:p>
    <w:p w14:paraId="3D824A03" w14:textId="77777777" w:rsidR="0095593F" w:rsidRPr="008A43FF" w:rsidRDefault="0095593F" w:rsidP="0095593F">
      <w:pPr>
        <w:tabs>
          <w:tab w:val="left" w:pos="709"/>
          <w:tab w:val="left" w:pos="1134"/>
        </w:tabs>
        <w:ind w:left="709"/>
        <w:jc w:val="both"/>
        <w:rPr>
          <w:sz w:val="28"/>
          <w:szCs w:val="28"/>
        </w:rPr>
      </w:pPr>
    </w:p>
    <w:p w14:paraId="4A5E1D78" w14:textId="77777777" w:rsidR="0095593F" w:rsidRPr="008A43FF" w:rsidRDefault="0095593F" w:rsidP="009D0691">
      <w:pPr>
        <w:tabs>
          <w:tab w:val="left" w:pos="1080"/>
        </w:tabs>
        <w:ind w:left="2880" w:hanging="2520"/>
        <w:jc w:val="center"/>
        <w:rPr>
          <w:sz w:val="28"/>
          <w:szCs w:val="28"/>
        </w:rPr>
      </w:pPr>
      <w:r w:rsidRPr="008A43FF">
        <w:rPr>
          <w:sz w:val="28"/>
          <w:szCs w:val="28"/>
        </w:rPr>
        <w:t xml:space="preserve">Ксв = </w:t>
      </w:r>
      <w:r w:rsidRPr="008A43FF">
        <w:rPr>
          <w:position w:val="-28"/>
          <w:sz w:val="28"/>
          <w:szCs w:val="28"/>
        </w:rPr>
        <w:object w:dxaOrig="1760" w:dyaOrig="720" w14:anchorId="6B1F59D1">
          <v:shape id="_x0000_i1027" type="#_x0000_t75" style="width:93pt;height:36.75pt" o:ole="">
            <v:imagedata r:id="rId22" o:title=""/>
          </v:shape>
          <o:OLEObject Type="Embed" ProgID="Equation.3" ShapeID="_x0000_i1027" DrawAspect="Content" ObjectID="_1847962506" r:id="rId23"/>
        </w:object>
      </w:r>
      <w:r w:rsidRPr="008A43FF">
        <w:rPr>
          <w:sz w:val="28"/>
          <w:szCs w:val="28"/>
        </w:rPr>
        <w:t>,</w:t>
      </w:r>
    </w:p>
    <w:p w14:paraId="179D7045" w14:textId="77777777" w:rsidR="0095593F" w:rsidRPr="008A43FF" w:rsidRDefault="0095593F" w:rsidP="0095593F">
      <w:pPr>
        <w:ind w:firstLine="709"/>
        <w:jc w:val="both"/>
        <w:rPr>
          <w:sz w:val="28"/>
          <w:szCs w:val="28"/>
        </w:rPr>
      </w:pPr>
      <w:r>
        <w:rPr>
          <w:sz w:val="28"/>
          <w:szCs w:val="28"/>
        </w:rPr>
        <w:t>где:</w:t>
      </w:r>
    </w:p>
    <w:p w14:paraId="0DE8BB38" w14:textId="77777777" w:rsidR="0095593F" w:rsidRPr="00F55116" w:rsidRDefault="0095593F" w:rsidP="0095593F">
      <w:pPr>
        <w:ind w:firstLine="709"/>
        <w:jc w:val="both"/>
        <w:rPr>
          <w:sz w:val="28"/>
          <w:szCs w:val="28"/>
        </w:rPr>
      </w:pPr>
      <w:r w:rsidRPr="00F55116">
        <w:rPr>
          <w:sz w:val="28"/>
          <w:szCs w:val="28"/>
        </w:rPr>
        <w:t>Выручка – (стр. 2110 «Выручка» (ОКУД 0710002), либо строка «</w:t>
      </w:r>
      <w:r w:rsidRPr="00F55116">
        <w:rPr>
          <w:sz w:val="28"/>
          <w:szCs w:val="28"/>
          <w:lang w:val="en-US"/>
        </w:rPr>
        <w:t>Revenue</w:t>
      </w:r>
      <w:r w:rsidRPr="00F55116">
        <w:rPr>
          <w:sz w:val="28"/>
          <w:szCs w:val="28"/>
        </w:rPr>
        <w:t xml:space="preserve">» (форма «Income Statement»)) – используется сумма показателей выручки за истекший финансовый год и за истекший период финансового года (3 месяца текущего финансового года / 6 месяцев текущего финансового года/ 9 месяцев текущего финансового года). </w:t>
      </w:r>
      <w:r w:rsidRPr="008F5582">
        <w:rPr>
          <w:sz w:val="28"/>
          <w:szCs w:val="28"/>
        </w:rPr>
        <w:t>Данные за 3 месяца текущего финансового года принимаются только если организация создана в текущем году.</w:t>
      </w:r>
      <w:r w:rsidRPr="00F55116">
        <w:rPr>
          <w:sz w:val="28"/>
          <w:szCs w:val="28"/>
        </w:rPr>
        <w:t>,</w:t>
      </w:r>
    </w:p>
    <w:p w14:paraId="34631701" w14:textId="77777777" w:rsidR="0095593F" w:rsidRPr="008A43FF" w:rsidRDefault="0095593F" w:rsidP="0095593F">
      <w:pPr>
        <w:ind w:firstLine="709"/>
        <w:jc w:val="both"/>
        <w:rPr>
          <w:sz w:val="28"/>
          <w:szCs w:val="28"/>
        </w:rPr>
      </w:pPr>
      <w:r w:rsidRPr="00F55116">
        <w:rPr>
          <w:sz w:val="28"/>
          <w:szCs w:val="28"/>
        </w:rPr>
        <w:t xml:space="preserve">Р – период выполнения обязательств по договору, за исключением гарантийных обязательств, </w:t>
      </w:r>
      <w:r w:rsidRPr="00F55116">
        <w:rPr>
          <w:iCs/>
          <w:sz w:val="28"/>
          <w:szCs w:val="28"/>
        </w:rPr>
        <w:t xml:space="preserve">шеф-монтажа, шеф-наладки </w:t>
      </w:r>
      <w:r w:rsidRPr="00F55116">
        <w:rPr>
          <w:sz w:val="28"/>
          <w:szCs w:val="28"/>
        </w:rPr>
        <w:t>(в месяцах),</w:t>
      </w:r>
    </w:p>
    <w:p w14:paraId="58765C06" w14:textId="77777777" w:rsidR="0095593F" w:rsidRPr="00F55116" w:rsidRDefault="0095593F" w:rsidP="0095593F">
      <w:pPr>
        <w:ind w:firstLine="709"/>
        <w:jc w:val="both"/>
        <w:rPr>
          <w:sz w:val="28"/>
          <w:szCs w:val="28"/>
        </w:rPr>
      </w:pPr>
      <w:r w:rsidRPr="002375D2">
        <w:rPr>
          <w:sz w:val="28"/>
          <w:szCs w:val="28"/>
        </w:rPr>
        <w:t xml:space="preserve">А – количество месяцев, соответствующее истекшему </w:t>
      </w:r>
      <w:r>
        <w:rPr>
          <w:sz w:val="28"/>
          <w:szCs w:val="28"/>
        </w:rPr>
        <w:t xml:space="preserve">финансовому </w:t>
      </w:r>
      <w:r w:rsidRPr="002375D2">
        <w:rPr>
          <w:sz w:val="28"/>
          <w:szCs w:val="28"/>
        </w:rPr>
        <w:t>году (12 месяцев). В случае</w:t>
      </w:r>
      <w:r w:rsidRPr="00F55116">
        <w:rPr>
          <w:sz w:val="28"/>
          <w:szCs w:val="28"/>
        </w:rPr>
        <w:t>, если организация участника закупки создана в данном истекшем финансовом году, то А = количеству месяцев, начиная с месяца создания организации участника закупки, по декабрь (включительно),</w:t>
      </w:r>
    </w:p>
    <w:p w14:paraId="4FB54A24" w14:textId="77777777" w:rsidR="0095593F" w:rsidRPr="008A43FF" w:rsidRDefault="0095593F" w:rsidP="0095593F">
      <w:pPr>
        <w:ind w:firstLine="709"/>
        <w:jc w:val="both"/>
        <w:rPr>
          <w:sz w:val="28"/>
          <w:szCs w:val="28"/>
        </w:rPr>
      </w:pPr>
      <w:r w:rsidRPr="00F55116">
        <w:rPr>
          <w:sz w:val="28"/>
          <w:szCs w:val="28"/>
        </w:rPr>
        <w:t>В – количество месяцев, соответствующее истекшему периоду финансового года (</w:t>
      </w:r>
      <w:r w:rsidRPr="001113F7">
        <w:rPr>
          <w:sz w:val="28"/>
          <w:szCs w:val="28"/>
        </w:rPr>
        <w:t xml:space="preserve">3 месяца текущего финансового года, </w:t>
      </w:r>
      <w:r w:rsidRPr="00F55116">
        <w:rPr>
          <w:sz w:val="28"/>
          <w:szCs w:val="28"/>
        </w:rPr>
        <w:t>или</w:t>
      </w:r>
      <w:r w:rsidRPr="001113F7">
        <w:rPr>
          <w:sz w:val="28"/>
          <w:szCs w:val="28"/>
        </w:rPr>
        <w:t xml:space="preserve"> 6 текущего финансового года, </w:t>
      </w:r>
      <w:r w:rsidRPr="00F55116">
        <w:rPr>
          <w:sz w:val="28"/>
          <w:szCs w:val="28"/>
        </w:rPr>
        <w:t>или 9 </w:t>
      </w:r>
      <w:r w:rsidRPr="001113F7">
        <w:rPr>
          <w:sz w:val="28"/>
          <w:szCs w:val="28"/>
        </w:rPr>
        <w:t xml:space="preserve">текущего финансового года </w:t>
      </w:r>
      <w:r w:rsidRPr="00F55116">
        <w:rPr>
          <w:sz w:val="28"/>
          <w:szCs w:val="28"/>
        </w:rPr>
        <w:t xml:space="preserve">месяцев). </w:t>
      </w:r>
      <w:r w:rsidRPr="001113F7">
        <w:rPr>
          <w:sz w:val="28"/>
          <w:szCs w:val="28"/>
        </w:rPr>
        <w:t>Данные за 3 месяца текущего финансового года принимаются только если организация создана в текущем году</w:t>
      </w:r>
      <w:r w:rsidRPr="00F55116">
        <w:rPr>
          <w:sz w:val="28"/>
          <w:szCs w:val="28"/>
        </w:rPr>
        <w:t>. В случае, если расчет осуществляется только за истекший финансовый год, то В=0. В случае, если организация участника закупки создана в данном истекшем периоде финансового года, то В = количеству месяцев, начиная с месяца создания организации</w:t>
      </w:r>
      <w:r>
        <w:rPr>
          <w:sz w:val="28"/>
          <w:szCs w:val="28"/>
        </w:rPr>
        <w:t xml:space="preserve"> участника</w:t>
      </w:r>
      <w:r w:rsidRPr="002375D2">
        <w:rPr>
          <w:sz w:val="28"/>
          <w:szCs w:val="28"/>
        </w:rPr>
        <w:t xml:space="preserve"> закупки, по последний месяц истекшего периода </w:t>
      </w:r>
      <w:r w:rsidRPr="007B6026">
        <w:rPr>
          <w:sz w:val="28"/>
          <w:szCs w:val="28"/>
        </w:rPr>
        <w:t xml:space="preserve">финансового года </w:t>
      </w:r>
      <w:r w:rsidRPr="002375D2">
        <w:rPr>
          <w:sz w:val="28"/>
          <w:szCs w:val="28"/>
        </w:rPr>
        <w:t>(включительно).</w:t>
      </w:r>
    </w:p>
    <w:p w14:paraId="78EA197F" w14:textId="77777777" w:rsidR="0095593F" w:rsidRPr="008A43FF" w:rsidRDefault="0095593F" w:rsidP="0095593F">
      <w:pPr>
        <w:ind w:firstLine="709"/>
        <w:jc w:val="both"/>
        <w:rPr>
          <w:sz w:val="28"/>
          <w:szCs w:val="28"/>
        </w:rPr>
      </w:pPr>
      <w:r w:rsidRPr="008A43FF">
        <w:rPr>
          <w:sz w:val="28"/>
          <w:szCs w:val="28"/>
        </w:rPr>
        <w:t xml:space="preserve">S – </w:t>
      </w:r>
      <w:r>
        <w:rPr>
          <w:sz w:val="28"/>
          <w:szCs w:val="28"/>
        </w:rPr>
        <w:t>НМЦ</w:t>
      </w:r>
      <w:r w:rsidRPr="002375D2">
        <w:rPr>
          <w:sz w:val="28"/>
          <w:szCs w:val="28"/>
        </w:rPr>
        <w:t xml:space="preserve">, </w:t>
      </w:r>
      <w:r w:rsidRPr="00AE7CC8">
        <w:rPr>
          <w:sz w:val="28"/>
          <w:szCs w:val="28"/>
        </w:rPr>
        <w:t>без НДС</w:t>
      </w:r>
      <w:r w:rsidRPr="00E97793">
        <w:rPr>
          <w:sz w:val="28"/>
          <w:szCs w:val="28"/>
        </w:rPr>
        <w:t>.</w:t>
      </w:r>
      <w:r w:rsidRPr="008A43FF">
        <w:rPr>
          <w:sz w:val="28"/>
          <w:szCs w:val="28"/>
        </w:rPr>
        <w:t xml:space="preserve"> </w:t>
      </w:r>
    </w:p>
    <w:p w14:paraId="47E115D9" w14:textId="77777777" w:rsidR="0095593F" w:rsidRPr="008A43FF" w:rsidRDefault="0095593F" w:rsidP="0095593F">
      <w:pPr>
        <w:ind w:firstLine="709"/>
        <w:jc w:val="both"/>
        <w:rPr>
          <w:sz w:val="28"/>
          <w:szCs w:val="28"/>
        </w:rPr>
      </w:pPr>
    </w:p>
    <w:p w14:paraId="210FF149" w14:textId="77777777" w:rsidR="0095593F" w:rsidRPr="008A43FF" w:rsidRDefault="0095593F" w:rsidP="0095593F">
      <w:pPr>
        <w:ind w:firstLine="709"/>
        <w:jc w:val="both"/>
        <w:rPr>
          <w:sz w:val="28"/>
          <w:szCs w:val="28"/>
        </w:rPr>
      </w:pPr>
      <w:r w:rsidRPr="008A43FF">
        <w:rPr>
          <w:sz w:val="28"/>
          <w:szCs w:val="28"/>
        </w:rPr>
        <w:t xml:space="preserve">Ксв рассчитывается на основании </w:t>
      </w:r>
      <w:r w:rsidRPr="001113F7">
        <w:rPr>
          <w:sz w:val="28"/>
          <w:szCs w:val="28"/>
        </w:rPr>
        <w:t>данных о суммарной выручке: выручки, полученной за истекший финансовый год и за истекший период (3 месяца текущего финансового года / 6 месяцев текущего финансового года/ 9 месяцев текущего финансового года). Данные за 3 месяца текущего финансового года принимаются только если организация создана в текущем году.</w:t>
      </w:r>
      <w:r>
        <w:rPr>
          <w:sz w:val="28"/>
          <w:szCs w:val="28"/>
        </w:rPr>
        <w:t xml:space="preserve"> </w:t>
      </w:r>
      <w:r w:rsidRPr="008A43FF">
        <w:rPr>
          <w:sz w:val="28"/>
          <w:szCs w:val="28"/>
        </w:rPr>
        <w:t xml:space="preserve">Таким образом, расчет Ксв осуществляется один раз одновременно для двух периодов. </w:t>
      </w:r>
    </w:p>
    <w:p w14:paraId="7BA853FC" w14:textId="77777777" w:rsidR="0095593F" w:rsidRPr="008A43FF" w:rsidRDefault="0095593F" w:rsidP="0095593F">
      <w:pPr>
        <w:tabs>
          <w:tab w:val="left" w:pos="709"/>
          <w:tab w:val="left" w:pos="1134"/>
        </w:tabs>
        <w:ind w:left="709"/>
        <w:jc w:val="both"/>
        <w:rPr>
          <w:sz w:val="28"/>
          <w:szCs w:val="28"/>
        </w:rPr>
      </w:pPr>
    </w:p>
    <w:p w14:paraId="03AADBEB" w14:textId="77777777" w:rsidR="0095593F" w:rsidRPr="008A43FF" w:rsidRDefault="0095593F" w:rsidP="0095593F">
      <w:pPr>
        <w:numPr>
          <w:ilvl w:val="0"/>
          <w:numId w:val="56"/>
        </w:numPr>
        <w:tabs>
          <w:tab w:val="left" w:pos="709"/>
          <w:tab w:val="left" w:pos="1134"/>
        </w:tabs>
        <w:jc w:val="both"/>
        <w:rPr>
          <w:sz w:val="28"/>
          <w:szCs w:val="28"/>
        </w:rPr>
      </w:pPr>
      <w:r w:rsidRPr="008A43FF">
        <w:rPr>
          <w:sz w:val="28"/>
          <w:szCs w:val="28"/>
        </w:rPr>
        <w:t>Коэффициент покрытия процентов.</w:t>
      </w:r>
    </w:p>
    <w:p w14:paraId="4CC3731A" w14:textId="77777777" w:rsidR="0095593F" w:rsidRPr="00CC18BF" w:rsidRDefault="0095593F" w:rsidP="0095593F">
      <w:pPr>
        <w:ind w:firstLine="709"/>
        <w:jc w:val="both"/>
        <w:rPr>
          <w:sz w:val="28"/>
          <w:szCs w:val="28"/>
        </w:rPr>
      </w:pPr>
      <w:r w:rsidRPr="008A43FF">
        <w:rPr>
          <w:sz w:val="28"/>
          <w:szCs w:val="28"/>
        </w:rPr>
        <w:lastRenderedPageBreak/>
        <w:t>Измеряет способность предприятия уплатить ежегодные проценты по своим обязательствам. Рассчитывается на основании данных формы по ОКУД 0710002</w:t>
      </w:r>
      <w:r>
        <w:rPr>
          <w:sz w:val="28"/>
          <w:szCs w:val="28"/>
        </w:rPr>
        <w:t>, либо</w:t>
      </w:r>
      <w:r w:rsidRPr="008A43FF">
        <w:rPr>
          <w:sz w:val="28"/>
          <w:szCs w:val="28"/>
        </w:rPr>
        <w:t xml:space="preserve"> формы «Income Statement» по формуле:</w:t>
      </w:r>
    </w:p>
    <w:p w14:paraId="01239726" w14:textId="77777777" w:rsidR="0095593F" w:rsidRPr="008A43FF" w:rsidRDefault="0095593F" w:rsidP="009D0691">
      <w:pPr>
        <w:ind w:firstLine="709"/>
        <w:jc w:val="center"/>
      </w:pPr>
      <w:r w:rsidRPr="008A43FF">
        <w:rPr>
          <w:sz w:val="28"/>
          <w:szCs w:val="28"/>
        </w:rPr>
        <w:t xml:space="preserve">Кпп = </w:t>
      </w:r>
      <w:r w:rsidRPr="008A43FF">
        <w:rPr>
          <w:position w:val="-24"/>
          <w:sz w:val="28"/>
          <w:szCs w:val="28"/>
        </w:rPr>
        <w:object w:dxaOrig="920" w:dyaOrig="620" w14:anchorId="2CC58723">
          <v:shape id="_x0000_i1028" type="#_x0000_t75" style="width:49.5pt;height:28.5pt" o:ole="">
            <v:imagedata r:id="rId24" o:title=""/>
          </v:shape>
          <o:OLEObject Type="Embed" ProgID="Equation.3" ShapeID="_x0000_i1028" DrawAspect="Content" ObjectID="_1847962507" r:id="rId25"/>
        </w:object>
      </w:r>
    </w:p>
    <w:p w14:paraId="4D6A3318" w14:textId="77777777" w:rsidR="0095593F" w:rsidRPr="008A43FF" w:rsidRDefault="0095593F" w:rsidP="0095593F">
      <w:pPr>
        <w:ind w:firstLine="709"/>
        <w:jc w:val="both"/>
        <w:rPr>
          <w:sz w:val="28"/>
          <w:szCs w:val="28"/>
        </w:rPr>
      </w:pPr>
      <w:r>
        <w:rPr>
          <w:sz w:val="28"/>
          <w:szCs w:val="28"/>
        </w:rPr>
        <w:t>где:</w:t>
      </w:r>
    </w:p>
    <w:p w14:paraId="7E36F296" w14:textId="77777777" w:rsidR="0095593F" w:rsidRPr="008A43FF" w:rsidRDefault="0095593F" w:rsidP="0095593F">
      <w:pPr>
        <w:ind w:firstLine="709"/>
        <w:jc w:val="both"/>
        <w:rPr>
          <w:sz w:val="28"/>
          <w:szCs w:val="28"/>
        </w:rPr>
      </w:pPr>
      <w:r w:rsidRPr="008A43FF">
        <w:rPr>
          <w:sz w:val="28"/>
          <w:szCs w:val="28"/>
        </w:rPr>
        <w:t xml:space="preserve">П – прибыль (убыток) до налогообложения (стр. 2300 «Прибыль (убыток) до налогообложения» </w:t>
      </w:r>
      <w:r w:rsidRPr="002375D2">
        <w:rPr>
          <w:sz w:val="28"/>
          <w:szCs w:val="28"/>
        </w:rPr>
        <w:t xml:space="preserve">(ОКУД 0710002), либо </w:t>
      </w:r>
      <w:r w:rsidRPr="008A43FF">
        <w:rPr>
          <w:sz w:val="28"/>
          <w:szCs w:val="28"/>
        </w:rPr>
        <w:t xml:space="preserve">строка «Profit/(loss) before income tax» </w:t>
      </w:r>
      <w:r>
        <w:rPr>
          <w:sz w:val="28"/>
          <w:szCs w:val="28"/>
        </w:rPr>
        <w:t>(</w:t>
      </w:r>
      <w:r w:rsidRPr="008A43FF">
        <w:rPr>
          <w:sz w:val="28"/>
          <w:szCs w:val="28"/>
        </w:rPr>
        <w:t>форм</w:t>
      </w:r>
      <w:r>
        <w:rPr>
          <w:sz w:val="28"/>
          <w:szCs w:val="28"/>
        </w:rPr>
        <w:t>а</w:t>
      </w:r>
      <w:r w:rsidRPr="008A43FF">
        <w:rPr>
          <w:sz w:val="28"/>
          <w:szCs w:val="28"/>
        </w:rPr>
        <w:t xml:space="preserve"> «Income Statement»</w:t>
      </w:r>
      <w:r>
        <w:rPr>
          <w:sz w:val="28"/>
          <w:szCs w:val="28"/>
        </w:rPr>
        <w:t>)</w:t>
      </w:r>
      <w:r w:rsidRPr="008A43FF">
        <w:rPr>
          <w:sz w:val="28"/>
          <w:szCs w:val="28"/>
        </w:rPr>
        <w:t>),</w:t>
      </w:r>
    </w:p>
    <w:p w14:paraId="1D056C1D" w14:textId="77777777" w:rsidR="0095593F" w:rsidRPr="008A43FF" w:rsidRDefault="0095593F" w:rsidP="0095593F">
      <w:pPr>
        <w:ind w:firstLine="709"/>
        <w:jc w:val="both"/>
        <w:rPr>
          <w:sz w:val="28"/>
          <w:szCs w:val="28"/>
        </w:rPr>
      </w:pPr>
      <w:r w:rsidRPr="008A43FF">
        <w:rPr>
          <w:sz w:val="28"/>
          <w:szCs w:val="28"/>
        </w:rPr>
        <w:t xml:space="preserve">ПУ – проценты к уплате (стр. 2330 «Проценты к уплате» </w:t>
      </w:r>
      <w:r w:rsidRPr="002375D2">
        <w:rPr>
          <w:sz w:val="28"/>
          <w:szCs w:val="28"/>
        </w:rPr>
        <w:t xml:space="preserve">(ОКУД 0710002), либо </w:t>
      </w:r>
      <w:r w:rsidRPr="008A43FF">
        <w:rPr>
          <w:sz w:val="28"/>
          <w:szCs w:val="28"/>
        </w:rPr>
        <w:t xml:space="preserve">строка «Finance costs» </w:t>
      </w:r>
      <w:r>
        <w:rPr>
          <w:sz w:val="28"/>
          <w:szCs w:val="28"/>
        </w:rPr>
        <w:t>(</w:t>
      </w:r>
      <w:r w:rsidRPr="008A43FF">
        <w:rPr>
          <w:sz w:val="28"/>
          <w:szCs w:val="28"/>
        </w:rPr>
        <w:t>форм</w:t>
      </w:r>
      <w:r>
        <w:rPr>
          <w:sz w:val="28"/>
          <w:szCs w:val="28"/>
        </w:rPr>
        <w:t>а</w:t>
      </w:r>
      <w:r w:rsidRPr="008A43FF">
        <w:rPr>
          <w:sz w:val="28"/>
          <w:szCs w:val="28"/>
        </w:rPr>
        <w:t xml:space="preserve"> «Income Statement»</w:t>
      </w:r>
      <w:r>
        <w:rPr>
          <w:sz w:val="28"/>
          <w:szCs w:val="28"/>
        </w:rPr>
        <w:t>))</w:t>
      </w:r>
      <w:r w:rsidRPr="008A43FF">
        <w:rPr>
          <w:sz w:val="28"/>
          <w:szCs w:val="28"/>
        </w:rPr>
        <w:t>.</w:t>
      </w:r>
    </w:p>
    <w:p w14:paraId="741165AE" w14:textId="77777777" w:rsidR="0095593F" w:rsidRPr="008A43FF" w:rsidRDefault="0095593F" w:rsidP="0095593F">
      <w:pPr>
        <w:ind w:firstLine="709"/>
        <w:jc w:val="both"/>
        <w:rPr>
          <w:sz w:val="28"/>
          <w:szCs w:val="28"/>
        </w:rPr>
      </w:pPr>
      <w:r w:rsidRPr="008A43FF">
        <w:rPr>
          <w:sz w:val="28"/>
          <w:szCs w:val="28"/>
        </w:rPr>
        <w:t>стр.2300 = (стр.2110 + стр.2310 + стр.2320 + стр.2340) – (стр.2120 + стр.2210 +</w:t>
      </w:r>
      <w:r w:rsidRPr="008A43FF" w:rsidDel="00CD4345">
        <w:rPr>
          <w:sz w:val="28"/>
          <w:szCs w:val="28"/>
        </w:rPr>
        <w:t xml:space="preserve"> </w:t>
      </w:r>
      <w:r w:rsidRPr="008A43FF">
        <w:rPr>
          <w:sz w:val="28"/>
          <w:szCs w:val="28"/>
        </w:rPr>
        <w:t>стр.2220 + стр.2330 +стр.2350)</w:t>
      </w:r>
    </w:p>
    <w:p w14:paraId="5A76B98C" w14:textId="77777777" w:rsidR="0095593F" w:rsidRDefault="0095593F" w:rsidP="0095593F">
      <w:pPr>
        <w:ind w:firstLine="709"/>
        <w:jc w:val="both"/>
        <w:rPr>
          <w:sz w:val="28"/>
          <w:szCs w:val="28"/>
        </w:rPr>
      </w:pPr>
      <w:r w:rsidRPr="00E440D9">
        <w:rPr>
          <w:sz w:val="28"/>
          <w:szCs w:val="28"/>
        </w:rPr>
        <w:t xml:space="preserve">значение по строке 2330 / «Finance costs» </w:t>
      </w:r>
      <w:r>
        <w:rPr>
          <w:sz w:val="28"/>
          <w:szCs w:val="28"/>
        </w:rPr>
        <w:t xml:space="preserve">всегда </w:t>
      </w:r>
      <w:r w:rsidRPr="00E440D9">
        <w:rPr>
          <w:sz w:val="28"/>
          <w:szCs w:val="28"/>
        </w:rPr>
        <w:t>принимается «по модулю»</w:t>
      </w:r>
      <w:r>
        <w:rPr>
          <w:sz w:val="28"/>
          <w:szCs w:val="28"/>
        </w:rPr>
        <w:t>;</w:t>
      </w:r>
    </w:p>
    <w:p w14:paraId="17B91B16" w14:textId="77777777" w:rsidR="0095593F" w:rsidRDefault="0095593F" w:rsidP="0095593F">
      <w:pPr>
        <w:ind w:firstLine="709"/>
        <w:jc w:val="both"/>
        <w:rPr>
          <w:sz w:val="28"/>
          <w:szCs w:val="28"/>
        </w:rPr>
      </w:pPr>
      <w:r w:rsidRPr="00D3401D">
        <w:rPr>
          <w:sz w:val="28"/>
          <w:szCs w:val="28"/>
        </w:rPr>
        <w:t xml:space="preserve">значения по строкам 2120, 2210, 2220, </w:t>
      </w:r>
      <w:r>
        <w:rPr>
          <w:sz w:val="28"/>
          <w:szCs w:val="28"/>
        </w:rPr>
        <w:t>2350 также принимаются «по </w:t>
      </w:r>
      <w:r w:rsidRPr="00D3401D">
        <w:rPr>
          <w:sz w:val="28"/>
          <w:szCs w:val="28"/>
        </w:rPr>
        <w:t>модулю» при самостоятельном расчете стр.2300</w:t>
      </w:r>
      <w:r>
        <w:rPr>
          <w:sz w:val="28"/>
          <w:szCs w:val="28"/>
        </w:rPr>
        <w:t>.</w:t>
      </w:r>
    </w:p>
    <w:p w14:paraId="3350CBB2" w14:textId="77777777" w:rsidR="0095593F" w:rsidRPr="008A43FF" w:rsidRDefault="0095593F" w:rsidP="0095593F">
      <w:pPr>
        <w:ind w:firstLine="709"/>
        <w:jc w:val="both"/>
        <w:rPr>
          <w:sz w:val="28"/>
          <w:szCs w:val="28"/>
        </w:rPr>
      </w:pPr>
      <w:r w:rsidRPr="008A43FF">
        <w:rPr>
          <w:sz w:val="28"/>
          <w:szCs w:val="28"/>
        </w:rPr>
        <w:t>В случае, если значение по строке 2330 / «Finance costs» равно «0» и значение по строке 2300 / «</w:t>
      </w:r>
      <w:r w:rsidRPr="008A43FF">
        <w:rPr>
          <w:sz w:val="28"/>
          <w:szCs w:val="28"/>
          <w:lang w:val="en-US"/>
        </w:rPr>
        <w:t>Profit</w:t>
      </w:r>
      <w:r w:rsidRPr="008A43FF">
        <w:rPr>
          <w:sz w:val="28"/>
          <w:szCs w:val="28"/>
        </w:rPr>
        <w:t>/(</w:t>
      </w:r>
      <w:r w:rsidRPr="008A43FF">
        <w:rPr>
          <w:sz w:val="28"/>
          <w:szCs w:val="28"/>
          <w:lang w:val="en-US"/>
        </w:rPr>
        <w:t>loss</w:t>
      </w:r>
      <w:r w:rsidRPr="008A43FF">
        <w:rPr>
          <w:sz w:val="28"/>
          <w:szCs w:val="28"/>
        </w:rPr>
        <w:t xml:space="preserve">) </w:t>
      </w:r>
      <w:r w:rsidRPr="008A43FF">
        <w:rPr>
          <w:sz w:val="28"/>
          <w:szCs w:val="28"/>
          <w:lang w:val="en-US"/>
        </w:rPr>
        <w:t>before</w:t>
      </w:r>
      <w:r w:rsidRPr="008A43FF">
        <w:rPr>
          <w:sz w:val="28"/>
          <w:szCs w:val="28"/>
        </w:rPr>
        <w:t xml:space="preserve"> </w:t>
      </w:r>
      <w:r w:rsidRPr="008A43FF">
        <w:rPr>
          <w:sz w:val="28"/>
          <w:szCs w:val="28"/>
          <w:lang w:val="en-US"/>
        </w:rPr>
        <w:t>income</w:t>
      </w:r>
      <w:r w:rsidRPr="008A43FF">
        <w:rPr>
          <w:sz w:val="28"/>
          <w:szCs w:val="28"/>
        </w:rPr>
        <w:t xml:space="preserve"> </w:t>
      </w:r>
      <w:r w:rsidRPr="008A43FF">
        <w:rPr>
          <w:sz w:val="28"/>
          <w:szCs w:val="28"/>
          <w:lang w:val="en-US"/>
        </w:rPr>
        <w:t>tax</w:t>
      </w:r>
      <w:r w:rsidRPr="008A43FF">
        <w:rPr>
          <w:sz w:val="28"/>
          <w:szCs w:val="28"/>
        </w:rPr>
        <w:t>» положительно, показателю присваивается 10 единиц.</w:t>
      </w:r>
    </w:p>
    <w:p w14:paraId="3DA3480D" w14:textId="77777777" w:rsidR="0095593F" w:rsidRPr="008A43FF" w:rsidRDefault="0095593F" w:rsidP="0095593F">
      <w:pPr>
        <w:ind w:firstLine="709"/>
        <w:jc w:val="both"/>
        <w:rPr>
          <w:sz w:val="28"/>
          <w:szCs w:val="28"/>
        </w:rPr>
      </w:pPr>
      <w:r w:rsidRPr="008A43FF">
        <w:rPr>
          <w:sz w:val="28"/>
          <w:szCs w:val="28"/>
        </w:rPr>
        <w:t>В случае, если значение по строке 2330 / «Finance costs» равно «0» и значение по строке 2300 / «</w:t>
      </w:r>
      <w:r w:rsidRPr="008A43FF">
        <w:rPr>
          <w:sz w:val="28"/>
          <w:szCs w:val="28"/>
          <w:lang w:val="en-US"/>
        </w:rPr>
        <w:t>Profit</w:t>
      </w:r>
      <w:r w:rsidRPr="008A43FF">
        <w:rPr>
          <w:sz w:val="28"/>
          <w:szCs w:val="28"/>
        </w:rPr>
        <w:t>/(</w:t>
      </w:r>
      <w:r w:rsidRPr="008A43FF">
        <w:rPr>
          <w:sz w:val="28"/>
          <w:szCs w:val="28"/>
          <w:lang w:val="en-US"/>
        </w:rPr>
        <w:t>loss</w:t>
      </w:r>
      <w:r w:rsidRPr="008A43FF">
        <w:rPr>
          <w:sz w:val="28"/>
          <w:szCs w:val="28"/>
        </w:rPr>
        <w:t xml:space="preserve">) </w:t>
      </w:r>
      <w:r w:rsidRPr="008A43FF">
        <w:rPr>
          <w:sz w:val="28"/>
          <w:szCs w:val="28"/>
          <w:lang w:val="en-US"/>
        </w:rPr>
        <w:t>before</w:t>
      </w:r>
      <w:r w:rsidRPr="008A43FF">
        <w:rPr>
          <w:sz w:val="28"/>
          <w:szCs w:val="28"/>
        </w:rPr>
        <w:t xml:space="preserve"> </w:t>
      </w:r>
      <w:r w:rsidRPr="008A43FF">
        <w:rPr>
          <w:sz w:val="28"/>
          <w:szCs w:val="28"/>
          <w:lang w:val="en-US"/>
        </w:rPr>
        <w:t>income</w:t>
      </w:r>
      <w:r w:rsidRPr="008A43FF">
        <w:rPr>
          <w:sz w:val="28"/>
          <w:szCs w:val="28"/>
        </w:rPr>
        <w:t xml:space="preserve"> </w:t>
      </w:r>
      <w:r w:rsidRPr="008A43FF">
        <w:rPr>
          <w:sz w:val="28"/>
          <w:szCs w:val="28"/>
          <w:lang w:val="en-US"/>
        </w:rPr>
        <w:t>tax</w:t>
      </w:r>
      <w:r w:rsidRPr="008A43FF">
        <w:rPr>
          <w:sz w:val="28"/>
          <w:szCs w:val="28"/>
        </w:rPr>
        <w:t>» отрицательно или равно «0», показателю присваивается 0 единиц.</w:t>
      </w:r>
    </w:p>
    <w:p w14:paraId="3C0FF323" w14:textId="77777777" w:rsidR="0095593F" w:rsidRPr="008A43FF" w:rsidRDefault="0095593F" w:rsidP="0095593F">
      <w:pPr>
        <w:ind w:firstLine="709"/>
        <w:jc w:val="both"/>
        <w:rPr>
          <w:sz w:val="28"/>
          <w:szCs w:val="28"/>
        </w:rPr>
      </w:pPr>
      <w:r w:rsidRPr="008A43FF">
        <w:rPr>
          <w:sz w:val="28"/>
          <w:szCs w:val="28"/>
        </w:rPr>
        <w:t>В связи с тем, что бухгалтерская (финансовая) отчетность отдельных категорий предприятий (субъектов малого предпринимательства, некоммерческих организаций, предприятий, применяющих упрощенную систему налогообложения) может содержать укрупненные показатели, включающие несколько показателей (без их детализации), с указанием кода строки по показателю, имеющему наибольший удельный вес в составе укрупненного показателя, либо иметь частичную детализацию, то при расчете прибыли (убытка) до налогообложения (стр.2300) для таких предприятий используются только строки, включенные в бухгалтерскую (финансовую) отчетность такого предприятия. По отсутствующим строкам значение принимается равным «0».</w:t>
      </w:r>
    </w:p>
    <w:p w14:paraId="4AEF6C71" w14:textId="77777777" w:rsidR="0095593F" w:rsidRPr="008A43FF" w:rsidRDefault="0095593F" w:rsidP="0095593F">
      <w:pPr>
        <w:tabs>
          <w:tab w:val="left" w:pos="709"/>
          <w:tab w:val="left" w:pos="1134"/>
        </w:tabs>
        <w:ind w:left="709"/>
        <w:jc w:val="both"/>
        <w:rPr>
          <w:sz w:val="28"/>
          <w:szCs w:val="28"/>
        </w:rPr>
      </w:pPr>
    </w:p>
    <w:p w14:paraId="5E200603" w14:textId="77777777" w:rsidR="0095593F" w:rsidRPr="008A43FF" w:rsidRDefault="0095593F" w:rsidP="0095593F">
      <w:pPr>
        <w:numPr>
          <w:ilvl w:val="0"/>
          <w:numId w:val="57"/>
        </w:numPr>
        <w:tabs>
          <w:tab w:val="left" w:pos="709"/>
          <w:tab w:val="left" w:pos="1134"/>
        </w:tabs>
        <w:jc w:val="both"/>
        <w:rPr>
          <w:b/>
          <w:bCs/>
          <w:sz w:val="28"/>
          <w:szCs w:val="28"/>
        </w:rPr>
      </w:pPr>
      <w:bookmarkStart w:id="16" w:name="_Toc365624008"/>
      <w:bookmarkStart w:id="17" w:name="_Toc365907684"/>
      <w:bookmarkStart w:id="18" w:name="_Toc366225603"/>
      <w:bookmarkEnd w:id="16"/>
      <w:bookmarkEnd w:id="17"/>
      <w:r w:rsidRPr="008A43FF">
        <w:rPr>
          <w:b/>
          <w:bCs/>
          <w:sz w:val="28"/>
          <w:szCs w:val="28"/>
        </w:rPr>
        <w:t>Критерии расчета показателей</w:t>
      </w:r>
      <w:bookmarkEnd w:id="18"/>
    </w:p>
    <w:p w14:paraId="0D938E90" w14:textId="77777777" w:rsidR="0095593F" w:rsidRPr="008A43FF" w:rsidRDefault="0095593F" w:rsidP="0095593F">
      <w:pPr>
        <w:tabs>
          <w:tab w:val="left" w:pos="993"/>
          <w:tab w:val="left" w:pos="1134"/>
        </w:tabs>
        <w:ind w:firstLine="709"/>
        <w:jc w:val="both"/>
        <w:rPr>
          <w:sz w:val="28"/>
          <w:szCs w:val="28"/>
        </w:rPr>
      </w:pPr>
      <w:r w:rsidRPr="008A43FF">
        <w:rPr>
          <w:sz w:val="28"/>
          <w:szCs w:val="28"/>
        </w:rPr>
        <w:t>Для расчета обеспеченности финансовыми ресурсами участников закупок используется следующая система: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2750"/>
        <w:gridCol w:w="1687"/>
        <w:gridCol w:w="1296"/>
        <w:gridCol w:w="1294"/>
        <w:gridCol w:w="1471"/>
        <w:gridCol w:w="1413"/>
      </w:tblGrid>
      <w:tr w:rsidR="0095593F" w:rsidRPr="008A43FF" w14:paraId="3FDE6EB8" w14:textId="77777777" w:rsidTr="00970FA8">
        <w:trPr>
          <w:trHeight w:val="569"/>
          <w:jc w:val="center"/>
        </w:trPr>
        <w:tc>
          <w:tcPr>
            <w:tcW w:w="1387"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0D0EC3F" w14:textId="77777777" w:rsidR="0095593F" w:rsidRPr="008A43FF" w:rsidRDefault="0095593F" w:rsidP="00970FA8">
            <w:pPr>
              <w:jc w:val="center"/>
              <w:rPr>
                <w:b/>
              </w:rPr>
            </w:pPr>
            <w:r w:rsidRPr="008A43FF">
              <w:rPr>
                <w:b/>
                <w:bCs/>
              </w:rPr>
              <w:t>Финансовый показатель</w:t>
            </w:r>
          </w:p>
        </w:tc>
        <w:tc>
          <w:tcPr>
            <w:tcW w:w="851" w:type="pct"/>
            <w:tcBorders>
              <w:top w:val="single" w:sz="4" w:space="0" w:color="auto"/>
              <w:left w:val="single" w:sz="4" w:space="0" w:color="auto"/>
              <w:bottom w:val="single" w:sz="4" w:space="0" w:color="auto"/>
              <w:right w:val="single" w:sz="4" w:space="0" w:color="auto"/>
            </w:tcBorders>
          </w:tcPr>
          <w:p w14:paraId="1A042719" w14:textId="77777777" w:rsidR="0095593F" w:rsidRDefault="0095593F" w:rsidP="00970FA8">
            <w:pPr>
              <w:jc w:val="center"/>
              <w:rPr>
                <w:b/>
                <w:bCs/>
              </w:rPr>
            </w:pPr>
            <w:r w:rsidRPr="008A43FF">
              <w:rPr>
                <w:b/>
                <w:bCs/>
              </w:rPr>
              <w:t xml:space="preserve">НМЦ, </w:t>
            </w:r>
          </w:p>
          <w:p w14:paraId="2C5CA773" w14:textId="77777777" w:rsidR="0095593F" w:rsidRPr="008A43FF" w:rsidRDefault="0095593F" w:rsidP="00970FA8">
            <w:pPr>
              <w:jc w:val="center"/>
              <w:rPr>
                <w:b/>
                <w:bCs/>
              </w:rPr>
            </w:pPr>
            <w:r w:rsidRPr="008A43FF">
              <w:rPr>
                <w:b/>
                <w:bCs/>
              </w:rPr>
              <w:t>млн</w:t>
            </w:r>
            <w:r>
              <w:rPr>
                <w:b/>
                <w:bCs/>
              </w:rPr>
              <w:t xml:space="preserve"> </w:t>
            </w:r>
            <w:r w:rsidRPr="008A43FF">
              <w:rPr>
                <w:b/>
                <w:bCs/>
              </w:rPr>
              <w:t>руб</w:t>
            </w:r>
            <w:r>
              <w:rPr>
                <w:b/>
                <w:bCs/>
              </w:rPr>
              <w:t>.</w:t>
            </w:r>
            <w:r w:rsidRPr="008A43FF">
              <w:rPr>
                <w:b/>
                <w:bCs/>
              </w:rPr>
              <w:t xml:space="preserve"> с НДС</w:t>
            </w:r>
          </w:p>
        </w:tc>
        <w:tc>
          <w:tcPr>
            <w:tcW w:w="2762" w:type="pct"/>
            <w:gridSpan w:val="4"/>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990B78C" w14:textId="77777777" w:rsidR="0095593F" w:rsidRPr="008A43FF" w:rsidRDefault="0095593F" w:rsidP="00970FA8">
            <w:pPr>
              <w:jc w:val="center"/>
              <w:rPr>
                <w:b/>
              </w:rPr>
            </w:pPr>
            <w:r w:rsidRPr="008A43FF">
              <w:rPr>
                <w:b/>
                <w:bCs/>
              </w:rPr>
              <w:t>Значение показателя и оценка, используемая при расчете</w:t>
            </w:r>
          </w:p>
        </w:tc>
      </w:tr>
      <w:tr w:rsidR="0095593F" w:rsidRPr="008A43FF" w14:paraId="6785CB93" w14:textId="77777777" w:rsidTr="00970FA8">
        <w:trPr>
          <w:trHeight w:val="519"/>
          <w:jc w:val="center"/>
        </w:trPr>
        <w:tc>
          <w:tcPr>
            <w:tcW w:w="1387" w:type="pct"/>
            <w:vMerge w:val="restart"/>
            <w:tcBorders>
              <w:top w:val="single" w:sz="4" w:space="0" w:color="auto"/>
              <w:left w:val="single" w:sz="4" w:space="0" w:color="auto"/>
              <w:right w:val="single" w:sz="4" w:space="0" w:color="auto"/>
            </w:tcBorders>
            <w:vAlign w:val="center"/>
          </w:tcPr>
          <w:p w14:paraId="534A623B" w14:textId="77777777" w:rsidR="0095593F" w:rsidRPr="008A43FF" w:rsidRDefault="0095593F" w:rsidP="00970FA8">
            <w:pPr>
              <w:ind w:left="159"/>
            </w:pPr>
            <w:r w:rsidRPr="008A43FF">
              <w:t>Коэффициент автономии собственных средств (Касс)</w:t>
            </w:r>
          </w:p>
        </w:tc>
        <w:tc>
          <w:tcPr>
            <w:tcW w:w="851" w:type="pct"/>
            <w:tcBorders>
              <w:top w:val="single" w:sz="4" w:space="0" w:color="auto"/>
              <w:left w:val="single" w:sz="4" w:space="0" w:color="auto"/>
              <w:right w:val="single" w:sz="4" w:space="0" w:color="auto"/>
            </w:tcBorders>
          </w:tcPr>
          <w:p w14:paraId="67A76605" w14:textId="77777777" w:rsidR="0095593F" w:rsidRPr="008A43FF" w:rsidRDefault="0095593F" w:rsidP="00970FA8">
            <w:pPr>
              <w:jc w:val="center"/>
            </w:pPr>
            <w:r w:rsidRPr="008A43FF">
              <w:t xml:space="preserve">НМЦ ≤ 500 </w:t>
            </w:r>
          </w:p>
        </w:tc>
        <w:tc>
          <w:tcPr>
            <w:tcW w:w="654" w:type="pct"/>
            <w:tcBorders>
              <w:top w:val="single" w:sz="4" w:space="0" w:color="auto"/>
              <w:left w:val="single" w:sz="4" w:space="0" w:color="auto"/>
              <w:bottom w:val="single" w:sz="4" w:space="0" w:color="auto"/>
              <w:right w:val="single" w:sz="4" w:space="0" w:color="auto"/>
            </w:tcBorders>
            <w:vAlign w:val="center"/>
          </w:tcPr>
          <w:p w14:paraId="1C01BFEF" w14:textId="77777777" w:rsidR="0095593F" w:rsidRPr="008A43FF" w:rsidRDefault="0095593F" w:rsidP="00970FA8">
            <w:pPr>
              <w:jc w:val="center"/>
            </w:pPr>
            <w:r w:rsidRPr="008A43FF">
              <w:t>более 0,20</w:t>
            </w:r>
          </w:p>
          <w:p w14:paraId="0A2CFFCE" w14:textId="77777777" w:rsidR="0095593F" w:rsidRPr="008A43FF" w:rsidRDefault="0095593F" w:rsidP="00970FA8">
            <w:pPr>
              <w:jc w:val="center"/>
            </w:pPr>
            <w:r w:rsidRPr="008A43FF">
              <w:t>30 единиц</w:t>
            </w:r>
          </w:p>
        </w:tc>
        <w:tc>
          <w:tcPr>
            <w:tcW w:w="653" w:type="pct"/>
            <w:tcBorders>
              <w:top w:val="single" w:sz="4" w:space="0" w:color="auto"/>
              <w:left w:val="single" w:sz="4" w:space="0" w:color="auto"/>
              <w:bottom w:val="single" w:sz="4" w:space="0" w:color="auto"/>
              <w:right w:val="single" w:sz="4" w:space="0" w:color="auto"/>
            </w:tcBorders>
            <w:vAlign w:val="center"/>
          </w:tcPr>
          <w:p w14:paraId="7B5E3C5A" w14:textId="77777777" w:rsidR="0095593F" w:rsidRPr="008A43FF" w:rsidRDefault="0095593F" w:rsidP="00970FA8">
            <w:pPr>
              <w:jc w:val="center"/>
            </w:pPr>
            <w:r w:rsidRPr="008A43FF">
              <w:t>0,20-0,10</w:t>
            </w:r>
          </w:p>
          <w:p w14:paraId="693E4393" w14:textId="77777777" w:rsidR="0095593F" w:rsidRPr="008A43FF" w:rsidRDefault="0095593F" w:rsidP="00970FA8">
            <w:pPr>
              <w:jc w:val="center"/>
            </w:pPr>
            <w:r w:rsidRPr="008A43FF">
              <w:t>20 единиц</w:t>
            </w:r>
          </w:p>
        </w:tc>
        <w:tc>
          <w:tcPr>
            <w:tcW w:w="742" w:type="pct"/>
            <w:tcBorders>
              <w:top w:val="single" w:sz="4" w:space="0" w:color="auto"/>
              <w:left w:val="single" w:sz="4" w:space="0" w:color="auto"/>
              <w:bottom w:val="single" w:sz="4" w:space="0" w:color="auto"/>
              <w:right w:val="single" w:sz="4" w:space="0" w:color="auto"/>
            </w:tcBorders>
            <w:vAlign w:val="center"/>
          </w:tcPr>
          <w:p w14:paraId="14B35A69" w14:textId="77777777" w:rsidR="0095593F" w:rsidRPr="008A43FF" w:rsidRDefault="0095593F" w:rsidP="00970FA8">
            <w:pPr>
              <w:jc w:val="center"/>
            </w:pPr>
            <w:r w:rsidRPr="008A43FF">
              <w:t>0,09-0,06</w:t>
            </w:r>
          </w:p>
          <w:p w14:paraId="3FA03939" w14:textId="77777777" w:rsidR="0095593F" w:rsidRPr="008A43FF" w:rsidRDefault="0095593F" w:rsidP="00970FA8">
            <w:pPr>
              <w:jc w:val="center"/>
            </w:pPr>
            <w:r w:rsidRPr="008A43FF">
              <w:t>10 единиц</w:t>
            </w:r>
          </w:p>
        </w:tc>
        <w:tc>
          <w:tcPr>
            <w:tcW w:w="713"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00C019B3" w14:textId="77777777" w:rsidR="0095593F" w:rsidRPr="008A43FF" w:rsidRDefault="0095593F" w:rsidP="00970FA8">
            <w:pPr>
              <w:jc w:val="center"/>
            </w:pPr>
            <w:r w:rsidRPr="008A43FF">
              <w:t>менее 0,06</w:t>
            </w:r>
          </w:p>
          <w:p w14:paraId="64A6A145" w14:textId="77777777" w:rsidR="0095593F" w:rsidRPr="008A43FF" w:rsidRDefault="0095593F" w:rsidP="00970FA8">
            <w:pPr>
              <w:jc w:val="center"/>
            </w:pPr>
            <w:r w:rsidRPr="008A43FF">
              <w:t>0 единиц</w:t>
            </w:r>
          </w:p>
        </w:tc>
      </w:tr>
      <w:tr w:rsidR="0095593F" w:rsidRPr="008A43FF" w14:paraId="03D83813" w14:textId="77777777" w:rsidTr="00970FA8">
        <w:trPr>
          <w:trHeight w:val="452"/>
          <w:jc w:val="center"/>
        </w:trPr>
        <w:tc>
          <w:tcPr>
            <w:tcW w:w="1387" w:type="pct"/>
            <w:vMerge/>
            <w:tcBorders>
              <w:left w:val="single" w:sz="4" w:space="0" w:color="auto"/>
              <w:bottom w:val="single" w:sz="4" w:space="0" w:color="auto"/>
              <w:right w:val="single" w:sz="4" w:space="0" w:color="auto"/>
            </w:tcBorders>
            <w:vAlign w:val="center"/>
          </w:tcPr>
          <w:p w14:paraId="12DFC735" w14:textId="77777777" w:rsidR="0095593F" w:rsidRPr="008A43FF" w:rsidRDefault="0095593F" w:rsidP="00970FA8">
            <w:pPr>
              <w:ind w:left="159"/>
            </w:pPr>
          </w:p>
        </w:tc>
        <w:tc>
          <w:tcPr>
            <w:tcW w:w="851" w:type="pct"/>
            <w:tcBorders>
              <w:left w:val="single" w:sz="4" w:space="0" w:color="auto"/>
              <w:bottom w:val="single" w:sz="4" w:space="0" w:color="auto"/>
              <w:right w:val="single" w:sz="4" w:space="0" w:color="auto"/>
            </w:tcBorders>
          </w:tcPr>
          <w:p w14:paraId="2DE9F8F2" w14:textId="77777777" w:rsidR="0095593F" w:rsidRPr="008A43FF" w:rsidRDefault="0095593F" w:rsidP="00970FA8">
            <w:pPr>
              <w:jc w:val="center"/>
            </w:pPr>
            <w:r w:rsidRPr="008A43FF">
              <w:t xml:space="preserve">НМЦ &gt; 500 </w:t>
            </w:r>
          </w:p>
        </w:tc>
        <w:tc>
          <w:tcPr>
            <w:tcW w:w="654" w:type="pct"/>
            <w:tcBorders>
              <w:top w:val="single" w:sz="4" w:space="0" w:color="auto"/>
              <w:left w:val="single" w:sz="4" w:space="0" w:color="auto"/>
              <w:bottom w:val="single" w:sz="4" w:space="0" w:color="auto"/>
              <w:right w:val="single" w:sz="4" w:space="0" w:color="auto"/>
            </w:tcBorders>
            <w:vAlign w:val="center"/>
          </w:tcPr>
          <w:p w14:paraId="04003AB4" w14:textId="77777777" w:rsidR="0095593F" w:rsidRPr="008A43FF" w:rsidRDefault="0095593F" w:rsidP="00970FA8">
            <w:pPr>
              <w:jc w:val="center"/>
            </w:pPr>
            <w:r w:rsidRPr="008A43FF">
              <w:t>более 0,25</w:t>
            </w:r>
          </w:p>
          <w:p w14:paraId="17D8B641" w14:textId="77777777" w:rsidR="0095593F" w:rsidRPr="008A43FF" w:rsidRDefault="0095593F" w:rsidP="00970FA8">
            <w:pPr>
              <w:jc w:val="center"/>
            </w:pPr>
            <w:r w:rsidRPr="008A43FF">
              <w:t>30 единиц</w:t>
            </w:r>
          </w:p>
        </w:tc>
        <w:tc>
          <w:tcPr>
            <w:tcW w:w="653" w:type="pct"/>
            <w:tcBorders>
              <w:top w:val="single" w:sz="4" w:space="0" w:color="auto"/>
              <w:left w:val="single" w:sz="4" w:space="0" w:color="auto"/>
              <w:bottom w:val="single" w:sz="4" w:space="0" w:color="auto"/>
              <w:right w:val="single" w:sz="4" w:space="0" w:color="auto"/>
            </w:tcBorders>
            <w:vAlign w:val="center"/>
          </w:tcPr>
          <w:p w14:paraId="6FD48B31" w14:textId="77777777" w:rsidR="0095593F" w:rsidRPr="008A43FF" w:rsidRDefault="0095593F" w:rsidP="00970FA8">
            <w:pPr>
              <w:jc w:val="center"/>
            </w:pPr>
            <w:r w:rsidRPr="008A43FF">
              <w:t xml:space="preserve">0,25-0,15 </w:t>
            </w:r>
          </w:p>
          <w:p w14:paraId="47ECBDC1" w14:textId="77777777" w:rsidR="0095593F" w:rsidRPr="008A43FF" w:rsidRDefault="0095593F" w:rsidP="00970FA8">
            <w:pPr>
              <w:jc w:val="center"/>
            </w:pPr>
            <w:r w:rsidRPr="008A43FF">
              <w:t>20 единиц</w:t>
            </w:r>
          </w:p>
        </w:tc>
        <w:tc>
          <w:tcPr>
            <w:tcW w:w="742" w:type="pct"/>
            <w:tcBorders>
              <w:top w:val="single" w:sz="4" w:space="0" w:color="auto"/>
              <w:left w:val="single" w:sz="4" w:space="0" w:color="auto"/>
              <w:bottom w:val="single" w:sz="4" w:space="0" w:color="auto"/>
              <w:right w:val="single" w:sz="4" w:space="0" w:color="auto"/>
            </w:tcBorders>
            <w:vAlign w:val="center"/>
          </w:tcPr>
          <w:p w14:paraId="60385EC4" w14:textId="77777777" w:rsidR="0095593F" w:rsidRPr="008A43FF" w:rsidRDefault="0095593F" w:rsidP="00970FA8">
            <w:pPr>
              <w:jc w:val="center"/>
              <w:rPr>
                <w:lang w:val="en-US"/>
              </w:rPr>
            </w:pPr>
            <w:r w:rsidRPr="008A43FF">
              <w:t>0,14-0,</w:t>
            </w:r>
            <w:r w:rsidRPr="008A43FF">
              <w:rPr>
                <w:lang w:val="en-US"/>
              </w:rPr>
              <w:t>08</w:t>
            </w:r>
          </w:p>
          <w:p w14:paraId="6D98743F" w14:textId="77777777" w:rsidR="0095593F" w:rsidRPr="008A43FF" w:rsidRDefault="0095593F" w:rsidP="00970FA8">
            <w:pPr>
              <w:jc w:val="center"/>
            </w:pPr>
            <w:r w:rsidRPr="008A43FF">
              <w:t>10 единиц</w:t>
            </w:r>
          </w:p>
        </w:tc>
        <w:tc>
          <w:tcPr>
            <w:tcW w:w="713"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0CB07612" w14:textId="77777777" w:rsidR="0095593F" w:rsidRPr="008A43FF" w:rsidRDefault="0095593F" w:rsidP="00970FA8">
            <w:pPr>
              <w:jc w:val="center"/>
              <w:rPr>
                <w:lang w:val="en-US"/>
              </w:rPr>
            </w:pPr>
            <w:r w:rsidRPr="008A43FF">
              <w:t>менее 0,</w:t>
            </w:r>
            <w:r w:rsidRPr="008A43FF">
              <w:rPr>
                <w:lang w:val="en-US"/>
              </w:rPr>
              <w:t>08</w:t>
            </w:r>
          </w:p>
          <w:p w14:paraId="68AE5AA4" w14:textId="77777777" w:rsidR="0095593F" w:rsidRPr="008A43FF" w:rsidRDefault="0095593F" w:rsidP="00970FA8">
            <w:pPr>
              <w:jc w:val="center"/>
            </w:pPr>
            <w:r w:rsidRPr="008A43FF">
              <w:t>0 единиц</w:t>
            </w:r>
          </w:p>
        </w:tc>
      </w:tr>
      <w:tr w:rsidR="0095593F" w:rsidRPr="008A43FF" w14:paraId="693B6032" w14:textId="77777777" w:rsidTr="00970FA8">
        <w:trPr>
          <w:trHeight w:val="528"/>
          <w:jc w:val="center"/>
        </w:trPr>
        <w:tc>
          <w:tcPr>
            <w:tcW w:w="1387" w:type="pct"/>
            <w:vMerge w:val="restart"/>
            <w:tcBorders>
              <w:top w:val="single" w:sz="4" w:space="0" w:color="auto"/>
              <w:left w:val="single" w:sz="4" w:space="0" w:color="auto"/>
              <w:right w:val="single" w:sz="4" w:space="0" w:color="auto"/>
            </w:tcBorders>
            <w:vAlign w:val="center"/>
          </w:tcPr>
          <w:p w14:paraId="18EBD2FF" w14:textId="77777777" w:rsidR="0095593F" w:rsidRPr="008A43FF" w:rsidRDefault="0095593F" w:rsidP="00970FA8">
            <w:pPr>
              <w:ind w:left="159"/>
            </w:pPr>
            <w:r w:rsidRPr="008A43FF">
              <w:t xml:space="preserve">Коэффициент обеспеченности </w:t>
            </w:r>
            <w:r w:rsidRPr="008A43FF">
              <w:lastRenderedPageBreak/>
              <w:t>собственными оборотными средствами (Косс)</w:t>
            </w:r>
          </w:p>
        </w:tc>
        <w:tc>
          <w:tcPr>
            <w:tcW w:w="851" w:type="pct"/>
            <w:tcBorders>
              <w:top w:val="single" w:sz="4" w:space="0" w:color="auto"/>
              <w:left w:val="single" w:sz="4" w:space="0" w:color="auto"/>
              <w:bottom w:val="single" w:sz="4" w:space="0" w:color="auto"/>
              <w:right w:val="single" w:sz="4" w:space="0" w:color="auto"/>
            </w:tcBorders>
          </w:tcPr>
          <w:p w14:paraId="2A0A4CEA" w14:textId="77777777" w:rsidR="0095593F" w:rsidRPr="008A43FF" w:rsidRDefault="0095593F" w:rsidP="00970FA8">
            <w:pPr>
              <w:jc w:val="center"/>
            </w:pPr>
            <w:r w:rsidRPr="008A43FF">
              <w:lastRenderedPageBreak/>
              <w:t xml:space="preserve">НМЦ ≤ 500 </w:t>
            </w:r>
          </w:p>
        </w:tc>
        <w:tc>
          <w:tcPr>
            <w:tcW w:w="654" w:type="pct"/>
            <w:tcBorders>
              <w:top w:val="single" w:sz="4" w:space="0" w:color="auto"/>
              <w:left w:val="single" w:sz="4" w:space="0" w:color="auto"/>
              <w:bottom w:val="single" w:sz="4" w:space="0" w:color="auto"/>
              <w:right w:val="single" w:sz="4" w:space="0" w:color="auto"/>
            </w:tcBorders>
            <w:vAlign w:val="center"/>
          </w:tcPr>
          <w:p w14:paraId="68358366" w14:textId="77777777" w:rsidR="0095593F" w:rsidRPr="008A43FF" w:rsidRDefault="0095593F" w:rsidP="00970FA8">
            <w:pPr>
              <w:jc w:val="center"/>
            </w:pPr>
            <w:r w:rsidRPr="008A43FF">
              <w:t>более 0,</w:t>
            </w:r>
            <w:r w:rsidRPr="008A43FF">
              <w:rPr>
                <w:lang w:val="en-US"/>
              </w:rPr>
              <w:t>08</w:t>
            </w:r>
          </w:p>
          <w:p w14:paraId="67FECA73" w14:textId="77777777" w:rsidR="0095593F" w:rsidRPr="008A43FF" w:rsidRDefault="0095593F" w:rsidP="00970FA8">
            <w:pPr>
              <w:jc w:val="center"/>
            </w:pPr>
            <w:r w:rsidRPr="008A43FF">
              <w:rPr>
                <w:lang w:val="en-US"/>
              </w:rPr>
              <w:t>2</w:t>
            </w:r>
            <w:r w:rsidRPr="008A43FF">
              <w:t>5 единиц</w:t>
            </w:r>
          </w:p>
        </w:tc>
        <w:tc>
          <w:tcPr>
            <w:tcW w:w="653" w:type="pct"/>
            <w:tcBorders>
              <w:top w:val="single" w:sz="4" w:space="0" w:color="auto"/>
              <w:left w:val="single" w:sz="4" w:space="0" w:color="auto"/>
              <w:bottom w:val="single" w:sz="4" w:space="0" w:color="auto"/>
              <w:right w:val="single" w:sz="4" w:space="0" w:color="auto"/>
            </w:tcBorders>
            <w:vAlign w:val="center"/>
          </w:tcPr>
          <w:p w14:paraId="34A99B49" w14:textId="77777777" w:rsidR="0095593F" w:rsidRPr="008A43FF" w:rsidRDefault="0095593F" w:rsidP="00970FA8">
            <w:pPr>
              <w:jc w:val="center"/>
            </w:pPr>
            <w:r w:rsidRPr="008A43FF">
              <w:t>0,</w:t>
            </w:r>
            <w:r w:rsidRPr="008A43FF">
              <w:rPr>
                <w:lang w:val="en-US"/>
              </w:rPr>
              <w:t>08</w:t>
            </w:r>
            <w:r w:rsidRPr="008A43FF">
              <w:t>– 0,</w:t>
            </w:r>
            <w:r w:rsidRPr="008A43FF">
              <w:rPr>
                <w:lang w:val="en-US"/>
              </w:rPr>
              <w:t>05</w:t>
            </w:r>
          </w:p>
          <w:p w14:paraId="69B6FC82" w14:textId="77777777" w:rsidR="0095593F" w:rsidRPr="008A43FF" w:rsidRDefault="0095593F" w:rsidP="00970FA8">
            <w:pPr>
              <w:jc w:val="center"/>
            </w:pPr>
            <w:r w:rsidRPr="008A43FF">
              <w:t>20 единиц</w:t>
            </w:r>
          </w:p>
        </w:tc>
        <w:tc>
          <w:tcPr>
            <w:tcW w:w="742" w:type="pct"/>
            <w:tcBorders>
              <w:top w:val="single" w:sz="4" w:space="0" w:color="auto"/>
              <w:left w:val="single" w:sz="4" w:space="0" w:color="auto"/>
              <w:bottom w:val="single" w:sz="4" w:space="0" w:color="auto"/>
              <w:right w:val="single" w:sz="4" w:space="0" w:color="auto"/>
            </w:tcBorders>
            <w:vAlign w:val="center"/>
          </w:tcPr>
          <w:p w14:paraId="2C0201E3" w14:textId="77777777" w:rsidR="0095593F" w:rsidRPr="008A43FF" w:rsidRDefault="0095593F" w:rsidP="00970FA8">
            <w:pPr>
              <w:jc w:val="center"/>
            </w:pPr>
            <w:r w:rsidRPr="008A43FF">
              <w:t>0,</w:t>
            </w:r>
            <w:r w:rsidRPr="008A43FF">
              <w:rPr>
                <w:lang w:val="en-US"/>
              </w:rPr>
              <w:t>04</w:t>
            </w:r>
            <w:r w:rsidRPr="008A43FF">
              <w:t xml:space="preserve"> – 0,</w:t>
            </w:r>
            <w:r w:rsidRPr="008A43FF">
              <w:rPr>
                <w:lang w:val="en-US"/>
              </w:rPr>
              <w:t>02</w:t>
            </w:r>
            <w:r w:rsidRPr="008A43FF">
              <w:t xml:space="preserve"> </w:t>
            </w:r>
          </w:p>
          <w:p w14:paraId="640F2233" w14:textId="77777777" w:rsidR="0095593F" w:rsidRPr="008A43FF" w:rsidRDefault="0095593F" w:rsidP="00970FA8">
            <w:pPr>
              <w:jc w:val="center"/>
            </w:pPr>
            <w:r w:rsidRPr="008A43FF">
              <w:t>10 единиц</w:t>
            </w:r>
          </w:p>
        </w:tc>
        <w:tc>
          <w:tcPr>
            <w:tcW w:w="713"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339FFC55" w14:textId="77777777" w:rsidR="0095593F" w:rsidRPr="008A43FF" w:rsidRDefault="0095593F" w:rsidP="00970FA8">
            <w:pPr>
              <w:jc w:val="center"/>
            </w:pPr>
            <w:r w:rsidRPr="008A43FF">
              <w:t>менее 0,</w:t>
            </w:r>
            <w:r w:rsidRPr="008A43FF">
              <w:rPr>
                <w:lang w:val="en-US"/>
              </w:rPr>
              <w:t>02</w:t>
            </w:r>
            <w:r w:rsidRPr="008A43FF">
              <w:t xml:space="preserve"> </w:t>
            </w:r>
          </w:p>
          <w:p w14:paraId="1BA021BF" w14:textId="77777777" w:rsidR="0095593F" w:rsidRPr="008A43FF" w:rsidRDefault="0095593F" w:rsidP="00970FA8">
            <w:pPr>
              <w:jc w:val="center"/>
            </w:pPr>
            <w:r w:rsidRPr="008A43FF">
              <w:t>0 единиц</w:t>
            </w:r>
          </w:p>
        </w:tc>
      </w:tr>
      <w:tr w:rsidR="0095593F" w:rsidRPr="008A43FF" w14:paraId="1154B476" w14:textId="77777777" w:rsidTr="00970FA8">
        <w:trPr>
          <w:trHeight w:val="678"/>
          <w:jc w:val="center"/>
        </w:trPr>
        <w:tc>
          <w:tcPr>
            <w:tcW w:w="1387" w:type="pct"/>
            <w:vMerge/>
            <w:tcBorders>
              <w:left w:val="single" w:sz="4" w:space="0" w:color="auto"/>
              <w:bottom w:val="single" w:sz="4" w:space="0" w:color="auto"/>
              <w:right w:val="single" w:sz="4" w:space="0" w:color="auto"/>
            </w:tcBorders>
            <w:vAlign w:val="center"/>
          </w:tcPr>
          <w:p w14:paraId="25E646C4" w14:textId="77777777" w:rsidR="0095593F" w:rsidRPr="008A43FF" w:rsidRDefault="0095593F" w:rsidP="00970FA8">
            <w:pPr>
              <w:ind w:left="159"/>
            </w:pPr>
          </w:p>
        </w:tc>
        <w:tc>
          <w:tcPr>
            <w:tcW w:w="851" w:type="pct"/>
            <w:tcBorders>
              <w:top w:val="single" w:sz="4" w:space="0" w:color="auto"/>
              <w:left w:val="single" w:sz="4" w:space="0" w:color="auto"/>
              <w:bottom w:val="single" w:sz="4" w:space="0" w:color="auto"/>
              <w:right w:val="single" w:sz="4" w:space="0" w:color="auto"/>
            </w:tcBorders>
          </w:tcPr>
          <w:p w14:paraId="0E359690" w14:textId="77777777" w:rsidR="0095593F" w:rsidRPr="008A43FF" w:rsidRDefault="0095593F" w:rsidP="00970FA8">
            <w:pPr>
              <w:jc w:val="center"/>
            </w:pPr>
            <w:r w:rsidRPr="008A43FF">
              <w:t xml:space="preserve">НМЦ &gt; 500 </w:t>
            </w:r>
          </w:p>
        </w:tc>
        <w:tc>
          <w:tcPr>
            <w:tcW w:w="654" w:type="pct"/>
            <w:tcBorders>
              <w:top w:val="single" w:sz="4" w:space="0" w:color="auto"/>
              <w:left w:val="single" w:sz="4" w:space="0" w:color="auto"/>
              <w:bottom w:val="single" w:sz="4" w:space="0" w:color="auto"/>
              <w:right w:val="single" w:sz="4" w:space="0" w:color="auto"/>
            </w:tcBorders>
            <w:vAlign w:val="center"/>
          </w:tcPr>
          <w:p w14:paraId="38DDBF1F" w14:textId="4AF304F5" w:rsidR="0095593F" w:rsidRPr="008A43FF" w:rsidRDefault="0095593F" w:rsidP="00970FA8">
            <w:pPr>
              <w:jc w:val="center"/>
            </w:pPr>
            <w:r w:rsidRPr="008A43FF">
              <w:t>более 0,</w:t>
            </w:r>
            <w:r w:rsidRPr="008A43FF">
              <w:rPr>
                <w:lang w:val="en-US"/>
              </w:rPr>
              <w:t>1</w:t>
            </w:r>
            <w:r w:rsidRPr="008A43FF">
              <w:t>0</w:t>
            </w:r>
          </w:p>
          <w:p w14:paraId="2DF9D391" w14:textId="77777777" w:rsidR="0095593F" w:rsidRPr="008A43FF" w:rsidRDefault="0095593F" w:rsidP="00970FA8">
            <w:pPr>
              <w:jc w:val="center"/>
            </w:pPr>
            <w:r w:rsidRPr="008A43FF">
              <w:rPr>
                <w:lang w:val="en-US"/>
              </w:rPr>
              <w:t>2</w:t>
            </w:r>
            <w:r w:rsidRPr="008A43FF">
              <w:t>5 единиц</w:t>
            </w:r>
          </w:p>
        </w:tc>
        <w:tc>
          <w:tcPr>
            <w:tcW w:w="653" w:type="pct"/>
            <w:tcBorders>
              <w:top w:val="single" w:sz="4" w:space="0" w:color="auto"/>
              <w:left w:val="single" w:sz="4" w:space="0" w:color="auto"/>
              <w:bottom w:val="single" w:sz="4" w:space="0" w:color="auto"/>
              <w:right w:val="single" w:sz="4" w:space="0" w:color="auto"/>
            </w:tcBorders>
            <w:vAlign w:val="center"/>
          </w:tcPr>
          <w:p w14:paraId="64362A34" w14:textId="77777777" w:rsidR="0095593F" w:rsidRPr="008A43FF" w:rsidRDefault="0095593F" w:rsidP="00970FA8">
            <w:pPr>
              <w:jc w:val="center"/>
            </w:pPr>
            <w:r w:rsidRPr="008A43FF">
              <w:t>0,</w:t>
            </w:r>
            <w:r w:rsidRPr="008A43FF">
              <w:rPr>
                <w:lang w:val="en-US"/>
              </w:rPr>
              <w:t>1</w:t>
            </w:r>
            <w:r w:rsidRPr="008A43FF">
              <w:t>0 – 0,</w:t>
            </w:r>
            <w:r w:rsidRPr="008A43FF">
              <w:rPr>
                <w:lang w:val="en-US"/>
              </w:rPr>
              <w:t>0</w:t>
            </w:r>
            <w:r w:rsidRPr="008A43FF">
              <w:t>6</w:t>
            </w:r>
          </w:p>
          <w:p w14:paraId="0CFE0681" w14:textId="77777777" w:rsidR="0095593F" w:rsidRPr="008A43FF" w:rsidRDefault="0095593F" w:rsidP="00970FA8">
            <w:pPr>
              <w:jc w:val="center"/>
            </w:pPr>
            <w:r w:rsidRPr="008A43FF">
              <w:t>20 единиц</w:t>
            </w:r>
          </w:p>
        </w:tc>
        <w:tc>
          <w:tcPr>
            <w:tcW w:w="742" w:type="pct"/>
            <w:tcBorders>
              <w:top w:val="single" w:sz="4" w:space="0" w:color="auto"/>
              <w:left w:val="single" w:sz="4" w:space="0" w:color="auto"/>
              <w:bottom w:val="single" w:sz="4" w:space="0" w:color="auto"/>
              <w:right w:val="single" w:sz="4" w:space="0" w:color="auto"/>
            </w:tcBorders>
            <w:vAlign w:val="center"/>
          </w:tcPr>
          <w:p w14:paraId="084C2EC6" w14:textId="77777777" w:rsidR="0095593F" w:rsidRPr="008A43FF" w:rsidRDefault="0095593F" w:rsidP="00970FA8">
            <w:pPr>
              <w:jc w:val="center"/>
              <w:rPr>
                <w:lang w:val="en-US"/>
              </w:rPr>
            </w:pPr>
            <w:r w:rsidRPr="008A43FF">
              <w:t>0,</w:t>
            </w:r>
            <w:r w:rsidRPr="008A43FF">
              <w:rPr>
                <w:lang w:val="en-US"/>
              </w:rPr>
              <w:t>0</w:t>
            </w:r>
            <w:r w:rsidRPr="008A43FF">
              <w:t>5 – 0,</w:t>
            </w:r>
            <w:r w:rsidRPr="008A43FF">
              <w:rPr>
                <w:lang w:val="en-US"/>
              </w:rPr>
              <w:t>03</w:t>
            </w:r>
            <w:r w:rsidRPr="008A43FF">
              <w:t xml:space="preserve"> </w:t>
            </w:r>
          </w:p>
          <w:p w14:paraId="6DAB2656" w14:textId="77777777" w:rsidR="0095593F" w:rsidRPr="008A43FF" w:rsidRDefault="0095593F" w:rsidP="00970FA8">
            <w:pPr>
              <w:jc w:val="center"/>
            </w:pPr>
            <w:r w:rsidRPr="008A43FF">
              <w:t>10 единиц</w:t>
            </w:r>
          </w:p>
        </w:tc>
        <w:tc>
          <w:tcPr>
            <w:tcW w:w="713"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59EAAB39" w14:textId="77777777" w:rsidR="0095593F" w:rsidRPr="008A43FF" w:rsidRDefault="0095593F" w:rsidP="00970FA8">
            <w:pPr>
              <w:jc w:val="center"/>
            </w:pPr>
            <w:r w:rsidRPr="008A43FF">
              <w:t>менее 0,</w:t>
            </w:r>
            <w:r w:rsidRPr="008A43FF">
              <w:rPr>
                <w:lang w:val="en-US"/>
              </w:rPr>
              <w:t>03</w:t>
            </w:r>
            <w:r w:rsidRPr="008A43FF">
              <w:t xml:space="preserve"> </w:t>
            </w:r>
          </w:p>
          <w:p w14:paraId="1AB79ED3" w14:textId="77777777" w:rsidR="0095593F" w:rsidRPr="008A43FF" w:rsidRDefault="0095593F" w:rsidP="00970FA8">
            <w:pPr>
              <w:jc w:val="center"/>
            </w:pPr>
            <w:r w:rsidRPr="008A43FF">
              <w:t>0 единиц</w:t>
            </w:r>
          </w:p>
        </w:tc>
      </w:tr>
      <w:tr w:rsidR="0095593F" w:rsidRPr="008A43FF" w14:paraId="656B0292" w14:textId="77777777" w:rsidTr="00970FA8">
        <w:trPr>
          <w:trHeight w:val="465"/>
          <w:jc w:val="center"/>
        </w:trPr>
        <w:tc>
          <w:tcPr>
            <w:tcW w:w="1387" w:type="pct"/>
            <w:vMerge w:val="restart"/>
            <w:tcBorders>
              <w:top w:val="single" w:sz="4" w:space="0" w:color="auto"/>
              <w:left w:val="single" w:sz="4" w:space="0" w:color="auto"/>
              <w:right w:val="single" w:sz="4" w:space="0" w:color="auto"/>
            </w:tcBorders>
            <w:vAlign w:val="center"/>
          </w:tcPr>
          <w:p w14:paraId="799BC1FE" w14:textId="77777777" w:rsidR="0095593F" w:rsidRPr="008A43FF" w:rsidRDefault="0095593F" w:rsidP="00970FA8">
            <w:pPr>
              <w:ind w:left="159"/>
            </w:pPr>
            <w:r w:rsidRPr="008A43FF">
              <w:t xml:space="preserve">Коэффициент соизмеримости годовой выручки от основной деятельности </w:t>
            </w:r>
            <w:r w:rsidRPr="008A43FF">
              <w:rPr>
                <w:lang w:val="en-US"/>
              </w:rPr>
              <w:t>c</w:t>
            </w:r>
            <w:r w:rsidRPr="008A43FF">
              <w:t xml:space="preserve"> суммой договора (Ксв)</w:t>
            </w:r>
          </w:p>
        </w:tc>
        <w:tc>
          <w:tcPr>
            <w:tcW w:w="851" w:type="pct"/>
            <w:tcBorders>
              <w:top w:val="single" w:sz="4" w:space="0" w:color="auto"/>
              <w:left w:val="single" w:sz="4" w:space="0" w:color="auto"/>
              <w:bottom w:val="single" w:sz="4" w:space="0" w:color="auto"/>
              <w:right w:val="single" w:sz="4" w:space="0" w:color="auto"/>
            </w:tcBorders>
          </w:tcPr>
          <w:p w14:paraId="676E3724" w14:textId="77777777" w:rsidR="0095593F" w:rsidRPr="008A43FF" w:rsidRDefault="0095593F" w:rsidP="00970FA8">
            <w:pPr>
              <w:jc w:val="center"/>
            </w:pPr>
            <w:r w:rsidRPr="008A43FF">
              <w:t xml:space="preserve">НМЦ ≤ 500 </w:t>
            </w:r>
          </w:p>
        </w:tc>
        <w:tc>
          <w:tcPr>
            <w:tcW w:w="654" w:type="pct"/>
            <w:tcBorders>
              <w:top w:val="single" w:sz="4" w:space="0" w:color="auto"/>
              <w:left w:val="single" w:sz="4" w:space="0" w:color="auto"/>
              <w:bottom w:val="single" w:sz="4" w:space="0" w:color="auto"/>
              <w:right w:val="single" w:sz="4" w:space="0" w:color="auto"/>
            </w:tcBorders>
            <w:vAlign w:val="center"/>
          </w:tcPr>
          <w:p w14:paraId="0A464250" w14:textId="77777777" w:rsidR="0095593F" w:rsidRPr="008A43FF" w:rsidRDefault="0095593F" w:rsidP="00970FA8">
            <w:pPr>
              <w:jc w:val="center"/>
            </w:pPr>
            <w:r w:rsidRPr="008A43FF">
              <w:t>более 1,50</w:t>
            </w:r>
          </w:p>
          <w:p w14:paraId="446AAF8F" w14:textId="77777777" w:rsidR="0095593F" w:rsidRPr="008A43FF" w:rsidRDefault="0095593F" w:rsidP="00970FA8">
            <w:pPr>
              <w:jc w:val="center"/>
            </w:pPr>
            <w:r w:rsidRPr="008A43FF">
              <w:t>2</w:t>
            </w:r>
            <w:r w:rsidRPr="008A43FF">
              <w:rPr>
                <w:lang w:val="en-US"/>
              </w:rPr>
              <w:t>5</w:t>
            </w:r>
            <w:r w:rsidRPr="008A43FF">
              <w:t xml:space="preserve"> единиц</w:t>
            </w:r>
          </w:p>
        </w:tc>
        <w:tc>
          <w:tcPr>
            <w:tcW w:w="653" w:type="pct"/>
            <w:tcBorders>
              <w:top w:val="single" w:sz="4" w:space="0" w:color="auto"/>
              <w:left w:val="single" w:sz="4" w:space="0" w:color="auto"/>
              <w:bottom w:val="single" w:sz="4" w:space="0" w:color="auto"/>
              <w:right w:val="single" w:sz="4" w:space="0" w:color="auto"/>
            </w:tcBorders>
            <w:vAlign w:val="center"/>
          </w:tcPr>
          <w:p w14:paraId="4BDDD924" w14:textId="77777777" w:rsidR="0095593F" w:rsidRPr="008A43FF" w:rsidRDefault="0095593F" w:rsidP="00970FA8">
            <w:pPr>
              <w:jc w:val="center"/>
            </w:pPr>
            <w:r w:rsidRPr="008A43FF">
              <w:t>1,50 – 1,20</w:t>
            </w:r>
          </w:p>
          <w:p w14:paraId="18E00BE7" w14:textId="77777777" w:rsidR="0095593F" w:rsidRPr="008A43FF" w:rsidRDefault="0095593F" w:rsidP="00970FA8">
            <w:pPr>
              <w:jc w:val="center"/>
            </w:pPr>
            <w:r w:rsidRPr="008A43FF">
              <w:t>15 единиц</w:t>
            </w:r>
          </w:p>
        </w:tc>
        <w:tc>
          <w:tcPr>
            <w:tcW w:w="742" w:type="pct"/>
            <w:tcBorders>
              <w:top w:val="single" w:sz="4" w:space="0" w:color="auto"/>
              <w:left w:val="single" w:sz="4" w:space="0" w:color="auto"/>
              <w:bottom w:val="single" w:sz="4" w:space="0" w:color="auto"/>
              <w:right w:val="single" w:sz="4" w:space="0" w:color="auto"/>
            </w:tcBorders>
            <w:vAlign w:val="center"/>
          </w:tcPr>
          <w:p w14:paraId="66355DE1" w14:textId="77777777" w:rsidR="0095593F" w:rsidRPr="008A43FF" w:rsidRDefault="0095593F" w:rsidP="00970FA8">
            <w:pPr>
              <w:jc w:val="center"/>
            </w:pPr>
            <w:r w:rsidRPr="008A43FF">
              <w:t>1,19 – 0,50</w:t>
            </w:r>
          </w:p>
          <w:p w14:paraId="285F6D16" w14:textId="77777777" w:rsidR="0095593F" w:rsidRPr="008A43FF" w:rsidRDefault="0095593F" w:rsidP="00970FA8">
            <w:pPr>
              <w:jc w:val="center"/>
            </w:pPr>
            <w:r w:rsidRPr="008A43FF">
              <w:t>10 единиц</w:t>
            </w:r>
          </w:p>
        </w:tc>
        <w:tc>
          <w:tcPr>
            <w:tcW w:w="713"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6FE8B17E" w14:textId="77777777" w:rsidR="0095593F" w:rsidRPr="008A43FF" w:rsidRDefault="0095593F" w:rsidP="00970FA8">
            <w:pPr>
              <w:jc w:val="center"/>
            </w:pPr>
            <w:r w:rsidRPr="008A43FF">
              <w:t>менее 0,50</w:t>
            </w:r>
          </w:p>
          <w:p w14:paraId="4CEE1A12" w14:textId="77777777" w:rsidR="0095593F" w:rsidRPr="008A43FF" w:rsidRDefault="0095593F" w:rsidP="00970FA8">
            <w:pPr>
              <w:jc w:val="center"/>
            </w:pPr>
            <w:r w:rsidRPr="008A43FF">
              <w:t>0 единиц</w:t>
            </w:r>
          </w:p>
        </w:tc>
      </w:tr>
      <w:tr w:rsidR="0095593F" w:rsidRPr="008A43FF" w14:paraId="76A1962C" w14:textId="77777777" w:rsidTr="00970FA8">
        <w:trPr>
          <w:trHeight w:val="670"/>
          <w:jc w:val="center"/>
        </w:trPr>
        <w:tc>
          <w:tcPr>
            <w:tcW w:w="1387" w:type="pct"/>
            <w:vMerge/>
            <w:tcBorders>
              <w:left w:val="single" w:sz="4" w:space="0" w:color="auto"/>
              <w:bottom w:val="single" w:sz="4" w:space="0" w:color="auto"/>
              <w:right w:val="single" w:sz="4" w:space="0" w:color="auto"/>
            </w:tcBorders>
            <w:vAlign w:val="center"/>
          </w:tcPr>
          <w:p w14:paraId="554E99AB" w14:textId="77777777" w:rsidR="0095593F" w:rsidRPr="008A43FF" w:rsidRDefault="0095593F" w:rsidP="00970FA8">
            <w:pPr>
              <w:ind w:left="159"/>
            </w:pPr>
          </w:p>
        </w:tc>
        <w:tc>
          <w:tcPr>
            <w:tcW w:w="851" w:type="pct"/>
            <w:tcBorders>
              <w:top w:val="single" w:sz="4" w:space="0" w:color="auto"/>
              <w:left w:val="single" w:sz="4" w:space="0" w:color="auto"/>
              <w:bottom w:val="single" w:sz="4" w:space="0" w:color="auto"/>
              <w:right w:val="single" w:sz="4" w:space="0" w:color="auto"/>
            </w:tcBorders>
          </w:tcPr>
          <w:p w14:paraId="436A0DE9" w14:textId="77777777" w:rsidR="0095593F" w:rsidRPr="008A43FF" w:rsidRDefault="0095593F" w:rsidP="00970FA8">
            <w:pPr>
              <w:jc w:val="center"/>
            </w:pPr>
            <w:r w:rsidRPr="008A43FF">
              <w:t xml:space="preserve">НМЦ &gt; 500 </w:t>
            </w:r>
          </w:p>
        </w:tc>
        <w:tc>
          <w:tcPr>
            <w:tcW w:w="654" w:type="pct"/>
            <w:tcBorders>
              <w:top w:val="single" w:sz="4" w:space="0" w:color="auto"/>
              <w:left w:val="single" w:sz="4" w:space="0" w:color="auto"/>
              <w:bottom w:val="single" w:sz="4" w:space="0" w:color="auto"/>
              <w:right w:val="single" w:sz="4" w:space="0" w:color="auto"/>
            </w:tcBorders>
            <w:vAlign w:val="center"/>
          </w:tcPr>
          <w:p w14:paraId="56A486D9" w14:textId="77777777" w:rsidR="0095593F" w:rsidRPr="008A43FF" w:rsidRDefault="0095593F" w:rsidP="00970FA8">
            <w:pPr>
              <w:jc w:val="center"/>
            </w:pPr>
            <w:r w:rsidRPr="008A43FF">
              <w:t>более 1,50</w:t>
            </w:r>
          </w:p>
          <w:p w14:paraId="00D61F8F" w14:textId="77777777" w:rsidR="0095593F" w:rsidRPr="008A43FF" w:rsidRDefault="0095593F" w:rsidP="00970FA8">
            <w:pPr>
              <w:jc w:val="center"/>
            </w:pPr>
            <w:r w:rsidRPr="008A43FF">
              <w:t>2</w:t>
            </w:r>
            <w:r w:rsidRPr="008A43FF">
              <w:rPr>
                <w:lang w:val="en-US"/>
              </w:rPr>
              <w:t>5</w:t>
            </w:r>
            <w:r w:rsidRPr="008A43FF">
              <w:t xml:space="preserve"> единиц</w:t>
            </w:r>
          </w:p>
        </w:tc>
        <w:tc>
          <w:tcPr>
            <w:tcW w:w="653" w:type="pct"/>
            <w:tcBorders>
              <w:top w:val="single" w:sz="4" w:space="0" w:color="auto"/>
              <w:left w:val="single" w:sz="4" w:space="0" w:color="auto"/>
              <w:bottom w:val="single" w:sz="4" w:space="0" w:color="auto"/>
              <w:right w:val="single" w:sz="4" w:space="0" w:color="auto"/>
            </w:tcBorders>
            <w:vAlign w:val="center"/>
          </w:tcPr>
          <w:p w14:paraId="31855391" w14:textId="77777777" w:rsidR="0095593F" w:rsidRPr="008A43FF" w:rsidRDefault="0095593F" w:rsidP="00970FA8">
            <w:pPr>
              <w:jc w:val="center"/>
            </w:pPr>
            <w:r w:rsidRPr="008A43FF">
              <w:t>1,50 – 1,20</w:t>
            </w:r>
          </w:p>
          <w:p w14:paraId="62E3B85E" w14:textId="77777777" w:rsidR="0095593F" w:rsidRPr="008A43FF" w:rsidRDefault="0095593F" w:rsidP="00970FA8">
            <w:pPr>
              <w:jc w:val="center"/>
            </w:pPr>
            <w:r w:rsidRPr="008A43FF">
              <w:t>15 единиц</w:t>
            </w:r>
          </w:p>
        </w:tc>
        <w:tc>
          <w:tcPr>
            <w:tcW w:w="742" w:type="pct"/>
            <w:tcBorders>
              <w:top w:val="single" w:sz="4" w:space="0" w:color="auto"/>
              <w:left w:val="single" w:sz="4" w:space="0" w:color="auto"/>
              <w:bottom w:val="single" w:sz="4" w:space="0" w:color="auto"/>
              <w:right w:val="single" w:sz="4" w:space="0" w:color="auto"/>
            </w:tcBorders>
            <w:vAlign w:val="center"/>
          </w:tcPr>
          <w:p w14:paraId="5524D98F" w14:textId="77777777" w:rsidR="0095593F" w:rsidRPr="008A43FF" w:rsidRDefault="0095593F" w:rsidP="00970FA8">
            <w:pPr>
              <w:jc w:val="center"/>
            </w:pPr>
            <w:r w:rsidRPr="008A43FF">
              <w:t>1,19 – 0,50</w:t>
            </w:r>
          </w:p>
          <w:p w14:paraId="01BB1839" w14:textId="77777777" w:rsidR="0095593F" w:rsidRPr="008A43FF" w:rsidRDefault="0095593F" w:rsidP="00970FA8">
            <w:pPr>
              <w:jc w:val="center"/>
            </w:pPr>
            <w:r w:rsidRPr="008A43FF">
              <w:t>10 единиц</w:t>
            </w:r>
          </w:p>
        </w:tc>
        <w:tc>
          <w:tcPr>
            <w:tcW w:w="713"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019CEAF3" w14:textId="77777777" w:rsidR="0095593F" w:rsidRPr="008A43FF" w:rsidRDefault="0095593F" w:rsidP="00970FA8">
            <w:pPr>
              <w:jc w:val="center"/>
            </w:pPr>
            <w:r w:rsidRPr="008A43FF">
              <w:t>менее 0,50</w:t>
            </w:r>
          </w:p>
          <w:p w14:paraId="7BEE0E25" w14:textId="77777777" w:rsidR="0095593F" w:rsidRPr="008A43FF" w:rsidRDefault="0095593F" w:rsidP="00970FA8">
            <w:pPr>
              <w:jc w:val="center"/>
            </w:pPr>
            <w:r w:rsidRPr="008A43FF">
              <w:t>0 единиц</w:t>
            </w:r>
          </w:p>
        </w:tc>
      </w:tr>
      <w:tr w:rsidR="0095593F" w:rsidRPr="008A43FF" w14:paraId="7F595F86" w14:textId="77777777" w:rsidTr="00970FA8">
        <w:trPr>
          <w:trHeight w:val="605"/>
          <w:jc w:val="center"/>
        </w:trPr>
        <w:tc>
          <w:tcPr>
            <w:tcW w:w="1387" w:type="pct"/>
            <w:vMerge w:val="restart"/>
            <w:tcBorders>
              <w:top w:val="single" w:sz="4" w:space="0" w:color="auto"/>
              <w:left w:val="single" w:sz="4" w:space="0" w:color="auto"/>
              <w:right w:val="single" w:sz="4" w:space="0" w:color="auto"/>
            </w:tcBorders>
            <w:vAlign w:val="center"/>
          </w:tcPr>
          <w:p w14:paraId="300B0302" w14:textId="77777777" w:rsidR="0095593F" w:rsidRPr="008A43FF" w:rsidRDefault="0095593F" w:rsidP="00970FA8">
            <w:pPr>
              <w:ind w:left="159"/>
            </w:pPr>
            <w:r w:rsidRPr="008A43FF">
              <w:t>Коэффициент покрытия процентов (Кпп)</w:t>
            </w:r>
          </w:p>
        </w:tc>
        <w:tc>
          <w:tcPr>
            <w:tcW w:w="851" w:type="pct"/>
            <w:tcBorders>
              <w:top w:val="single" w:sz="4" w:space="0" w:color="auto"/>
              <w:left w:val="single" w:sz="4" w:space="0" w:color="auto"/>
              <w:bottom w:val="single" w:sz="4" w:space="0" w:color="auto"/>
              <w:right w:val="single" w:sz="4" w:space="0" w:color="auto"/>
            </w:tcBorders>
          </w:tcPr>
          <w:p w14:paraId="317F224B" w14:textId="77777777" w:rsidR="0095593F" w:rsidRPr="008A43FF" w:rsidRDefault="0095593F" w:rsidP="00970FA8">
            <w:pPr>
              <w:jc w:val="center"/>
            </w:pPr>
            <w:r w:rsidRPr="008A43FF">
              <w:t xml:space="preserve">НМЦ ≤ 500 </w:t>
            </w:r>
          </w:p>
        </w:tc>
        <w:tc>
          <w:tcPr>
            <w:tcW w:w="654" w:type="pct"/>
            <w:tcBorders>
              <w:top w:val="single" w:sz="4" w:space="0" w:color="auto"/>
              <w:left w:val="single" w:sz="4" w:space="0" w:color="auto"/>
              <w:bottom w:val="single" w:sz="4" w:space="0" w:color="auto"/>
              <w:right w:val="single" w:sz="4" w:space="0" w:color="auto"/>
            </w:tcBorders>
            <w:vAlign w:val="center"/>
          </w:tcPr>
          <w:p w14:paraId="7553646B" w14:textId="77777777" w:rsidR="0095593F" w:rsidRPr="008A43FF" w:rsidRDefault="0095593F" w:rsidP="00970FA8">
            <w:pPr>
              <w:jc w:val="center"/>
            </w:pPr>
            <w:r w:rsidRPr="008A43FF">
              <w:t>более 2,00</w:t>
            </w:r>
          </w:p>
          <w:p w14:paraId="1B406086" w14:textId="77777777" w:rsidR="0095593F" w:rsidRPr="008A43FF" w:rsidRDefault="0095593F" w:rsidP="00970FA8">
            <w:pPr>
              <w:jc w:val="center"/>
            </w:pPr>
            <w:r w:rsidRPr="008A43FF">
              <w:t>20 единиц</w:t>
            </w:r>
          </w:p>
        </w:tc>
        <w:tc>
          <w:tcPr>
            <w:tcW w:w="653" w:type="pct"/>
            <w:tcBorders>
              <w:top w:val="single" w:sz="4" w:space="0" w:color="auto"/>
              <w:left w:val="single" w:sz="4" w:space="0" w:color="auto"/>
              <w:bottom w:val="single" w:sz="4" w:space="0" w:color="auto"/>
              <w:right w:val="single" w:sz="4" w:space="0" w:color="auto"/>
            </w:tcBorders>
            <w:vAlign w:val="center"/>
          </w:tcPr>
          <w:p w14:paraId="0FC3ADB4" w14:textId="77777777" w:rsidR="0095593F" w:rsidRPr="008A43FF" w:rsidRDefault="0095593F" w:rsidP="00970FA8">
            <w:pPr>
              <w:jc w:val="center"/>
            </w:pPr>
            <w:r w:rsidRPr="008A43FF">
              <w:t>2,00-1,50</w:t>
            </w:r>
          </w:p>
          <w:p w14:paraId="60EB8EA2" w14:textId="77777777" w:rsidR="0095593F" w:rsidRPr="008A43FF" w:rsidRDefault="0095593F" w:rsidP="00970FA8">
            <w:pPr>
              <w:jc w:val="center"/>
            </w:pPr>
            <w:r w:rsidRPr="008A43FF">
              <w:t>10 единиц</w:t>
            </w:r>
          </w:p>
        </w:tc>
        <w:tc>
          <w:tcPr>
            <w:tcW w:w="742" w:type="pct"/>
            <w:tcBorders>
              <w:top w:val="single" w:sz="4" w:space="0" w:color="auto"/>
              <w:left w:val="single" w:sz="4" w:space="0" w:color="auto"/>
              <w:bottom w:val="single" w:sz="4" w:space="0" w:color="auto"/>
              <w:right w:val="single" w:sz="4" w:space="0" w:color="auto"/>
            </w:tcBorders>
            <w:vAlign w:val="center"/>
          </w:tcPr>
          <w:p w14:paraId="47CBB830" w14:textId="77777777" w:rsidR="0095593F" w:rsidRPr="008A43FF" w:rsidRDefault="0095593F" w:rsidP="00970FA8">
            <w:pPr>
              <w:ind w:left="360"/>
            </w:pPr>
            <w:r w:rsidRPr="008A43FF">
              <w:t>1,49-1,00</w:t>
            </w:r>
          </w:p>
          <w:p w14:paraId="6D65F362" w14:textId="77777777" w:rsidR="0095593F" w:rsidRPr="008A43FF" w:rsidRDefault="0095593F" w:rsidP="00970FA8">
            <w:pPr>
              <w:jc w:val="center"/>
            </w:pPr>
            <w:r w:rsidRPr="008A43FF">
              <w:t>5 единиц</w:t>
            </w:r>
          </w:p>
        </w:tc>
        <w:tc>
          <w:tcPr>
            <w:tcW w:w="713"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7B36F0A8" w14:textId="77777777" w:rsidR="0095593F" w:rsidRPr="008A43FF" w:rsidRDefault="0095593F" w:rsidP="00970FA8">
            <w:pPr>
              <w:jc w:val="center"/>
            </w:pPr>
            <w:r w:rsidRPr="008A43FF">
              <w:t>менее 1,00</w:t>
            </w:r>
          </w:p>
          <w:p w14:paraId="05BB5931" w14:textId="77777777" w:rsidR="0095593F" w:rsidRPr="008A43FF" w:rsidRDefault="0095593F" w:rsidP="00970FA8">
            <w:pPr>
              <w:jc w:val="center"/>
            </w:pPr>
            <w:r w:rsidRPr="008A43FF">
              <w:t>0 единиц</w:t>
            </w:r>
          </w:p>
        </w:tc>
      </w:tr>
      <w:tr w:rsidR="0095593F" w:rsidRPr="008A43FF" w14:paraId="7C834F54" w14:textId="77777777" w:rsidTr="00970FA8">
        <w:trPr>
          <w:trHeight w:val="389"/>
          <w:jc w:val="center"/>
        </w:trPr>
        <w:tc>
          <w:tcPr>
            <w:tcW w:w="1387" w:type="pct"/>
            <w:vMerge/>
            <w:tcBorders>
              <w:left w:val="single" w:sz="4" w:space="0" w:color="auto"/>
              <w:bottom w:val="single" w:sz="4" w:space="0" w:color="auto"/>
              <w:right w:val="single" w:sz="4" w:space="0" w:color="auto"/>
            </w:tcBorders>
            <w:vAlign w:val="center"/>
          </w:tcPr>
          <w:p w14:paraId="22B296C3" w14:textId="77777777" w:rsidR="0095593F" w:rsidRPr="008A43FF" w:rsidRDefault="0095593F" w:rsidP="00970FA8">
            <w:pPr>
              <w:ind w:left="159"/>
            </w:pPr>
          </w:p>
        </w:tc>
        <w:tc>
          <w:tcPr>
            <w:tcW w:w="851" w:type="pct"/>
            <w:tcBorders>
              <w:top w:val="single" w:sz="4" w:space="0" w:color="auto"/>
              <w:left w:val="single" w:sz="4" w:space="0" w:color="auto"/>
              <w:bottom w:val="single" w:sz="4" w:space="0" w:color="auto"/>
              <w:right w:val="single" w:sz="4" w:space="0" w:color="auto"/>
            </w:tcBorders>
          </w:tcPr>
          <w:p w14:paraId="384E6CB7" w14:textId="77777777" w:rsidR="0095593F" w:rsidRPr="008A43FF" w:rsidRDefault="0095593F" w:rsidP="00970FA8">
            <w:pPr>
              <w:jc w:val="center"/>
            </w:pPr>
            <w:r w:rsidRPr="008A43FF">
              <w:t xml:space="preserve">НМЦ &gt; 500 </w:t>
            </w:r>
          </w:p>
        </w:tc>
        <w:tc>
          <w:tcPr>
            <w:tcW w:w="654" w:type="pct"/>
            <w:tcBorders>
              <w:top w:val="single" w:sz="4" w:space="0" w:color="auto"/>
              <w:left w:val="single" w:sz="4" w:space="0" w:color="auto"/>
              <w:bottom w:val="single" w:sz="4" w:space="0" w:color="auto"/>
              <w:right w:val="single" w:sz="4" w:space="0" w:color="auto"/>
            </w:tcBorders>
            <w:vAlign w:val="center"/>
          </w:tcPr>
          <w:p w14:paraId="33AD72F6" w14:textId="77777777" w:rsidR="0095593F" w:rsidRPr="008A43FF" w:rsidRDefault="0095593F" w:rsidP="00970FA8">
            <w:pPr>
              <w:jc w:val="center"/>
            </w:pPr>
            <w:r w:rsidRPr="008A43FF">
              <w:t>более 3,00</w:t>
            </w:r>
          </w:p>
          <w:p w14:paraId="20200FFA" w14:textId="77777777" w:rsidR="0095593F" w:rsidRPr="008A43FF" w:rsidRDefault="0095593F" w:rsidP="00970FA8">
            <w:pPr>
              <w:jc w:val="center"/>
            </w:pPr>
            <w:r w:rsidRPr="008A43FF">
              <w:t>20 единиц</w:t>
            </w:r>
          </w:p>
        </w:tc>
        <w:tc>
          <w:tcPr>
            <w:tcW w:w="653" w:type="pct"/>
            <w:tcBorders>
              <w:top w:val="single" w:sz="4" w:space="0" w:color="auto"/>
              <w:left w:val="single" w:sz="4" w:space="0" w:color="auto"/>
              <w:bottom w:val="single" w:sz="4" w:space="0" w:color="auto"/>
              <w:right w:val="single" w:sz="4" w:space="0" w:color="auto"/>
            </w:tcBorders>
            <w:vAlign w:val="center"/>
          </w:tcPr>
          <w:p w14:paraId="09119DAD" w14:textId="77777777" w:rsidR="0095593F" w:rsidRPr="008A43FF" w:rsidRDefault="0095593F" w:rsidP="00970FA8">
            <w:pPr>
              <w:jc w:val="center"/>
            </w:pPr>
            <w:r w:rsidRPr="008A43FF">
              <w:t>3,00-2,00</w:t>
            </w:r>
          </w:p>
          <w:p w14:paraId="03DA9DA3" w14:textId="77777777" w:rsidR="0095593F" w:rsidRPr="008A43FF" w:rsidRDefault="0095593F" w:rsidP="00970FA8">
            <w:pPr>
              <w:jc w:val="center"/>
            </w:pPr>
            <w:r w:rsidRPr="008A43FF">
              <w:t>10 единиц</w:t>
            </w:r>
          </w:p>
        </w:tc>
        <w:tc>
          <w:tcPr>
            <w:tcW w:w="742" w:type="pct"/>
            <w:tcBorders>
              <w:top w:val="single" w:sz="4" w:space="0" w:color="auto"/>
              <w:left w:val="single" w:sz="4" w:space="0" w:color="auto"/>
              <w:bottom w:val="single" w:sz="4" w:space="0" w:color="auto"/>
              <w:right w:val="single" w:sz="4" w:space="0" w:color="auto"/>
            </w:tcBorders>
            <w:vAlign w:val="center"/>
          </w:tcPr>
          <w:p w14:paraId="74DE3AFF" w14:textId="77777777" w:rsidR="0095593F" w:rsidRPr="008A43FF" w:rsidRDefault="0095593F" w:rsidP="00970FA8">
            <w:pPr>
              <w:ind w:left="360"/>
            </w:pPr>
            <w:r w:rsidRPr="008A43FF">
              <w:t>1,99-1,00</w:t>
            </w:r>
          </w:p>
          <w:p w14:paraId="0C8A3F1A" w14:textId="77777777" w:rsidR="0095593F" w:rsidRPr="008A43FF" w:rsidRDefault="0095593F" w:rsidP="00970FA8">
            <w:pPr>
              <w:ind w:left="360"/>
            </w:pPr>
            <w:r w:rsidRPr="008A43FF">
              <w:t>5 единиц</w:t>
            </w:r>
          </w:p>
        </w:tc>
        <w:tc>
          <w:tcPr>
            <w:tcW w:w="713" w:type="pct"/>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p w14:paraId="2EA382AA" w14:textId="77777777" w:rsidR="0095593F" w:rsidRPr="008A43FF" w:rsidRDefault="0095593F" w:rsidP="00970FA8">
            <w:pPr>
              <w:jc w:val="center"/>
            </w:pPr>
            <w:r w:rsidRPr="008A43FF">
              <w:t>менее 1,00</w:t>
            </w:r>
          </w:p>
          <w:p w14:paraId="51D892C4" w14:textId="77777777" w:rsidR="0095593F" w:rsidRPr="008A43FF" w:rsidRDefault="0095593F" w:rsidP="00970FA8">
            <w:pPr>
              <w:jc w:val="center"/>
            </w:pPr>
            <w:r w:rsidRPr="008A43FF">
              <w:t>0 единиц</w:t>
            </w:r>
          </w:p>
        </w:tc>
      </w:tr>
    </w:tbl>
    <w:p w14:paraId="54873975" w14:textId="77777777" w:rsidR="0095593F" w:rsidRPr="008A43FF" w:rsidRDefault="0095593F" w:rsidP="0095593F">
      <w:pPr>
        <w:ind w:firstLine="709"/>
        <w:rPr>
          <w:sz w:val="28"/>
          <w:szCs w:val="28"/>
        </w:rPr>
      </w:pPr>
    </w:p>
    <w:p w14:paraId="62B425BA" w14:textId="77777777" w:rsidR="0095593F" w:rsidRPr="008A43FF" w:rsidRDefault="0095593F" w:rsidP="0095593F">
      <w:pPr>
        <w:ind w:firstLine="709"/>
        <w:jc w:val="both"/>
        <w:rPr>
          <w:sz w:val="28"/>
          <w:szCs w:val="28"/>
        </w:rPr>
      </w:pPr>
      <w:r w:rsidRPr="008A43FF">
        <w:rPr>
          <w:sz w:val="28"/>
          <w:szCs w:val="28"/>
        </w:rPr>
        <w:t xml:space="preserve">Оценки (количество единиц), полученные по всем финансовым показателям, суммируются. </w:t>
      </w:r>
    </w:p>
    <w:p w14:paraId="341843D0" w14:textId="77777777" w:rsidR="0095593F" w:rsidRDefault="0095593F" w:rsidP="0095593F">
      <w:pPr>
        <w:ind w:firstLine="709"/>
        <w:jc w:val="both"/>
        <w:rPr>
          <w:sz w:val="28"/>
          <w:szCs w:val="28"/>
        </w:rPr>
      </w:pPr>
      <w:r w:rsidRPr="008A43FF">
        <w:rPr>
          <w:sz w:val="28"/>
          <w:szCs w:val="28"/>
        </w:rPr>
        <w:t xml:space="preserve">При этом к оценкам (сумме оценок) по показателям Касс, Косс и Кпп по истекшему финансовому году применяется удельный вес 0,6, а к оценкам по показателям Касс, Косс и Кпп по истекшему периоду (6 месяцев текущего финансового года/ 9 месяцев текущего финансового года) - удельный вес 0,4. </w:t>
      </w:r>
    </w:p>
    <w:p w14:paraId="21EE43FA" w14:textId="77777777" w:rsidR="0095593F" w:rsidRPr="001113F7" w:rsidRDefault="0095593F" w:rsidP="0095593F">
      <w:pPr>
        <w:ind w:firstLine="709"/>
        <w:jc w:val="both"/>
        <w:rPr>
          <w:sz w:val="28"/>
          <w:szCs w:val="28"/>
        </w:rPr>
      </w:pPr>
      <w:r w:rsidRPr="001113F7">
        <w:rPr>
          <w:sz w:val="28"/>
          <w:szCs w:val="28"/>
        </w:rPr>
        <w:t>Для организаций, созданных в текущем году:</w:t>
      </w:r>
    </w:p>
    <w:p w14:paraId="4CB29740" w14:textId="77777777" w:rsidR="0095593F" w:rsidRPr="001113F7" w:rsidRDefault="0095593F" w:rsidP="0095593F">
      <w:pPr>
        <w:ind w:firstLine="709"/>
        <w:jc w:val="both"/>
        <w:rPr>
          <w:sz w:val="28"/>
          <w:szCs w:val="28"/>
        </w:rPr>
      </w:pPr>
      <w:r w:rsidRPr="001113F7">
        <w:rPr>
          <w:sz w:val="28"/>
          <w:szCs w:val="28"/>
        </w:rPr>
        <w:t>- оценка по показателям Касс, Косс и Кпп по истекшему финансовому году не рассчитывается и принимается равная «0»;</w:t>
      </w:r>
    </w:p>
    <w:p w14:paraId="7A614C63" w14:textId="77777777" w:rsidR="0095593F" w:rsidRPr="001113F7" w:rsidRDefault="0095593F" w:rsidP="0095593F">
      <w:pPr>
        <w:ind w:firstLine="709"/>
        <w:jc w:val="both"/>
        <w:rPr>
          <w:sz w:val="28"/>
          <w:szCs w:val="28"/>
        </w:rPr>
      </w:pPr>
      <w:r w:rsidRPr="001113F7">
        <w:rPr>
          <w:sz w:val="28"/>
          <w:szCs w:val="28"/>
        </w:rPr>
        <w:t>- к оценкам по показателям Касс, Косс и Кпп по истекшему периоду (3 месяца текущего финансового года) применяется удельный вес 1,0;</w:t>
      </w:r>
    </w:p>
    <w:p w14:paraId="01BC5F84" w14:textId="77777777" w:rsidR="0095593F" w:rsidRPr="001113F7" w:rsidRDefault="0095593F" w:rsidP="0095593F">
      <w:pPr>
        <w:ind w:firstLine="709"/>
        <w:jc w:val="both"/>
        <w:rPr>
          <w:sz w:val="28"/>
          <w:szCs w:val="28"/>
        </w:rPr>
      </w:pPr>
      <w:r w:rsidRPr="001113F7">
        <w:rPr>
          <w:sz w:val="28"/>
          <w:szCs w:val="28"/>
        </w:rPr>
        <w:t>- к оценкам по показателям Касс, Косс и Кпп по истекшему периоду (6 месяцев текущего финансового года/ 9 месяцев текущего финансового года) применяется удельный вес 0,4.</w:t>
      </w:r>
    </w:p>
    <w:p w14:paraId="32A8EDA5" w14:textId="77777777" w:rsidR="0095593F" w:rsidRPr="008A43FF" w:rsidRDefault="0095593F" w:rsidP="0095593F">
      <w:pPr>
        <w:ind w:firstLine="709"/>
        <w:jc w:val="both"/>
        <w:rPr>
          <w:sz w:val="28"/>
          <w:szCs w:val="28"/>
        </w:rPr>
      </w:pPr>
      <w:r w:rsidRPr="008A43FF">
        <w:rPr>
          <w:sz w:val="28"/>
          <w:szCs w:val="28"/>
        </w:rPr>
        <w:t>В случае, если необходимо оценить обеспеченность финансовыми ресурсами за истекший финансовый год и 3 месяца текущего финансового года, то к набранным участником оценкам по показателям Касс, Косс и Кпп должен быть применен удельный вес 1,0, а показатели 3 месяцев текущего финансового года в расчетах не учитываются.</w:t>
      </w:r>
    </w:p>
    <w:p w14:paraId="15B1B09B" w14:textId="77777777" w:rsidR="0095593F" w:rsidRPr="008A43FF" w:rsidRDefault="0095593F" w:rsidP="0095593F">
      <w:pPr>
        <w:ind w:firstLine="709"/>
        <w:jc w:val="both"/>
        <w:rPr>
          <w:sz w:val="28"/>
          <w:szCs w:val="28"/>
        </w:rPr>
      </w:pPr>
      <w:r w:rsidRPr="008A43FF">
        <w:rPr>
          <w:sz w:val="28"/>
          <w:szCs w:val="28"/>
        </w:rPr>
        <w:t>К коэффициенту соизмеримости годовой выручки от основной деятельности c суммой договора (Ксв) корректировка с помощью удельных весов не применяется. При расчете интегрального показателя обеспеченности финансовыми ресурсами оценка по коэффициенту (Ксв) проводится отдельно.</w:t>
      </w:r>
    </w:p>
    <w:p w14:paraId="5CD0F6BC" w14:textId="77777777" w:rsidR="0095593F" w:rsidRPr="000A09DF" w:rsidRDefault="0095593F" w:rsidP="0095593F">
      <w:pPr>
        <w:ind w:firstLine="709"/>
        <w:jc w:val="both"/>
        <w:rPr>
          <w:sz w:val="28"/>
          <w:szCs w:val="28"/>
        </w:rPr>
      </w:pPr>
      <w:r w:rsidRPr="008A43FF">
        <w:rPr>
          <w:sz w:val="28"/>
          <w:szCs w:val="28"/>
        </w:rPr>
        <w:t>Итоговым значением показателя обладания обеспеченности финансовыми ресурсами участника является сумма скорректированных на удельный вес оценок показателей Касс, Косс и Кпп и оценки по показателю Ксв.</w:t>
      </w:r>
    </w:p>
    <w:p w14:paraId="57966EA0" w14:textId="77777777" w:rsidR="0095593F" w:rsidRPr="008A43FF" w:rsidRDefault="0095593F" w:rsidP="0095593F">
      <w:pPr>
        <w:ind w:firstLine="709"/>
        <w:jc w:val="both"/>
        <w:rPr>
          <w:sz w:val="28"/>
          <w:szCs w:val="28"/>
        </w:rPr>
      </w:pPr>
      <w:r w:rsidRPr="008A43FF">
        <w:rPr>
          <w:sz w:val="28"/>
          <w:szCs w:val="28"/>
        </w:rPr>
        <w:t>Для присвоения оценки значения полученных финансовых показателей предприятия округляются в соответствии с общими правилами округления с точностью до двух знаков после запятой.</w:t>
      </w:r>
    </w:p>
    <w:p w14:paraId="411ED248" w14:textId="77777777" w:rsidR="0095593F" w:rsidRPr="008A43FF" w:rsidRDefault="0095593F" w:rsidP="0095593F">
      <w:pPr>
        <w:ind w:firstLine="709"/>
        <w:jc w:val="both"/>
        <w:rPr>
          <w:sz w:val="28"/>
          <w:szCs w:val="28"/>
        </w:rPr>
      </w:pPr>
    </w:p>
    <w:p w14:paraId="5675EC0C" w14:textId="77777777" w:rsidR="0095593F" w:rsidRPr="008A43FF" w:rsidRDefault="0095593F" w:rsidP="0095593F">
      <w:pPr>
        <w:ind w:firstLine="709"/>
        <w:jc w:val="both"/>
        <w:rPr>
          <w:sz w:val="28"/>
          <w:szCs w:val="28"/>
        </w:rPr>
      </w:pPr>
      <w:r w:rsidRPr="008A43FF">
        <w:rPr>
          <w:sz w:val="28"/>
          <w:szCs w:val="28"/>
        </w:rPr>
        <w:t>Пример расчета интегрального показателя обеспеченности финансовыми ресурсами Zi: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9"/>
        <w:gridCol w:w="1578"/>
        <w:gridCol w:w="1694"/>
        <w:gridCol w:w="1914"/>
        <w:gridCol w:w="1400"/>
        <w:gridCol w:w="2126"/>
      </w:tblGrid>
      <w:tr w:rsidR="0095593F" w:rsidRPr="008A43FF" w14:paraId="7B3D3E36" w14:textId="77777777" w:rsidTr="00970FA8">
        <w:trPr>
          <w:trHeight w:val="1953"/>
          <w:jc w:val="center"/>
        </w:trPr>
        <w:tc>
          <w:tcPr>
            <w:tcW w:w="1199" w:type="dxa"/>
            <w:vAlign w:val="center"/>
          </w:tcPr>
          <w:p w14:paraId="04ED64AD" w14:textId="77777777" w:rsidR="0095593F" w:rsidRPr="008A43FF" w:rsidRDefault="0095593F" w:rsidP="00970FA8">
            <w:pPr>
              <w:jc w:val="center"/>
            </w:pPr>
            <w:r w:rsidRPr="008A43FF">
              <w:lastRenderedPageBreak/>
              <w:t>Участник</w:t>
            </w:r>
          </w:p>
        </w:tc>
        <w:tc>
          <w:tcPr>
            <w:tcW w:w="1579" w:type="dxa"/>
            <w:vAlign w:val="center"/>
          </w:tcPr>
          <w:p w14:paraId="223BEBEF" w14:textId="77777777" w:rsidR="0095593F" w:rsidRPr="008A43FF" w:rsidRDefault="0095593F" w:rsidP="00970FA8">
            <w:pPr>
              <w:jc w:val="center"/>
            </w:pPr>
            <w:r w:rsidRPr="008A43FF">
              <w:t>Истекший период</w:t>
            </w:r>
          </w:p>
        </w:tc>
        <w:tc>
          <w:tcPr>
            <w:tcW w:w="1715" w:type="dxa"/>
            <w:vAlign w:val="center"/>
          </w:tcPr>
          <w:p w14:paraId="6FD6F44E" w14:textId="77777777" w:rsidR="0095593F" w:rsidRPr="008A43FF" w:rsidRDefault="0095593F" w:rsidP="00970FA8">
            <w:pPr>
              <w:jc w:val="center"/>
            </w:pPr>
            <w:r w:rsidRPr="008A43FF">
              <w:t>Сумма оценок участника за истекший год по показателям Касс, Косс и Кпп</w:t>
            </w:r>
          </w:p>
        </w:tc>
        <w:tc>
          <w:tcPr>
            <w:tcW w:w="1916" w:type="dxa"/>
            <w:vAlign w:val="center"/>
          </w:tcPr>
          <w:p w14:paraId="2467554A" w14:textId="77777777" w:rsidR="0095593F" w:rsidRPr="008A43FF" w:rsidRDefault="0095593F" w:rsidP="00970FA8">
            <w:pPr>
              <w:jc w:val="center"/>
            </w:pPr>
            <w:r w:rsidRPr="008A43FF">
              <w:t>Сумма оценок участника за истекший период по показателям Касс, Косс и Кпп</w:t>
            </w:r>
          </w:p>
        </w:tc>
        <w:tc>
          <w:tcPr>
            <w:tcW w:w="1339" w:type="dxa"/>
            <w:vAlign w:val="center"/>
          </w:tcPr>
          <w:p w14:paraId="2B3FC297" w14:textId="6F684150" w:rsidR="0095593F" w:rsidRPr="008A43FF" w:rsidRDefault="0095593F" w:rsidP="00970FA8">
            <w:pPr>
              <w:jc w:val="center"/>
            </w:pPr>
            <w:r w:rsidRPr="008A43FF">
              <w:t>Оценка участника по показателю Ксв</w:t>
            </w:r>
          </w:p>
        </w:tc>
        <w:tc>
          <w:tcPr>
            <w:tcW w:w="2163" w:type="dxa"/>
            <w:vAlign w:val="center"/>
          </w:tcPr>
          <w:p w14:paraId="4818D201" w14:textId="77777777" w:rsidR="0095593F" w:rsidRPr="008A43FF" w:rsidRDefault="0095593F" w:rsidP="00970FA8">
            <w:pPr>
              <w:ind w:left="-103" w:right="-185"/>
              <w:jc w:val="center"/>
            </w:pPr>
            <w:r w:rsidRPr="008A43FF">
              <w:t>Показатель обеспеченности финансовыми ресурсами</w:t>
            </w:r>
          </w:p>
        </w:tc>
      </w:tr>
      <w:tr w:rsidR="0095593F" w:rsidRPr="008A43FF" w14:paraId="7B7E9927" w14:textId="77777777" w:rsidTr="00970FA8">
        <w:trPr>
          <w:trHeight w:val="483"/>
          <w:jc w:val="center"/>
        </w:trPr>
        <w:tc>
          <w:tcPr>
            <w:tcW w:w="1199" w:type="dxa"/>
            <w:vAlign w:val="center"/>
          </w:tcPr>
          <w:p w14:paraId="77889340" w14:textId="77777777" w:rsidR="0095593F" w:rsidRPr="008A43FF" w:rsidRDefault="0095593F" w:rsidP="00970FA8">
            <w:pPr>
              <w:jc w:val="center"/>
              <w:rPr>
                <w:i/>
                <w:lang w:val="en-US"/>
              </w:rPr>
            </w:pPr>
            <w:r w:rsidRPr="008A43FF">
              <w:rPr>
                <w:i/>
                <w:lang w:val="en-US"/>
              </w:rPr>
              <w:t>I</w:t>
            </w:r>
          </w:p>
        </w:tc>
        <w:tc>
          <w:tcPr>
            <w:tcW w:w="1579" w:type="dxa"/>
            <w:vAlign w:val="center"/>
          </w:tcPr>
          <w:p w14:paraId="4D860558" w14:textId="77777777" w:rsidR="0095593F" w:rsidRPr="008A43FF" w:rsidRDefault="0095593F" w:rsidP="00970FA8">
            <w:pPr>
              <w:jc w:val="center"/>
            </w:pPr>
            <w:r w:rsidRPr="008A43FF">
              <w:t>финансовый год</w:t>
            </w:r>
          </w:p>
        </w:tc>
        <w:tc>
          <w:tcPr>
            <w:tcW w:w="1715" w:type="dxa"/>
            <w:vAlign w:val="center"/>
          </w:tcPr>
          <w:p w14:paraId="2987EDFE" w14:textId="77777777" w:rsidR="0095593F" w:rsidRPr="008A43FF" w:rsidRDefault="0095593F" w:rsidP="00970FA8">
            <w:pPr>
              <w:jc w:val="center"/>
            </w:pPr>
            <w:r w:rsidRPr="008A43FF">
              <w:t>Х</w:t>
            </w:r>
          </w:p>
        </w:tc>
        <w:tc>
          <w:tcPr>
            <w:tcW w:w="1916" w:type="dxa"/>
            <w:vAlign w:val="center"/>
          </w:tcPr>
          <w:p w14:paraId="5EC1E7C3" w14:textId="77777777" w:rsidR="0095593F" w:rsidRPr="008A43FF" w:rsidRDefault="0095593F" w:rsidP="00970FA8">
            <w:pPr>
              <w:jc w:val="center"/>
            </w:pPr>
            <w:r w:rsidRPr="008A43FF">
              <w:t>-</w:t>
            </w:r>
          </w:p>
        </w:tc>
        <w:tc>
          <w:tcPr>
            <w:tcW w:w="1339" w:type="dxa"/>
            <w:vAlign w:val="center"/>
          </w:tcPr>
          <w:p w14:paraId="4FE51069" w14:textId="77777777" w:rsidR="0095593F" w:rsidRPr="008A43FF" w:rsidRDefault="0095593F" w:rsidP="00970FA8">
            <w:pPr>
              <w:jc w:val="center"/>
              <w:rPr>
                <w:lang w:val="en-US"/>
              </w:rPr>
            </w:pPr>
            <w:r w:rsidRPr="008A43FF">
              <w:rPr>
                <w:lang w:val="en-US"/>
              </w:rPr>
              <w:t>W</w:t>
            </w:r>
          </w:p>
        </w:tc>
        <w:tc>
          <w:tcPr>
            <w:tcW w:w="2163" w:type="dxa"/>
            <w:vAlign w:val="center"/>
          </w:tcPr>
          <w:p w14:paraId="21B36D8E" w14:textId="77777777" w:rsidR="0095593F" w:rsidRPr="008A43FF" w:rsidRDefault="0095593F" w:rsidP="00970FA8">
            <w:pPr>
              <w:ind w:left="-103" w:right="-185"/>
              <w:jc w:val="center"/>
              <w:rPr>
                <w:lang w:val="en-US"/>
              </w:rPr>
            </w:pPr>
            <w:r w:rsidRPr="008A43FF">
              <w:rPr>
                <w:lang w:val="en-US"/>
              </w:rPr>
              <w:t>Z</w:t>
            </w:r>
            <w:r w:rsidRPr="008A43FF">
              <w:rPr>
                <w:vertAlign w:val="subscript"/>
                <w:lang w:val="en-US"/>
              </w:rPr>
              <w:t>i</w:t>
            </w:r>
            <w:r w:rsidRPr="008A43FF">
              <w:rPr>
                <w:lang w:val="en-US"/>
              </w:rPr>
              <w:t>= X*</w:t>
            </w:r>
            <w:r w:rsidRPr="008A43FF">
              <w:t>1,0</w:t>
            </w:r>
            <w:r w:rsidRPr="008A43FF">
              <w:rPr>
                <w:lang w:val="en-US"/>
              </w:rPr>
              <w:t xml:space="preserve"> + W</w:t>
            </w:r>
          </w:p>
        </w:tc>
      </w:tr>
      <w:tr w:rsidR="0095593F" w:rsidRPr="008A43FF" w14:paraId="23F9B74E" w14:textId="77777777" w:rsidTr="00970FA8">
        <w:trPr>
          <w:trHeight w:val="483"/>
          <w:jc w:val="center"/>
        </w:trPr>
        <w:tc>
          <w:tcPr>
            <w:tcW w:w="1199" w:type="dxa"/>
            <w:vAlign w:val="center"/>
          </w:tcPr>
          <w:p w14:paraId="42C672B1" w14:textId="77777777" w:rsidR="0095593F" w:rsidRPr="008A43FF" w:rsidRDefault="0095593F" w:rsidP="00970FA8">
            <w:pPr>
              <w:jc w:val="center"/>
              <w:rPr>
                <w:i/>
                <w:lang w:val="en-US"/>
              </w:rPr>
            </w:pPr>
            <w:r w:rsidRPr="008A43FF">
              <w:rPr>
                <w:i/>
                <w:lang w:val="en-US"/>
              </w:rPr>
              <w:t>I</w:t>
            </w:r>
          </w:p>
        </w:tc>
        <w:tc>
          <w:tcPr>
            <w:tcW w:w="1579" w:type="dxa"/>
            <w:vAlign w:val="center"/>
          </w:tcPr>
          <w:p w14:paraId="522ABE27" w14:textId="77777777" w:rsidR="0095593F" w:rsidRPr="00F0218E" w:rsidRDefault="0095593F" w:rsidP="00970FA8">
            <w:pPr>
              <w:jc w:val="center"/>
            </w:pPr>
            <w:r w:rsidRPr="008A43FF">
              <w:t>3 месяца текущего финансового года</w:t>
            </w:r>
          </w:p>
        </w:tc>
        <w:tc>
          <w:tcPr>
            <w:tcW w:w="1715" w:type="dxa"/>
            <w:vAlign w:val="center"/>
          </w:tcPr>
          <w:p w14:paraId="4CCDAD71" w14:textId="77777777" w:rsidR="0095593F" w:rsidRPr="008A43FF" w:rsidRDefault="0095593F" w:rsidP="00970FA8">
            <w:pPr>
              <w:jc w:val="center"/>
            </w:pPr>
            <w:r w:rsidRPr="008A43FF">
              <w:t>Х</w:t>
            </w:r>
          </w:p>
        </w:tc>
        <w:tc>
          <w:tcPr>
            <w:tcW w:w="1916" w:type="dxa"/>
            <w:vAlign w:val="center"/>
          </w:tcPr>
          <w:p w14:paraId="0983A8A3" w14:textId="77777777" w:rsidR="0095593F" w:rsidRPr="008A43FF" w:rsidRDefault="0095593F" w:rsidP="00970FA8">
            <w:pPr>
              <w:jc w:val="center"/>
            </w:pPr>
            <w:r w:rsidRPr="008A43FF">
              <w:t>не рассчитываются</w:t>
            </w:r>
          </w:p>
        </w:tc>
        <w:tc>
          <w:tcPr>
            <w:tcW w:w="1339" w:type="dxa"/>
            <w:vAlign w:val="center"/>
          </w:tcPr>
          <w:p w14:paraId="1AE92DDD" w14:textId="77777777" w:rsidR="0095593F" w:rsidRPr="008A43FF" w:rsidRDefault="0095593F" w:rsidP="00970FA8">
            <w:pPr>
              <w:jc w:val="center"/>
              <w:rPr>
                <w:lang w:val="en-US"/>
              </w:rPr>
            </w:pPr>
            <w:r w:rsidRPr="008A43FF">
              <w:rPr>
                <w:lang w:val="en-US"/>
              </w:rPr>
              <w:t>W</w:t>
            </w:r>
          </w:p>
        </w:tc>
        <w:tc>
          <w:tcPr>
            <w:tcW w:w="2163" w:type="dxa"/>
            <w:vAlign w:val="center"/>
          </w:tcPr>
          <w:p w14:paraId="7E91370C" w14:textId="77777777" w:rsidR="0095593F" w:rsidRPr="008A43FF" w:rsidRDefault="0095593F" w:rsidP="00970FA8">
            <w:pPr>
              <w:ind w:left="-103" w:right="-185"/>
              <w:jc w:val="center"/>
              <w:rPr>
                <w:lang w:val="en-US"/>
              </w:rPr>
            </w:pPr>
            <w:r w:rsidRPr="008A43FF">
              <w:rPr>
                <w:lang w:val="en-US"/>
              </w:rPr>
              <w:t>Z</w:t>
            </w:r>
            <w:r w:rsidRPr="008A43FF">
              <w:rPr>
                <w:vertAlign w:val="subscript"/>
                <w:lang w:val="en-US"/>
              </w:rPr>
              <w:t>i</w:t>
            </w:r>
            <w:r w:rsidRPr="008A43FF">
              <w:rPr>
                <w:lang w:val="en-US"/>
              </w:rPr>
              <w:t>= X*</w:t>
            </w:r>
            <w:r w:rsidRPr="008A43FF">
              <w:t>1,0</w:t>
            </w:r>
            <w:r w:rsidRPr="008A43FF">
              <w:rPr>
                <w:lang w:val="en-US"/>
              </w:rPr>
              <w:t xml:space="preserve"> + W</w:t>
            </w:r>
          </w:p>
        </w:tc>
      </w:tr>
      <w:tr w:rsidR="0095593F" w:rsidRPr="001113F7" w14:paraId="0FE2E85E" w14:textId="77777777" w:rsidTr="00970FA8">
        <w:trPr>
          <w:trHeight w:val="483"/>
          <w:jc w:val="center"/>
        </w:trPr>
        <w:tc>
          <w:tcPr>
            <w:tcW w:w="1199" w:type="dxa"/>
            <w:vAlign w:val="center"/>
          </w:tcPr>
          <w:p w14:paraId="3DF9ED33" w14:textId="77777777" w:rsidR="0095593F" w:rsidRPr="001113F7" w:rsidRDefault="0095593F" w:rsidP="00970FA8">
            <w:pPr>
              <w:jc w:val="center"/>
              <w:rPr>
                <w:i/>
                <w:lang w:val="en-US"/>
              </w:rPr>
            </w:pPr>
            <w:r w:rsidRPr="001113F7">
              <w:rPr>
                <w:i/>
                <w:lang w:val="en-US"/>
              </w:rPr>
              <w:t>I</w:t>
            </w:r>
          </w:p>
        </w:tc>
        <w:tc>
          <w:tcPr>
            <w:tcW w:w="1579" w:type="dxa"/>
            <w:vAlign w:val="center"/>
          </w:tcPr>
          <w:p w14:paraId="380D8A68" w14:textId="77777777" w:rsidR="0095593F" w:rsidRPr="001113F7" w:rsidRDefault="0095593F" w:rsidP="00970FA8">
            <w:pPr>
              <w:jc w:val="center"/>
            </w:pPr>
            <w:r w:rsidRPr="001113F7">
              <w:t>3 месяца текущего финансового года (для организаций, созданных в текущем году)</w:t>
            </w:r>
          </w:p>
        </w:tc>
        <w:tc>
          <w:tcPr>
            <w:tcW w:w="1715" w:type="dxa"/>
            <w:vAlign w:val="center"/>
          </w:tcPr>
          <w:p w14:paraId="7A837931" w14:textId="77777777" w:rsidR="0095593F" w:rsidRPr="001113F7" w:rsidRDefault="0095593F" w:rsidP="00970FA8">
            <w:pPr>
              <w:jc w:val="center"/>
              <w:rPr>
                <w:vertAlign w:val="superscript"/>
              </w:rPr>
            </w:pPr>
            <w:r w:rsidRPr="001113F7">
              <w:t>Х = 0</w:t>
            </w:r>
          </w:p>
        </w:tc>
        <w:tc>
          <w:tcPr>
            <w:tcW w:w="1916" w:type="dxa"/>
            <w:vAlign w:val="center"/>
          </w:tcPr>
          <w:p w14:paraId="20CD3C99" w14:textId="77777777" w:rsidR="0095593F" w:rsidRPr="001113F7" w:rsidRDefault="0095593F" w:rsidP="00970FA8">
            <w:pPr>
              <w:jc w:val="center"/>
              <w:rPr>
                <w:lang w:val="en-US"/>
              </w:rPr>
            </w:pPr>
            <w:r w:rsidRPr="001113F7">
              <w:rPr>
                <w:lang w:val="en-US"/>
              </w:rPr>
              <w:t>Y</w:t>
            </w:r>
          </w:p>
        </w:tc>
        <w:tc>
          <w:tcPr>
            <w:tcW w:w="1339" w:type="dxa"/>
            <w:vAlign w:val="center"/>
          </w:tcPr>
          <w:p w14:paraId="7C9A6D5B" w14:textId="77777777" w:rsidR="0095593F" w:rsidRPr="001113F7" w:rsidRDefault="0095593F" w:rsidP="00970FA8">
            <w:pPr>
              <w:jc w:val="center"/>
              <w:rPr>
                <w:lang w:val="en-US"/>
              </w:rPr>
            </w:pPr>
            <w:r w:rsidRPr="001113F7">
              <w:rPr>
                <w:lang w:val="en-US"/>
              </w:rPr>
              <w:t>W</w:t>
            </w:r>
          </w:p>
        </w:tc>
        <w:tc>
          <w:tcPr>
            <w:tcW w:w="2163" w:type="dxa"/>
            <w:vAlign w:val="center"/>
          </w:tcPr>
          <w:p w14:paraId="4B62299A" w14:textId="77777777" w:rsidR="0095593F" w:rsidRPr="001113F7" w:rsidRDefault="0095593F" w:rsidP="00970FA8">
            <w:pPr>
              <w:ind w:left="-103" w:right="-185"/>
              <w:jc w:val="center"/>
              <w:rPr>
                <w:lang w:val="en-US"/>
              </w:rPr>
            </w:pPr>
            <w:r w:rsidRPr="001113F7">
              <w:rPr>
                <w:lang w:val="en-US"/>
              </w:rPr>
              <w:t>Z</w:t>
            </w:r>
            <w:r w:rsidRPr="001113F7">
              <w:rPr>
                <w:vertAlign w:val="subscript"/>
                <w:lang w:val="en-US"/>
              </w:rPr>
              <w:t>i</w:t>
            </w:r>
            <w:r w:rsidRPr="001113F7">
              <w:rPr>
                <w:lang w:val="en-US"/>
              </w:rPr>
              <w:t>= Y*</w:t>
            </w:r>
            <w:r w:rsidRPr="001113F7">
              <w:t>1+</w:t>
            </w:r>
            <w:r w:rsidRPr="001113F7">
              <w:rPr>
                <w:lang w:val="en-US"/>
              </w:rPr>
              <w:t xml:space="preserve"> W</w:t>
            </w:r>
          </w:p>
        </w:tc>
      </w:tr>
      <w:tr w:rsidR="0095593F" w:rsidRPr="008A43FF" w14:paraId="2DBA08C0" w14:textId="77777777" w:rsidTr="00970FA8">
        <w:trPr>
          <w:trHeight w:val="483"/>
          <w:jc w:val="center"/>
        </w:trPr>
        <w:tc>
          <w:tcPr>
            <w:tcW w:w="1199" w:type="dxa"/>
          </w:tcPr>
          <w:p w14:paraId="0EF91573" w14:textId="77777777" w:rsidR="0095593F" w:rsidRPr="008A43FF" w:rsidRDefault="0095593F" w:rsidP="00970FA8">
            <w:pPr>
              <w:jc w:val="center"/>
              <w:rPr>
                <w:i/>
                <w:lang w:val="en-US"/>
              </w:rPr>
            </w:pPr>
            <w:r w:rsidRPr="008A43FF">
              <w:rPr>
                <w:i/>
                <w:lang w:val="en-US"/>
              </w:rPr>
              <w:t>I</w:t>
            </w:r>
          </w:p>
        </w:tc>
        <w:tc>
          <w:tcPr>
            <w:tcW w:w="1579" w:type="dxa"/>
            <w:vAlign w:val="center"/>
          </w:tcPr>
          <w:p w14:paraId="04B89235" w14:textId="77777777" w:rsidR="0095593F" w:rsidRPr="008A43FF" w:rsidRDefault="0095593F" w:rsidP="00970FA8">
            <w:pPr>
              <w:jc w:val="center"/>
            </w:pPr>
            <w:r w:rsidRPr="008A43FF">
              <w:t>6 месяцев текущего финансового года</w:t>
            </w:r>
          </w:p>
        </w:tc>
        <w:tc>
          <w:tcPr>
            <w:tcW w:w="1715" w:type="dxa"/>
            <w:vAlign w:val="center"/>
          </w:tcPr>
          <w:p w14:paraId="37CD9BEC" w14:textId="77777777" w:rsidR="0095593F" w:rsidRPr="001113F7" w:rsidRDefault="0095593F" w:rsidP="00970FA8">
            <w:pPr>
              <w:jc w:val="center"/>
              <w:rPr>
                <w:vertAlign w:val="superscript"/>
              </w:rPr>
            </w:pPr>
            <w:r w:rsidRPr="008A43FF">
              <w:t>Х</w:t>
            </w:r>
          </w:p>
        </w:tc>
        <w:tc>
          <w:tcPr>
            <w:tcW w:w="1916" w:type="dxa"/>
            <w:vAlign w:val="center"/>
          </w:tcPr>
          <w:p w14:paraId="65E38E10" w14:textId="77777777" w:rsidR="0095593F" w:rsidRPr="008A43FF" w:rsidRDefault="0095593F" w:rsidP="00970FA8">
            <w:pPr>
              <w:jc w:val="center"/>
              <w:rPr>
                <w:lang w:val="en-US"/>
              </w:rPr>
            </w:pPr>
            <w:r w:rsidRPr="008A43FF">
              <w:rPr>
                <w:lang w:val="en-US"/>
              </w:rPr>
              <w:t>Y</w:t>
            </w:r>
          </w:p>
        </w:tc>
        <w:tc>
          <w:tcPr>
            <w:tcW w:w="1339" w:type="dxa"/>
            <w:vAlign w:val="center"/>
          </w:tcPr>
          <w:p w14:paraId="65CDFA24" w14:textId="77777777" w:rsidR="0095593F" w:rsidRPr="008A43FF" w:rsidRDefault="0095593F" w:rsidP="00970FA8">
            <w:pPr>
              <w:jc w:val="center"/>
              <w:rPr>
                <w:lang w:val="en-US"/>
              </w:rPr>
            </w:pPr>
            <w:r w:rsidRPr="008A43FF">
              <w:rPr>
                <w:lang w:val="en-US"/>
              </w:rPr>
              <w:t>W</w:t>
            </w:r>
          </w:p>
        </w:tc>
        <w:tc>
          <w:tcPr>
            <w:tcW w:w="2163" w:type="dxa"/>
            <w:vAlign w:val="center"/>
          </w:tcPr>
          <w:p w14:paraId="2A021A5C" w14:textId="77777777" w:rsidR="0095593F" w:rsidRPr="008A43FF" w:rsidRDefault="0095593F" w:rsidP="00970FA8">
            <w:pPr>
              <w:ind w:left="-103" w:right="-185"/>
              <w:jc w:val="center"/>
              <w:rPr>
                <w:lang w:val="en-US"/>
              </w:rPr>
            </w:pPr>
            <w:r w:rsidRPr="008A43FF">
              <w:rPr>
                <w:lang w:val="en-US"/>
              </w:rPr>
              <w:t>Z</w:t>
            </w:r>
            <w:r w:rsidRPr="008A43FF">
              <w:rPr>
                <w:vertAlign w:val="subscript"/>
                <w:lang w:val="en-US"/>
              </w:rPr>
              <w:t>i</w:t>
            </w:r>
            <w:r w:rsidRPr="008A43FF">
              <w:rPr>
                <w:lang w:val="en-US"/>
              </w:rPr>
              <w:t>= X*0,6 + Y*0,4</w:t>
            </w:r>
            <w:r w:rsidRPr="008A43FF">
              <w:t>+</w:t>
            </w:r>
            <w:r w:rsidRPr="008A43FF">
              <w:rPr>
                <w:lang w:val="en-US"/>
              </w:rPr>
              <w:t xml:space="preserve"> W</w:t>
            </w:r>
          </w:p>
        </w:tc>
      </w:tr>
      <w:tr w:rsidR="0095593F" w:rsidRPr="008A43FF" w14:paraId="6C09CABE" w14:textId="77777777" w:rsidTr="00970FA8">
        <w:trPr>
          <w:trHeight w:val="483"/>
          <w:jc w:val="center"/>
        </w:trPr>
        <w:tc>
          <w:tcPr>
            <w:tcW w:w="1199" w:type="dxa"/>
          </w:tcPr>
          <w:p w14:paraId="54EE729C" w14:textId="77777777" w:rsidR="0095593F" w:rsidRPr="008A43FF" w:rsidRDefault="0095593F" w:rsidP="00970FA8">
            <w:pPr>
              <w:jc w:val="center"/>
              <w:rPr>
                <w:i/>
                <w:lang w:val="en-US"/>
              </w:rPr>
            </w:pPr>
            <w:r w:rsidRPr="008A43FF">
              <w:rPr>
                <w:i/>
                <w:lang w:val="en-US"/>
              </w:rPr>
              <w:t>I</w:t>
            </w:r>
          </w:p>
        </w:tc>
        <w:tc>
          <w:tcPr>
            <w:tcW w:w="1579" w:type="dxa"/>
            <w:vAlign w:val="center"/>
          </w:tcPr>
          <w:p w14:paraId="5AAFA1BD" w14:textId="77777777" w:rsidR="0095593F" w:rsidRPr="008A43FF" w:rsidRDefault="0095593F" w:rsidP="00970FA8">
            <w:pPr>
              <w:jc w:val="center"/>
              <w:rPr>
                <w:lang w:val="en-US"/>
              </w:rPr>
            </w:pPr>
            <w:r w:rsidRPr="008A43FF">
              <w:rPr>
                <w:lang w:val="en-US"/>
              </w:rPr>
              <w:t xml:space="preserve">9 </w:t>
            </w:r>
            <w:r w:rsidRPr="008A43FF">
              <w:t>месяцев текущего финансового года</w:t>
            </w:r>
          </w:p>
        </w:tc>
        <w:tc>
          <w:tcPr>
            <w:tcW w:w="1715" w:type="dxa"/>
            <w:vAlign w:val="center"/>
          </w:tcPr>
          <w:p w14:paraId="1EDCAC0D" w14:textId="77777777" w:rsidR="0095593F" w:rsidRPr="001113F7" w:rsidRDefault="0095593F" w:rsidP="00970FA8">
            <w:pPr>
              <w:jc w:val="center"/>
              <w:rPr>
                <w:vertAlign w:val="superscript"/>
              </w:rPr>
            </w:pPr>
            <w:r w:rsidRPr="008A43FF">
              <w:t>Х</w:t>
            </w:r>
          </w:p>
        </w:tc>
        <w:tc>
          <w:tcPr>
            <w:tcW w:w="1916" w:type="dxa"/>
            <w:vAlign w:val="center"/>
          </w:tcPr>
          <w:p w14:paraId="12C120C7" w14:textId="77777777" w:rsidR="0095593F" w:rsidRPr="008A43FF" w:rsidRDefault="0095593F" w:rsidP="00970FA8">
            <w:pPr>
              <w:jc w:val="center"/>
              <w:rPr>
                <w:lang w:val="en-US"/>
              </w:rPr>
            </w:pPr>
            <w:r w:rsidRPr="008A43FF">
              <w:rPr>
                <w:lang w:val="en-US"/>
              </w:rPr>
              <w:t>Y</w:t>
            </w:r>
          </w:p>
        </w:tc>
        <w:tc>
          <w:tcPr>
            <w:tcW w:w="1339" w:type="dxa"/>
            <w:vAlign w:val="center"/>
          </w:tcPr>
          <w:p w14:paraId="161332A9" w14:textId="77777777" w:rsidR="0095593F" w:rsidRPr="008A43FF" w:rsidRDefault="0095593F" w:rsidP="00970FA8">
            <w:pPr>
              <w:jc w:val="center"/>
              <w:rPr>
                <w:lang w:val="en-US"/>
              </w:rPr>
            </w:pPr>
            <w:r w:rsidRPr="008A43FF">
              <w:rPr>
                <w:lang w:val="en-US"/>
              </w:rPr>
              <w:t>W</w:t>
            </w:r>
          </w:p>
        </w:tc>
        <w:tc>
          <w:tcPr>
            <w:tcW w:w="2163" w:type="dxa"/>
            <w:vAlign w:val="center"/>
          </w:tcPr>
          <w:p w14:paraId="798B31FE" w14:textId="77777777" w:rsidR="0095593F" w:rsidRPr="008A43FF" w:rsidRDefault="0095593F" w:rsidP="00970FA8">
            <w:pPr>
              <w:ind w:left="-103" w:right="-185"/>
              <w:jc w:val="center"/>
              <w:rPr>
                <w:lang w:val="en-US"/>
              </w:rPr>
            </w:pPr>
            <w:r w:rsidRPr="008A43FF">
              <w:rPr>
                <w:lang w:val="en-US"/>
              </w:rPr>
              <w:t>Z</w:t>
            </w:r>
            <w:r w:rsidRPr="008A43FF">
              <w:rPr>
                <w:vertAlign w:val="subscript"/>
                <w:lang w:val="en-US"/>
              </w:rPr>
              <w:t>i</w:t>
            </w:r>
            <w:r w:rsidRPr="008A43FF">
              <w:rPr>
                <w:lang w:val="en-US"/>
              </w:rPr>
              <w:t>= X*0,6 + Y*0,4</w:t>
            </w:r>
            <w:r w:rsidRPr="008A43FF">
              <w:t>+</w:t>
            </w:r>
            <w:r w:rsidRPr="008A43FF">
              <w:rPr>
                <w:lang w:val="en-US"/>
              </w:rPr>
              <w:t xml:space="preserve"> W</w:t>
            </w:r>
          </w:p>
        </w:tc>
      </w:tr>
    </w:tbl>
    <w:p w14:paraId="4EB3C366" w14:textId="77777777" w:rsidR="0095593F" w:rsidRPr="008A43FF" w:rsidRDefault="0095593F" w:rsidP="0095593F">
      <w:pPr>
        <w:ind w:firstLine="709"/>
        <w:jc w:val="both"/>
        <w:rPr>
          <w:sz w:val="28"/>
          <w:szCs w:val="28"/>
        </w:rPr>
      </w:pPr>
      <w:r w:rsidRPr="008A43FF">
        <w:rPr>
          <w:sz w:val="28"/>
          <w:szCs w:val="28"/>
        </w:rPr>
        <w:t>Чем выше данный показатель (Zi), тем стабильнее и устойчивее финансовое состояние предприятия. Риски неисполнения предприятием в сроки и в полном объеме своих обязательств по заключаемым с заказчиком договорам из-за недостаточности финансовых ресурсов уменьшаются с ростом значения данного показателя.</w:t>
      </w:r>
    </w:p>
    <w:p w14:paraId="615BFAF1" w14:textId="77777777" w:rsidR="0095593F" w:rsidRDefault="0095593F" w:rsidP="0095593F">
      <w:pPr>
        <w:ind w:firstLine="709"/>
        <w:jc w:val="both"/>
        <w:rPr>
          <w:sz w:val="28"/>
          <w:szCs w:val="28"/>
        </w:rPr>
      </w:pPr>
      <w:r w:rsidRPr="008A43FF">
        <w:rPr>
          <w:sz w:val="28"/>
          <w:szCs w:val="28"/>
        </w:rPr>
        <w:t>Значение порогового значения показателя Zi (при значении ниже которого участнику будет отказано в допуске к участию в закупке) при закупках продукции с НМЦ 10 миллионов рублей с НДС и более устанавливается равным 30 единицам.</w:t>
      </w:r>
    </w:p>
    <w:p w14:paraId="20B6D60E" w14:textId="77777777" w:rsidR="0095593F" w:rsidRPr="00375669" w:rsidRDefault="0095593F" w:rsidP="0095593F">
      <w:pPr>
        <w:ind w:firstLine="709"/>
        <w:jc w:val="both"/>
        <w:rPr>
          <w:iCs/>
          <w:sz w:val="28"/>
          <w:szCs w:val="28"/>
        </w:rPr>
      </w:pPr>
      <w:r w:rsidRPr="006705B2">
        <w:rPr>
          <w:sz w:val="28"/>
          <w:szCs w:val="28"/>
        </w:rPr>
        <w:t>По решению заказчика, в случае недостаточности конкурентной среды,</w:t>
      </w:r>
      <w:r w:rsidRPr="006705B2" w:rsidDel="003C6E5A">
        <w:rPr>
          <w:sz w:val="28"/>
          <w:szCs w:val="28"/>
        </w:rPr>
        <w:t xml:space="preserve"> </w:t>
      </w:r>
      <w:r w:rsidRPr="006705B2">
        <w:rPr>
          <w:iCs/>
          <w:sz w:val="28"/>
          <w:szCs w:val="28"/>
        </w:rPr>
        <w:t xml:space="preserve">при закупках продукции с </w:t>
      </w:r>
      <w:r>
        <w:rPr>
          <w:iCs/>
          <w:sz w:val="28"/>
          <w:szCs w:val="28"/>
        </w:rPr>
        <w:t>НМЦ</w:t>
      </w:r>
      <w:r w:rsidRPr="006705B2">
        <w:rPr>
          <w:iCs/>
          <w:sz w:val="28"/>
          <w:szCs w:val="28"/>
        </w:rPr>
        <w:t xml:space="preserve"> 10 миллионов рублей с НДС и более, кроме спецторгов</w:t>
      </w:r>
      <w:r>
        <w:rPr>
          <w:iCs/>
          <w:sz w:val="28"/>
          <w:szCs w:val="28"/>
        </w:rPr>
        <w:t>, в документации о закупке</w:t>
      </w:r>
      <w:r w:rsidRPr="006705B2">
        <w:rPr>
          <w:iCs/>
          <w:sz w:val="28"/>
          <w:szCs w:val="28"/>
        </w:rPr>
        <w:t xml:space="preserve"> </w:t>
      </w:r>
      <w:r w:rsidRPr="0014419F">
        <w:rPr>
          <w:sz w:val="28"/>
          <w:szCs w:val="28"/>
        </w:rPr>
        <w:t xml:space="preserve">устанавливается условие, что участник закупки, в случае заключения с ним договора, предоставляет увеличенное обеспечение договора, </w:t>
      </w:r>
      <w:r>
        <w:rPr>
          <w:iCs/>
          <w:sz w:val="28"/>
          <w:szCs w:val="28"/>
        </w:rPr>
        <w:t xml:space="preserve">при </w:t>
      </w:r>
      <w:r w:rsidRPr="00C237B5">
        <w:rPr>
          <w:iCs/>
          <w:sz w:val="28"/>
          <w:szCs w:val="28"/>
        </w:rPr>
        <w:t xml:space="preserve">недостаточности </w:t>
      </w:r>
      <w:r>
        <w:rPr>
          <w:iCs/>
          <w:sz w:val="28"/>
          <w:szCs w:val="28"/>
        </w:rPr>
        <w:t xml:space="preserve">у него </w:t>
      </w:r>
      <w:r w:rsidRPr="00C237B5">
        <w:rPr>
          <w:iCs/>
          <w:sz w:val="28"/>
          <w:szCs w:val="28"/>
        </w:rPr>
        <w:t>требуемого уровня обеспеченности финансовыми ресурсами</w:t>
      </w:r>
      <w:r>
        <w:rPr>
          <w:iCs/>
          <w:sz w:val="28"/>
          <w:szCs w:val="28"/>
        </w:rPr>
        <w:t xml:space="preserve"> (</w:t>
      </w:r>
      <w:r w:rsidRPr="006705B2">
        <w:rPr>
          <w:sz w:val="28"/>
          <w:szCs w:val="28"/>
        </w:rPr>
        <w:t>з</w:t>
      </w:r>
      <w:r w:rsidRPr="006705B2">
        <w:rPr>
          <w:iCs/>
          <w:sz w:val="28"/>
          <w:szCs w:val="28"/>
        </w:rPr>
        <w:t>начение порогового показателя Zi</w:t>
      </w:r>
      <w:r>
        <w:rPr>
          <w:iCs/>
          <w:sz w:val="28"/>
          <w:szCs w:val="28"/>
        </w:rPr>
        <w:t xml:space="preserve"> в интервале от 20 включительно до 30 единиц)</w:t>
      </w:r>
      <w:r w:rsidRPr="00375669">
        <w:rPr>
          <w:iCs/>
          <w:sz w:val="28"/>
          <w:szCs w:val="28"/>
        </w:rPr>
        <w:t>, рассчит</w:t>
      </w:r>
      <w:r>
        <w:rPr>
          <w:iCs/>
          <w:sz w:val="28"/>
          <w:szCs w:val="28"/>
        </w:rPr>
        <w:t>анное</w:t>
      </w:r>
      <w:r w:rsidRPr="00375669">
        <w:rPr>
          <w:iCs/>
          <w:sz w:val="28"/>
          <w:szCs w:val="28"/>
        </w:rPr>
        <w:t xml:space="preserve"> по формуле:</w:t>
      </w:r>
    </w:p>
    <w:p w14:paraId="213E9D25" w14:textId="77777777" w:rsidR="0095593F" w:rsidRPr="00375669" w:rsidRDefault="0095593F" w:rsidP="0095593F">
      <w:pPr>
        <w:ind w:firstLine="709"/>
        <w:jc w:val="both"/>
        <w:rPr>
          <w:iCs/>
          <w:sz w:val="28"/>
          <w:szCs w:val="28"/>
        </w:rPr>
      </w:pPr>
      <w:r w:rsidRPr="00375669">
        <w:rPr>
          <w:iCs/>
          <w:sz w:val="28"/>
          <w:szCs w:val="28"/>
        </w:rPr>
        <w:t xml:space="preserve">В закупках с </w:t>
      </w:r>
      <w:r>
        <w:rPr>
          <w:iCs/>
          <w:sz w:val="28"/>
          <w:szCs w:val="28"/>
        </w:rPr>
        <w:t>НМЦ</w:t>
      </w:r>
      <w:r w:rsidRPr="00375669">
        <w:rPr>
          <w:iCs/>
          <w:sz w:val="28"/>
          <w:szCs w:val="28"/>
        </w:rPr>
        <w:t xml:space="preserve"> от 10 миллионов рублей с НДС (включительно) </w:t>
      </w:r>
      <w:r>
        <w:rPr>
          <w:iCs/>
          <w:sz w:val="28"/>
          <w:szCs w:val="28"/>
        </w:rPr>
        <w:t>и более</w:t>
      </w:r>
      <w:r w:rsidRPr="00375669">
        <w:rPr>
          <w:iCs/>
          <w:sz w:val="28"/>
          <w:szCs w:val="28"/>
        </w:rPr>
        <w:t xml:space="preserve"> при отсутствии в конкретной закупочной документации требования об обеспечении договора</w:t>
      </w:r>
      <w:r>
        <w:rPr>
          <w:iCs/>
          <w:sz w:val="28"/>
          <w:szCs w:val="28"/>
        </w:rPr>
        <w:t xml:space="preserve"> в соответствии с положениями части 11 статьи 5.2.2 Стандарта</w:t>
      </w:r>
      <w:r w:rsidRPr="00375669">
        <w:rPr>
          <w:iCs/>
          <w:sz w:val="28"/>
          <w:szCs w:val="28"/>
        </w:rPr>
        <w:t xml:space="preserve">: </w:t>
      </w:r>
    </w:p>
    <w:p w14:paraId="7A1F67E9" w14:textId="77777777" w:rsidR="0095593F" w:rsidRPr="00375669" w:rsidRDefault="0095593F" w:rsidP="0095593F">
      <w:pPr>
        <w:ind w:firstLine="709"/>
        <w:jc w:val="both"/>
        <w:rPr>
          <w:iCs/>
          <w:sz w:val="28"/>
          <w:szCs w:val="28"/>
        </w:rPr>
      </w:pPr>
      <w:r w:rsidRPr="00375669">
        <w:rPr>
          <w:iCs/>
          <w:sz w:val="28"/>
          <w:szCs w:val="28"/>
        </w:rPr>
        <w:t xml:space="preserve">ОДi = </w:t>
      </w:r>
      <w:r>
        <w:rPr>
          <w:iCs/>
          <w:sz w:val="28"/>
          <w:szCs w:val="28"/>
        </w:rPr>
        <w:t>(</w:t>
      </w:r>
      <w:r w:rsidRPr="00375669">
        <w:rPr>
          <w:iCs/>
          <w:sz w:val="28"/>
          <w:szCs w:val="28"/>
        </w:rPr>
        <w:t>30 – Zi</w:t>
      </w:r>
      <w:r>
        <w:rPr>
          <w:iCs/>
          <w:sz w:val="28"/>
          <w:szCs w:val="28"/>
        </w:rPr>
        <w:t>) %</w:t>
      </w:r>
      <w:r w:rsidRPr="00375669">
        <w:rPr>
          <w:iCs/>
          <w:sz w:val="28"/>
          <w:szCs w:val="28"/>
        </w:rPr>
        <w:t xml:space="preserve"> </w:t>
      </w:r>
    </w:p>
    <w:p w14:paraId="21E23CD3" w14:textId="77777777" w:rsidR="0095593F" w:rsidRPr="00375669" w:rsidRDefault="0095593F" w:rsidP="0095593F">
      <w:pPr>
        <w:ind w:firstLine="709"/>
        <w:jc w:val="both"/>
        <w:rPr>
          <w:iCs/>
          <w:sz w:val="28"/>
          <w:szCs w:val="28"/>
        </w:rPr>
      </w:pPr>
    </w:p>
    <w:p w14:paraId="7F4422C5" w14:textId="77777777" w:rsidR="0095593F" w:rsidRPr="00375669" w:rsidRDefault="0095593F" w:rsidP="0095593F">
      <w:pPr>
        <w:ind w:firstLine="709"/>
        <w:jc w:val="both"/>
        <w:rPr>
          <w:iCs/>
          <w:sz w:val="28"/>
          <w:szCs w:val="28"/>
        </w:rPr>
      </w:pPr>
      <w:r w:rsidRPr="00375669">
        <w:rPr>
          <w:iCs/>
          <w:sz w:val="28"/>
          <w:szCs w:val="28"/>
        </w:rPr>
        <w:t xml:space="preserve">В закупках с </w:t>
      </w:r>
      <w:r>
        <w:rPr>
          <w:iCs/>
          <w:sz w:val="28"/>
          <w:szCs w:val="28"/>
        </w:rPr>
        <w:t>НМЦ</w:t>
      </w:r>
      <w:r w:rsidRPr="00375669">
        <w:rPr>
          <w:iCs/>
          <w:sz w:val="28"/>
          <w:szCs w:val="28"/>
        </w:rPr>
        <w:t xml:space="preserve"> от 10 миллионов рублей с НДС (включительно) и более при наличии требования об обеспечении договора: </w:t>
      </w:r>
    </w:p>
    <w:p w14:paraId="73F6E1A4" w14:textId="77777777" w:rsidR="0095593F" w:rsidRDefault="0095593F" w:rsidP="0095593F">
      <w:pPr>
        <w:ind w:firstLine="709"/>
        <w:jc w:val="both"/>
        <w:rPr>
          <w:iCs/>
          <w:sz w:val="28"/>
          <w:szCs w:val="28"/>
        </w:rPr>
      </w:pPr>
      <w:r w:rsidRPr="00375669">
        <w:rPr>
          <w:iCs/>
          <w:sz w:val="28"/>
          <w:szCs w:val="28"/>
        </w:rPr>
        <w:t>ОДi = ОДд *(1 + 0</w:t>
      </w:r>
      <w:r>
        <w:rPr>
          <w:iCs/>
          <w:sz w:val="28"/>
          <w:szCs w:val="28"/>
        </w:rPr>
        <w:t>,</w:t>
      </w:r>
      <w:r w:rsidRPr="00375669">
        <w:rPr>
          <w:iCs/>
          <w:sz w:val="28"/>
          <w:szCs w:val="28"/>
        </w:rPr>
        <w:t xml:space="preserve">1*(30 – Zi)) </w:t>
      </w:r>
    </w:p>
    <w:p w14:paraId="613B3701" w14:textId="77777777" w:rsidR="0095593F" w:rsidRPr="00375669" w:rsidRDefault="0095593F" w:rsidP="0095593F">
      <w:pPr>
        <w:ind w:firstLine="709"/>
        <w:jc w:val="both"/>
        <w:rPr>
          <w:iCs/>
          <w:sz w:val="28"/>
          <w:szCs w:val="28"/>
        </w:rPr>
      </w:pPr>
    </w:p>
    <w:p w14:paraId="37BA06E4" w14:textId="77777777" w:rsidR="0095593F" w:rsidRPr="0034365A" w:rsidRDefault="0095593F" w:rsidP="0095593F">
      <w:pPr>
        <w:ind w:firstLine="709"/>
        <w:jc w:val="both"/>
        <w:rPr>
          <w:iCs/>
          <w:sz w:val="28"/>
          <w:szCs w:val="28"/>
        </w:rPr>
      </w:pPr>
      <w:r w:rsidRPr="00375669">
        <w:rPr>
          <w:iCs/>
          <w:sz w:val="28"/>
          <w:szCs w:val="28"/>
        </w:rPr>
        <w:t xml:space="preserve">где ОДi – обеспечение договора в % от цены договора, предоставляемое участником закупки, с </w:t>
      </w:r>
      <w:r w:rsidRPr="0034365A">
        <w:rPr>
          <w:iCs/>
          <w:sz w:val="28"/>
          <w:szCs w:val="28"/>
        </w:rPr>
        <w:t>которым заключается договор, при недостаточности у него требуемого уровня обеспеченности финансовыми ресурсами;</w:t>
      </w:r>
    </w:p>
    <w:p w14:paraId="76A73762" w14:textId="0D9E8836" w:rsidR="0095593F" w:rsidRPr="0034365A" w:rsidRDefault="0095593F" w:rsidP="0095593F">
      <w:pPr>
        <w:ind w:firstLine="709"/>
        <w:jc w:val="both"/>
        <w:rPr>
          <w:iCs/>
          <w:sz w:val="28"/>
          <w:szCs w:val="28"/>
        </w:rPr>
      </w:pPr>
      <w:r w:rsidRPr="0034365A">
        <w:rPr>
          <w:iCs/>
          <w:sz w:val="28"/>
          <w:szCs w:val="28"/>
        </w:rPr>
        <w:t>Zi – показатель обеспеченности финансовыми ресурсами данного участника (от 20 включительно до 30 единиц),</w:t>
      </w:r>
    </w:p>
    <w:p w14:paraId="0804B3A6" w14:textId="77777777" w:rsidR="0095593F" w:rsidRPr="0034365A" w:rsidRDefault="0095593F" w:rsidP="0095593F">
      <w:pPr>
        <w:ind w:firstLine="709"/>
        <w:jc w:val="both"/>
        <w:rPr>
          <w:iCs/>
          <w:sz w:val="28"/>
          <w:szCs w:val="28"/>
        </w:rPr>
      </w:pPr>
      <w:r w:rsidRPr="0034365A">
        <w:rPr>
          <w:iCs/>
          <w:sz w:val="28"/>
          <w:szCs w:val="28"/>
        </w:rPr>
        <w:t>ОДд – требуемое обеспечение договора, %.</w:t>
      </w:r>
    </w:p>
    <w:p w14:paraId="376CA353" w14:textId="46ECFAB0" w:rsidR="0095593F" w:rsidRDefault="0095593F" w:rsidP="0095593F">
      <w:pPr>
        <w:ind w:firstLine="709"/>
        <w:jc w:val="both"/>
        <w:rPr>
          <w:b/>
          <w:i/>
          <w:iCs/>
        </w:rPr>
      </w:pPr>
      <w:r w:rsidRPr="0034365A">
        <w:rPr>
          <w:b/>
          <w:i/>
          <w:iCs/>
        </w:rPr>
        <w:t>[Например, если ОД</w:t>
      </w:r>
      <w:r w:rsidRPr="0034365A">
        <w:rPr>
          <w:b/>
          <w:i/>
          <w:iCs/>
          <w:vertAlign w:val="subscript"/>
        </w:rPr>
        <w:t xml:space="preserve">Д </w:t>
      </w:r>
      <w:r w:rsidRPr="0034365A">
        <w:rPr>
          <w:b/>
          <w:i/>
          <w:iCs/>
        </w:rPr>
        <w:t>равно 5% от цены договора и Zi равно 24 единицам, то размер увеличения обеспечения договора при уровне обеспеченности финансовыми ресурсами от 20 включительно до 30 единиц составит 3% из расчета ОДi минус 5%, где ОДi = (5% * (1 + 0,1 * (30 – 24)) = 8%].</w:t>
      </w:r>
    </w:p>
    <w:p w14:paraId="0C5A136C" w14:textId="77777777" w:rsidR="0095593F" w:rsidRPr="009C6AE7" w:rsidRDefault="0095593F" w:rsidP="0095593F">
      <w:pPr>
        <w:ind w:firstLine="709"/>
        <w:jc w:val="both"/>
        <w:rPr>
          <w:iCs/>
          <w:sz w:val="28"/>
          <w:szCs w:val="28"/>
        </w:rPr>
      </w:pPr>
    </w:p>
    <w:p w14:paraId="06F2E372" w14:textId="3F2788C8" w:rsidR="0095593F" w:rsidRPr="00CD3B8C" w:rsidRDefault="0095593F" w:rsidP="0095593F">
      <w:pPr>
        <w:numPr>
          <w:ilvl w:val="0"/>
          <w:numId w:val="57"/>
        </w:numPr>
        <w:tabs>
          <w:tab w:val="left" w:pos="0"/>
          <w:tab w:val="left" w:pos="709"/>
        </w:tabs>
        <w:ind w:left="0" w:firstLine="709"/>
        <w:jc w:val="both"/>
        <w:rPr>
          <w:b/>
          <w:bCs/>
          <w:sz w:val="28"/>
          <w:szCs w:val="28"/>
        </w:rPr>
      </w:pPr>
      <w:bookmarkStart w:id="19" w:name="_Toc366225606"/>
      <w:bookmarkStart w:id="20" w:name="_Ref441244212"/>
      <w:bookmarkStart w:id="21" w:name="_Ref441244235"/>
      <w:r>
        <w:rPr>
          <w:b/>
          <w:bCs/>
          <w:sz w:val="28"/>
          <w:szCs w:val="28"/>
        </w:rPr>
        <w:t>Особенности и порядок сопоставления</w:t>
      </w:r>
      <w:r w:rsidRPr="00B43F45">
        <w:rPr>
          <w:sz w:val="28"/>
          <w:szCs w:val="28"/>
        </w:rPr>
        <w:t xml:space="preserve"> </w:t>
      </w:r>
      <w:r w:rsidRPr="00B43F45">
        <w:rPr>
          <w:b/>
          <w:bCs/>
          <w:sz w:val="28"/>
          <w:szCs w:val="28"/>
        </w:rPr>
        <w:t>показателей (строк) бухгалтерской (финансовой) отчетности</w:t>
      </w:r>
      <w:r>
        <w:rPr>
          <w:b/>
          <w:bCs/>
          <w:sz w:val="28"/>
          <w:szCs w:val="28"/>
        </w:rPr>
        <w:t xml:space="preserve"> и особенности отдельных форм данных</w:t>
      </w:r>
    </w:p>
    <w:p w14:paraId="2F0C38A0" w14:textId="77777777" w:rsidR="0095593F" w:rsidRDefault="0095593F" w:rsidP="0095593F">
      <w:pPr>
        <w:ind w:firstLine="709"/>
        <w:rPr>
          <w:sz w:val="28"/>
          <w:szCs w:val="28"/>
        </w:rPr>
      </w:pPr>
    </w:p>
    <w:p w14:paraId="02E50C0C" w14:textId="77777777" w:rsidR="0095593F" w:rsidRPr="0095593F" w:rsidRDefault="0095593F" w:rsidP="0095593F">
      <w:pPr>
        <w:pStyle w:val="afff2"/>
        <w:numPr>
          <w:ilvl w:val="0"/>
          <w:numId w:val="60"/>
        </w:numPr>
        <w:spacing w:after="0" w:line="240" w:lineRule="auto"/>
        <w:ind w:left="0" w:firstLine="709"/>
        <w:jc w:val="both"/>
        <w:rPr>
          <w:rFonts w:ascii="Times New Roman" w:hAnsi="Times New Roman"/>
          <w:b/>
          <w:sz w:val="28"/>
          <w:szCs w:val="28"/>
        </w:rPr>
      </w:pPr>
      <w:r w:rsidRPr="0095593F">
        <w:rPr>
          <w:rFonts w:ascii="Times New Roman" w:hAnsi="Times New Roman"/>
          <w:b/>
          <w:sz w:val="28"/>
          <w:szCs w:val="28"/>
        </w:rPr>
        <w:t>Сопоставление показателей (строк) бухгалтерской отчетности, представленных в формах по ОКУД 0710001 и 0710002 и показателей отчетности бюджетных учреждений/организаций, представленных в формах по ОКУД 0503730 и 0503721</w:t>
      </w:r>
    </w:p>
    <w:p w14:paraId="280BEB7F" w14:textId="77777777" w:rsidR="0095593F" w:rsidRPr="0095593F" w:rsidRDefault="0095593F" w:rsidP="0095593F">
      <w:pPr>
        <w:ind w:firstLine="709"/>
        <w:jc w:val="both"/>
        <w:rPr>
          <w:sz w:val="28"/>
          <w:szCs w:val="28"/>
        </w:rPr>
      </w:pPr>
    </w:p>
    <w:p w14:paraId="6C563763" w14:textId="77777777" w:rsidR="0095593F" w:rsidRDefault="0095593F" w:rsidP="0095593F">
      <w:pPr>
        <w:ind w:firstLine="709"/>
        <w:jc w:val="both"/>
        <w:rPr>
          <w:sz w:val="28"/>
          <w:szCs w:val="28"/>
        </w:rPr>
      </w:pPr>
      <w:r w:rsidRPr="0095593F">
        <w:rPr>
          <w:sz w:val="28"/>
          <w:szCs w:val="28"/>
        </w:rPr>
        <w:t>При расчете показателей обеспеченности финансовыми ресурсами бюджетных учреждений/организаций используются формулы в соответствии с разделом 2 настоящей Методики</w:t>
      </w:r>
      <w:r>
        <w:rPr>
          <w:sz w:val="28"/>
          <w:szCs w:val="28"/>
        </w:rPr>
        <w:t xml:space="preserve">. При этом вместо показателей строк бухгалтерской (финансовой) отчетности по </w:t>
      </w:r>
      <w:r w:rsidRPr="00C45CA6">
        <w:rPr>
          <w:sz w:val="28"/>
          <w:szCs w:val="28"/>
        </w:rPr>
        <w:t>ОКУД 0710001 и 0710002</w:t>
      </w:r>
      <w:r>
        <w:rPr>
          <w:sz w:val="28"/>
          <w:szCs w:val="28"/>
        </w:rPr>
        <w:t xml:space="preserve"> используются соответствующие коды строк (суммы строк) бухгалтерской отчетности по </w:t>
      </w:r>
      <w:r w:rsidRPr="00C45CA6">
        <w:rPr>
          <w:sz w:val="28"/>
          <w:szCs w:val="28"/>
        </w:rPr>
        <w:t>ОКУД 0503730 и 0503721</w:t>
      </w:r>
      <w:r>
        <w:rPr>
          <w:sz w:val="28"/>
          <w:szCs w:val="28"/>
        </w:rPr>
        <w:t xml:space="preserve"> согласно Таблице 1 настоящего раздела.</w:t>
      </w:r>
    </w:p>
    <w:p w14:paraId="4297B00D" w14:textId="77777777" w:rsidR="0095593F" w:rsidRDefault="0095593F" w:rsidP="0095593F">
      <w:pPr>
        <w:ind w:firstLine="709"/>
        <w:rPr>
          <w:sz w:val="28"/>
          <w:szCs w:val="28"/>
        </w:rPr>
      </w:pPr>
    </w:p>
    <w:p w14:paraId="5049A987" w14:textId="77777777" w:rsidR="0095593F" w:rsidRDefault="0095593F" w:rsidP="0095593F">
      <w:pPr>
        <w:ind w:firstLine="709"/>
        <w:jc w:val="right"/>
        <w:rPr>
          <w:sz w:val="28"/>
          <w:szCs w:val="28"/>
        </w:rPr>
      </w:pPr>
      <w:r>
        <w:rPr>
          <w:sz w:val="28"/>
          <w:szCs w:val="28"/>
        </w:rPr>
        <w:t>Таблица 1</w:t>
      </w:r>
    </w:p>
    <w:tbl>
      <w:tblPr>
        <w:tblW w:w="10173"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1"/>
        <w:gridCol w:w="1843"/>
        <w:gridCol w:w="2126"/>
        <w:gridCol w:w="4253"/>
      </w:tblGrid>
      <w:tr w:rsidR="0095593F" w:rsidRPr="001903C0" w14:paraId="3C82E415" w14:textId="77777777" w:rsidTr="00970FA8">
        <w:trPr>
          <w:trHeight w:val="620"/>
        </w:trPr>
        <w:tc>
          <w:tcPr>
            <w:tcW w:w="3794" w:type="dxa"/>
            <w:gridSpan w:val="2"/>
            <w:vAlign w:val="center"/>
          </w:tcPr>
          <w:p w14:paraId="34F992D6" w14:textId="77777777" w:rsidR="0095593F" w:rsidRPr="00DA1BBD" w:rsidRDefault="0095593F" w:rsidP="00970FA8">
            <w:pPr>
              <w:autoSpaceDE w:val="0"/>
              <w:autoSpaceDN w:val="0"/>
              <w:adjustRightInd w:val="0"/>
              <w:jc w:val="center"/>
            </w:pPr>
            <w:r w:rsidRPr="00DA1BBD">
              <w:t xml:space="preserve">Бухгалтерская (финансовая) отчетность </w:t>
            </w:r>
          </w:p>
          <w:p w14:paraId="6582D9B5" w14:textId="77777777" w:rsidR="0095593F" w:rsidRPr="00DA1BBD" w:rsidRDefault="0095593F" w:rsidP="00970FA8">
            <w:pPr>
              <w:autoSpaceDE w:val="0"/>
              <w:autoSpaceDN w:val="0"/>
              <w:adjustRightInd w:val="0"/>
              <w:jc w:val="center"/>
            </w:pPr>
            <w:r w:rsidRPr="00DA1BBD">
              <w:t>(ОКУД 0710001 и 0710002)</w:t>
            </w:r>
          </w:p>
        </w:tc>
        <w:tc>
          <w:tcPr>
            <w:tcW w:w="6379" w:type="dxa"/>
            <w:gridSpan w:val="2"/>
            <w:tcMar>
              <w:top w:w="0" w:type="dxa"/>
              <w:left w:w="108" w:type="dxa"/>
              <w:bottom w:w="0" w:type="dxa"/>
              <w:right w:w="108" w:type="dxa"/>
            </w:tcMar>
            <w:vAlign w:val="center"/>
          </w:tcPr>
          <w:p w14:paraId="67E6D6E8" w14:textId="77777777" w:rsidR="0095593F" w:rsidRPr="00DA1BBD" w:rsidRDefault="0095593F" w:rsidP="00970FA8">
            <w:pPr>
              <w:autoSpaceDE w:val="0"/>
              <w:autoSpaceDN w:val="0"/>
              <w:adjustRightInd w:val="0"/>
              <w:jc w:val="center"/>
            </w:pPr>
            <w:r w:rsidRPr="00DA1BBD">
              <w:t xml:space="preserve">Бухгалтерская отчетность бюджетных учреждений/организаций </w:t>
            </w:r>
          </w:p>
          <w:p w14:paraId="1DCF808A" w14:textId="77777777" w:rsidR="0095593F" w:rsidRPr="00DA1BBD" w:rsidRDefault="0095593F" w:rsidP="00970FA8">
            <w:pPr>
              <w:autoSpaceDE w:val="0"/>
              <w:autoSpaceDN w:val="0"/>
              <w:adjustRightInd w:val="0"/>
              <w:jc w:val="center"/>
            </w:pPr>
            <w:r w:rsidRPr="00DA1BBD">
              <w:t>(ОКУД 0503730 и 0503721)</w:t>
            </w:r>
          </w:p>
        </w:tc>
      </w:tr>
      <w:tr w:rsidR="0095593F" w:rsidRPr="001903C0" w14:paraId="496C0257" w14:textId="77777777" w:rsidTr="00970FA8">
        <w:trPr>
          <w:trHeight w:val="975"/>
        </w:trPr>
        <w:tc>
          <w:tcPr>
            <w:tcW w:w="1951" w:type="dxa"/>
          </w:tcPr>
          <w:p w14:paraId="0474CB14" w14:textId="77777777" w:rsidR="0095593F" w:rsidRPr="00DA1BBD" w:rsidRDefault="0095593F" w:rsidP="00970FA8">
            <w:pPr>
              <w:autoSpaceDE w:val="0"/>
              <w:autoSpaceDN w:val="0"/>
              <w:adjustRightInd w:val="0"/>
              <w:ind w:left="108" w:right="142"/>
              <w:jc w:val="center"/>
            </w:pPr>
            <w:r w:rsidRPr="00DA1BBD">
              <w:t>Форма отчетности</w:t>
            </w:r>
          </w:p>
        </w:tc>
        <w:tc>
          <w:tcPr>
            <w:tcW w:w="1843" w:type="dxa"/>
            <w:tcMar>
              <w:top w:w="0" w:type="dxa"/>
              <w:left w:w="108" w:type="dxa"/>
              <w:bottom w:w="0" w:type="dxa"/>
              <w:right w:w="108" w:type="dxa"/>
            </w:tcMar>
          </w:tcPr>
          <w:p w14:paraId="0F9F82C1" w14:textId="77777777" w:rsidR="0095593F" w:rsidRPr="00DA1BBD" w:rsidRDefault="0095593F" w:rsidP="00970FA8">
            <w:pPr>
              <w:autoSpaceDE w:val="0"/>
              <w:autoSpaceDN w:val="0"/>
              <w:adjustRightInd w:val="0"/>
              <w:ind w:left="108" w:right="142"/>
              <w:jc w:val="center"/>
            </w:pPr>
            <w:r w:rsidRPr="00DA1BBD">
              <w:t>Код строки</w:t>
            </w:r>
            <w:r>
              <w:t xml:space="preserve"> </w:t>
            </w:r>
            <w:r w:rsidRPr="00DA1BBD">
              <w:t>формы отчетности</w:t>
            </w:r>
          </w:p>
        </w:tc>
        <w:tc>
          <w:tcPr>
            <w:tcW w:w="2126" w:type="dxa"/>
            <w:tcMar>
              <w:top w:w="0" w:type="dxa"/>
              <w:left w:w="108" w:type="dxa"/>
              <w:bottom w:w="0" w:type="dxa"/>
              <w:right w:w="108" w:type="dxa"/>
            </w:tcMar>
          </w:tcPr>
          <w:p w14:paraId="7567DA56" w14:textId="77777777" w:rsidR="0095593F" w:rsidRPr="00DA1BBD" w:rsidRDefault="0095593F" w:rsidP="00970FA8">
            <w:pPr>
              <w:autoSpaceDE w:val="0"/>
              <w:autoSpaceDN w:val="0"/>
              <w:adjustRightInd w:val="0"/>
              <w:ind w:left="108" w:right="142"/>
              <w:jc w:val="center"/>
            </w:pPr>
            <w:r w:rsidRPr="00DA1BBD">
              <w:t xml:space="preserve">Форма отчетности </w:t>
            </w:r>
          </w:p>
        </w:tc>
        <w:tc>
          <w:tcPr>
            <w:tcW w:w="4253" w:type="dxa"/>
          </w:tcPr>
          <w:p w14:paraId="2C30063C" w14:textId="77777777" w:rsidR="0095593F" w:rsidRPr="00DA1BBD" w:rsidRDefault="0095593F" w:rsidP="00970FA8">
            <w:pPr>
              <w:autoSpaceDE w:val="0"/>
              <w:autoSpaceDN w:val="0"/>
              <w:adjustRightInd w:val="0"/>
              <w:ind w:left="108" w:right="142"/>
              <w:jc w:val="center"/>
            </w:pPr>
            <w:r w:rsidRPr="00DA1BBD">
              <w:t>Коды строк формы отчетности</w:t>
            </w:r>
          </w:p>
        </w:tc>
      </w:tr>
      <w:tr w:rsidR="0095593F" w:rsidRPr="001903C0" w14:paraId="70B76105" w14:textId="77777777" w:rsidTr="00970FA8">
        <w:trPr>
          <w:trHeight w:val="70"/>
        </w:trPr>
        <w:tc>
          <w:tcPr>
            <w:tcW w:w="1951" w:type="dxa"/>
          </w:tcPr>
          <w:p w14:paraId="4FA29594" w14:textId="77777777" w:rsidR="0095593F" w:rsidRPr="00C45CA6" w:rsidRDefault="0095593F" w:rsidP="00970FA8">
            <w:pPr>
              <w:autoSpaceDE w:val="0"/>
              <w:autoSpaceDN w:val="0"/>
              <w:adjustRightInd w:val="0"/>
              <w:ind w:left="108" w:right="142"/>
              <w:jc w:val="center"/>
            </w:pPr>
            <w:r>
              <w:t>1</w:t>
            </w:r>
          </w:p>
        </w:tc>
        <w:tc>
          <w:tcPr>
            <w:tcW w:w="1843" w:type="dxa"/>
            <w:tcMar>
              <w:top w:w="0" w:type="dxa"/>
              <w:left w:w="108" w:type="dxa"/>
              <w:bottom w:w="0" w:type="dxa"/>
              <w:right w:w="108" w:type="dxa"/>
            </w:tcMar>
          </w:tcPr>
          <w:p w14:paraId="2B511DAB" w14:textId="77777777" w:rsidR="0095593F" w:rsidRPr="00C45CA6" w:rsidRDefault="0095593F" w:rsidP="00970FA8">
            <w:pPr>
              <w:autoSpaceDE w:val="0"/>
              <w:autoSpaceDN w:val="0"/>
              <w:adjustRightInd w:val="0"/>
              <w:ind w:left="108" w:right="142"/>
              <w:jc w:val="center"/>
            </w:pPr>
            <w:r>
              <w:t>2</w:t>
            </w:r>
          </w:p>
        </w:tc>
        <w:tc>
          <w:tcPr>
            <w:tcW w:w="2126" w:type="dxa"/>
            <w:tcMar>
              <w:top w:w="0" w:type="dxa"/>
              <w:left w:w="108" w:type="dxa"/>
              <w:bottom w:w="0" w:type="dxa"/>
              <w:right w:w="108" w:type="dxa"/>
            </w:tcMar>
          </w:tcPr>
          <w:p w14:paraId="61EBE6DC" w14:textId="77777777" w:rsidR="0095593F" w:rsidRPr="00C45CA6" w:rsidRDefault="0095593F" w:rsidP="00970FA8">
            <w:pPr>
              <w:autoSpaceDE w:val="0"/>
              <w:autoSpaceDN w:val="0"/>
              <w:adjustRightInd w:val="0"/>
              <w:ind w:left="108" w:right="142"/>
              <w:jc w:val="center"/>
            </w:pPr>
            <w:r>
              <w:t>3</w:t>
            </w:r>
          </w:p>
        </w:tc>
        <w:tc>
          <w:tcPr>
            <w:tcW w:w="4253" w:type="dxa"/>
          </w:tcPr>
          <w:p w14:paraId="3204798A" w14:textId="77777777" w:rsidR="0095593F" w:rsidRPr="00C45CA6" w:rsidRDefault="0095593F" w:rsidP="00970FA8">
            <w:pPr>
              <w:autoSpaceDE w:val="0"/>
              <w:autoSpaceDN w:val="0"/>
              <w:adjustRightInd w:val="0"/>
              <w:ind w:left="108" w:right="142"/>
              <w:jc w:val="center"/>
            </w:pPr>
            <w:r>
              <w:t>4</w:t>
            </w:r>
          </w:p>
        </w:tc>
      </w:tr>
      <w:tr w:rsidR="0095593F" w:rsidRPr="001903C0" w14:paraId="278C57A0" w14:textId="77777777" w:rsidTr="00970FA8">
        <w:trPr>
          <w:trHeight w:val="247"/>
        </w:trPr>
        <w:tc>
          <w:tcPr>
            <w:tcW w:w="1951" w:type="dxa"/>
          </w:tcPr>
          <w:p w14:paraId="4611FE5E" w14:textId="77777777" w:rsidR="0095593F" w:rsidRPr="00DA1BBD" w:rsidRDefault="0095593F" w:rsidP="00970FA8">
            <w:pPr>
              <w:autoSpaceDE w:val="0"/>
              <w:autoSpaceDN w:val="0"/>
              <w:adjustRightInd w:val="0"/>
            </w:pPr>
            <w:r w:rsidRPr="00DA1BBD">
              <w:t>ОКУД 0710001</w:t>
            </w:r>
          </w:p>
        </w:tc>
        <w:tc>
          <w:tcPr>
            <w:tcW w:w="1843" w:type="dxa"/>
            <w:tcMar>
              <w:top w:w="0" w:type="dxa"/>
              <w:left w:w="108" w:type="dxa"/>
              <w:bottom w:w="0" w:type="dxa"/>
              <w:right w:w="108" w:type="dxa"/>
            </w:tcMar>
            <w:hideMark/>
          </w:tcPr>
          <w:p w14:paraId="3B58383C" w14:textId="77777777" w:rsidR="0095593F" w:rsidRPr="00DA1BBD" w:rsidRDefault="0095593F" w:rsidP="00970FA8">
            <w:pPr>
              <w:autoSpaceDE w:val="0"/>
              <w:autoSpaceDN w:val="0"/>
              <w:adjustRightInd w:val="0"/>
            </w:pPr>
            <w:r w:rsidRPr="00DA1BBD">
              <w:t xml:space="preserve">1100 </w:t>
            </w:r>
          </w:p>
        </w:tc>
        <w:tc>
          <w:tcPr>
            <w:tcW w:w="2126" w:type="dxa"/>
            <w:tcMar>
              <w:top w:w="0" w:type="dxa"/>
              <w:left w:w="108" w:type="dxa"/>
              <w:bottom w:w="0" w:type="dxa"/>
              <w:right w:w="108" w:type="dxa"/>
            </w:tcMar>
          </w:tcPr>
          <w:p w14:paraId="427238B4" w14:textId="77777777" w:rsidR="0095593F" w:rsidRPr="00DA1BBD" w:rsidRDefault="0095593F" w:rsidP="00970FA8">
            <w:pPr>
              <w:autoSpaceDE w:val="0"/>
              <w:autoSpaceDN w:val="0"/>
              <w:adjustRightInd w:val="0"/>
            </w:pPr>
            <w:r w:rsidRPr="00DA1BBD">
              <w:t>ОКУД 0503730</w:t>
            </w:r>
          </w:p>
        </w:tc>
        <w:tc>
          <w:tcPr>
            <w:tcW w:w="4253" w:type="dxa"/>
          </w:tcPr>
          <w:p w14:paraId="32F6223D" w14:textId="77777777" w:rsidR="0095593F" w:rsidRPr="00DA1BBD" w:rsidRDefault="0095593F" w:rsidP="00970FA8">
            <w:pPr>
              <w:autoSpaceDE w:val="0"/>
              <w:autoSpaceDN w:val="0"/>
              <w:adjustRightInd w:val="0"/>
            </w:pPr>
            <w:r w:rsidRPr="00DA1BBD">
              <w:t>Сумма строк (030 + 060 + 070 +  0</w:t>
            </w:r>
            <w:r>
              <w:t>81</w:t>
            </w:r>
            <w:r w:rsidRPr="00DA1BBD">
              <w:t xml:space="preserve"> + 10</w:t>
            </w:r>
            <w:r>
              <w:t>1</w:t>
            </w:r>
            <w:r w:rsidRPr="00DA1BBD">
              <w:t xml:space="preserve"> </w:t>
            </w:r>
            <w:r w:rsidRPr="00DA1BBD">
              <w:rPr>
                <w:color w:val="000000" w:themeColor="text1"/>
              </w:rPr>
              <w:t xml:space="preserve">+ </w:t>
            </w:r>
            <w:r>
              <w:rPr>
                <w:color w:val="000000" w:themeColor="text1"/>
              </w:rPr>
              <w:t>121 + 130 + 160</w:t>
            </w:r>
            <w:r w:rsidRPr="00DA1BBD">
              <w:rPr>
                <w:color w:val="000000" w:themeColor="text1"/>
              </w:rPr>
              <w:t xml:space="preserve"> (в части долгосрочных </w:t>
            </w:r>
            <w:r>
              <w:rPr>
                <w:color w:val="000000" w:themeColor="text1"/>
              </w:rPr>
              <w:t>расходов</w:t>
            </w:r>
            <w:r w:rsidRPr="00DA1BBD">
              <w:rPr>
                <w:color w:val="000000" w:themeColor="text1"/>
              </w:rPr>
              <w:t>*) + 2</w:t>
            </w:r>
            <w:r>
              <w:rPr>
                <w:color w:val="000000" w:themeColor="text1"/>
              </w:rPr>
              <w:t>05 + 241 + 251 + 261 + 271</w:t>
            </w:r>
            <w:r w:rsidRPr="00DA1BBD">
              <w:rPr>
                <w:color w:val="000000" w:themeColor="text1"/>
              </w:rPr>
              <w:t>)</w:t>
            </w:r>
          </w:p>
        </w:tc>
      </w:tr>
      <w:tr w:rsidR="0095593F" w:rsidRPr="001903C0" w14:paraId="70EA29EF" w14:textId="77777777" w:rsidTr="00970FA8">
        <w:trPr>
          <w:trHeight w:val="247"/>
        </w:trPr>
        <w:tc>
          <w:tcPr>
            <w:tcW w:w="1951" w:type="dxa"/>
          </w:tcPr>
          <w:p w14:paraId="4E0A6A51" w14:textId="77777777" w:rsidR="0095593F" w:rsidRPr="00DA1BBD" w:rsidRDefault="0095593F" w:rsidP="00970FA8">
            <w:pPr>
              <w:autoSpaceDE w:val="0"/>
              <w:autoSpaceDN w:val="0"/>
              <w:adjustRightInd w:val="0"/>
            </w:pPr>
            <w:r w:rsidRPr="00DA1BBD">
              <w:t>ОКУД 0710001</w:t>
            </w:r>
          </w:p>
        </w:tc>
        <w:tc>
          <w:tcPr>
            <w:tcW w:w="1843" w:type="dxa"/>
            <w:tcMar>
              <w:top w:w="0" w:type="dxa"/>
              <w:left w:w="108" w:type="dxa"/>
              <w:bottom w:w="0" w:type="dxa"/>
              <w:right w:w="108" w:type="dxa"/>
            </w:tcMar>
            <w:hideMark/>
          </w:tcPr>
          <w:p w14:paraId="009D936D" w14:textId="77777777" w:rsidR="0095593F" w:rsidRPr="00DA1BBD" w:rsidRDefault="0095593F" w:rsidP="00970FA8">
            <w:pPr>
              <w:autoSpaceDE w:val="0"/>
              <w:autoSpaceDN w:val="0"/>
              <w:adjustRightInd w:val="0"/>
            </w:pPr>
            <w:r w:rsidRPr="00DA1BBD">
              <w:t xml:space="preserve">1200 </w:t>
            </w:r>
          </w:p>
        </w:tc>
        <w:tc>
          <w:tcPr>
            <w:tcW w:w="2126" w:type="dxa"/>
            <w:tcMar>
              <w:top w:w="0" w:type="dxa"/>
              <w:left w:w="108" w:type="dxa"/>
              <w:bottom w:w="0" w:type="dxa"/>
              <w:right w:w="108" w:type="dxa"/>
            </w:tcMar>
          </w:tcPr>
          <w:p w14:paraId="382D6296" w14:textId="77777777" w:rsidR="0095593F" w:rsidRPr="00DA1BBD" w:rsidRDefault="0095593F" w:rsidP="00970FA8">
            <w:pPr>
              <w:autoSpaceDE w:val="0"/>
              <w:autoSpaceDN w:val="0"/>
              <w:adjustRightInd w:val="0"/>
            </w:pPr>
            <w:r w:rsidRPr="00DA1BBD">
              <w:t>ОКУД 0503730</w:t>
            </w:r>
          </w:p>
        </w:tc>
        <w:tc>
          <w:tcPr>
            <w:tcW w:w="4253" w:type="dxa"/>
          </w:tcPr>
          <w:p w14:paraId="402BF1DB" w14:textId="77777777" w:rsidR="0095593F" w:rsidRPr="00DA1BBD" w:rsidRDefault="0095593F" w:rsidP="00970FA8">
            <w:pPr>
              <w:autoSpaceDE w:val="0"/>
              <w:autoSpaceDN w:val="0"/>
              <w:adjustRightInd w:val="0"/>
            </w:pPr>
            <w:r w:rsidRPr="00DA1BBD">
              <w:t>Сумма строк (</w:t>
            </w:r>
            <w:r>
              <w:t>(</w:t>
            </w:r>
            <w:r w:rsidRPr="00DA1BBD">
              <w:t xml:space="preserve">080 </w:t>
            </w:r>
            <w:r>
              <w:t xml:space="preserve">– 081) </w:t>
            </w:r>
            <w:r w:rsidRPr="00DA1BBD">
              <w:t xml:space="preserve">+ </w:t>
            </w:r>
            <w:r>
              <w:t xml:space="preserve">(100 – 101) + (120-121) + </w:t>
            </w:r>
            <w:r w:rsidRPr="00DA1BBD">
              <w:t>1</w:t>
            </w:r>
            <w:r>
              <w:t>5</w:t>
            </w:r>
            <w:r w:rsidRPr="00DA1BBD">
              <w:t>0 + 1</w:t>
            </w:r>
            <w:r>
              <w:t>6</w:t>
            </w:r>
            <w:r w:rsidRPr="00DA1BBD">
              <w:t xml:space="preserve">0 </w:t>
            </w:r>
            <w:r w:rsidRPr="00DA1BBD">
              <w:rPr>
                <w:color w:val="000000" w:themeColor="text1"/>
              </w:rPr>
              <w:t xml:space="preserve">(в части краткосрочных </w:t>
            </w:r>
            <w:r>
              <w:rPr>
                <w:color w:val="000000" w:themeColor="text1"/>
              </w:rPr>
              <w:t>расходов</w:t>
            </w:r>
            <w:r w:rsidRPr="00DA1BBD">
              <w:rPr>
                <w:color w:val="000000" w:themeColor="text1"/>
              </w:rPr>
              <w:t xml:space="preserve">*) + </w:t>
            </w:r>
            <w:r w:rsidRPr="00632E1A">
              <w:rPr>
                <w:color w:val="000000" w:themeColor="text1"/>
              </w:rPr>
              <w:t xml:space="preserve">(200 - 205) </w:t>
            </w:r>
            <w:r w:rsidRPr="00632E1A">
              <w:rPr>
                <w:color w:val="000000" w:themeColor="text1"/>
              </w:rPr>
              <w:lastRenderedPageBreak/>
              <w:t>+ (240 - 241) +(250 - 251) + (260 - 261)  + (270 - 271) +280 + 290 )</w:t>
            </w:r>
          </w:p>
        </w:tc>
      </w:tr>
      <w:tr w:rsidR="0095593F" w:rsidRPr="001903C0" w14:paraId="1124F2B2" w14:textId="77777777" w:rsidTr="00970FA8">
        <w:trPr>
          <w:trHeight w:val="247"/>
        </w:trPr>
        <w:tc>
          <w:tcPr>
            <w:tcW w:w="1951" w:type="dxa"/>
          </w:tcPr>
          <w:p w14:paraId="6257ABAF" w14:textId="77777777" w:rsidR="0095593F" w:rsidRPr="00DA1BBD" w:rsidRDefault="0095593F" w:rsidP="00970FA8">
            <w:pPr>
              <w:autoSpaceDE w:val="0"/>
              <w:autoSpaceDN w:val="0"/>
              <w:adjustRightInd w:val="0"/>
            </w:pPr>
            <w:r w:rsidRPr="00DA1BBD">
              <w:lastRenderedPageBreak/>
              <w:t>ОКУД 0710001</w:t>
            </w:r>
          </w:p>
        </w:tc>
        <w:tc>
          <w:tcPr>
            <w:tcW w:w="1843" w:type="dxa"/>
            <w:tcMar>
              <w:top w:w="0" w:type="dxa"/>
              <w:left w:w="108" w:type="dxa"/>
              <w:bottom w:w="0" w:type="dxa"/>
              <w:right w:w="108" w:type="dxa"/>
            </w:tcMar>
            <w:hideMark/>
          </w:tcPr>
          <w:p w14:paraId="58624E23" w14:textId="77777777" w:rsidR="0095593F" w:rsidRPr="00DA1BBD" w:rsidRDefault="0095593F" w:rsidP="00970FA8">
            <w:pPr>
              <w:autoSpaceDE w:val="0"/>
              <w:autoSpaceDN w:val="0"/>
              <w:adjustRightInd w:val="0"/>
            </w:pPr>
            <w:r w:rsidRPr="00DA1BBD">
              <w:t xml:space="preserve">1300 </w:t>
            </w:r>
          </w:p>
        </w:tc>
        <w:tc>
          <w:tcPr>
            <w:tcW w:w="2126" w:type="dxa"/>
            <w:tcMar>
              <w:top w:w="0" w:type="dxa"/>
              <w:left w:w="108" w:type="dxa"/>
              <w:bottom w:w="0" w:type="dxa"/>
              <w:right w:w="108" w:type="dxa"/>
            </w:tcMar>
          </w:tcPr>
          <w:p w14:paraId="4E5C6E54" w14:textId="77777777" w:rsidR="0095593F" w:rsidRPr="00DA1BBD" w:rsidRDefault="0095593F" w:rsidP="00970FA8">
            <w:pPr>
              <w:autoSpaceDE w:val="0"/>
              <w:autoSpaceDN w:val="0"/>
              <w:adjustRightInd w:val="0"/>
            </w:pPr>
            <w:r w:rsidRPr="00DA1BBD">
              <w:t>ОКУД 0503730</w:t>
            </w:r>
          </w:p>
        </w:tc>
        <w:tc>
          <w:tcPr>
            <w:tcW w:w="4253" w:type="dxa"/>
          </w:tcPr>
          <w:p w14:paraId="4B016FA5" w14:textId="77777777" w:rsidR="0095593F" w:rsidRPr="00DA1BBD" w:rsidRDefault="0095593F" w:rsidP="00970FA8">
            <w:pPr>
              <w:autoSpaceDE w:val="0"/>
              <w:autoSpaceDN w:val="0"/>
              <w:adjustRightInd w:val="0"/>
            </w:pPr>
            <w:r>
              <w:t>570</w:t>
            </w:r>
          </w:p>
        </w:tc>
      </w:tr>
      <w:tr w:rsidR="0095593F" w:rsidRPr="001903C0" w14:paraId="71740A48" w14:textId="77777777" w:rsidTr="00970FA8">
        <w:trPr>
          <w:trHeight w:val="79"/>
        </w:trPr>
        <w:tc>
          <w:tcPr>
            <w:tcW w:w="1951" w:type="dxa"/>
          </w:tcPr>
          <w:p w14:paraId="517F63C4" w14:textId="77777777" w:rsidR="0095593F" w:rsidRPr="00DA1BBD" w:rsidRDefault="0095593F" w:rsidP="00970FA8">
            <w:pPr>
              <w:autoSpaceDE w:val="0"/>
              <w:autoSpaceDN w:val="0"/>
              <w:adjustRightInd w:val="0"/>
            </w:pPr>
            <w:r w:rsidRPr="00DA1BBD">
              <w:t>ОКУД 0710001</w:t>
            </w:r>
          </w:p>
        </w:tc>
        <w:tc>
          <w:tcPr>
            <w:tcW w:w="1843" w:type="dxa"/>
            <w:tcMar>
              <w:top w:w="0" w:type="dxa"/>
              <w:left w:w="108" w:type="dxa"/>
              <w:bottom w:w="0" w:type="dxa"/>
              <w:right w:w="108" w:type="dxa"/>
            </w:tcMar>
            <w:hideMark/>
          </w:tcPr>
          <w:p w14:paraId="1F232C86" w14:textId="77777777" w:rsidR="0095593F" w:rsidRPr="00DA1BBD" w:rsidRDefault="0095593F" w:rsidP="00970FA8">
            <w:pPr>
              <w:autoSpaceDE w:val="0"/>
              <w:autoSpaceDN w:val="0"/>
              <w:adjustRightInd w:val="0"/>
            </w:pPr>
            <w:r w:rsidRPr="00DA1BBD">
              <w:t xml:space="preserve">1600 </w:t>
            </w:r>
          </w:p>
        </w:tc>
        <w:tc>
          <w:tcPr>
            <w:tcW w:w="2126" w:type="dxa"/>
            <w:tcMar>
              <w:top w:w="0" w:type="dxa"/>
              <w:left w:w="108" w:type="dxa"/>
              <w:bottom w:w="0" w:type="dxa"/>
              <w:right w:w="108" w:type="dxa"/>
            </w:tcMar>
          </w:tcPr>
          <w:p w14:paraId="236FCDC0" w14:textId="77777777" w:rsidR="0095593F" w:rsidRPr="00DA1BBD" w:rsidRDefault="0095593F" w:rsidP="00970FA8">
            <w:pPr>
              <w:autoSpaceDE w:val="0"/>
              <w:autoSpaceDN w:val="0"/>
              <w:adjustRightInd w:val="0"/>
            </w:pPr>
            <w:r w:rsidRPr="00DA1BBD">
              <w:t>ОКУД 0503730</w:t>
            </w:r>
          </w:p>
        </w:tc>
        <w:tc>
          <w:tcPr>
            <w:tcW w:w="4253" w:type="dxa"/>
          </w:tcPr>
          <w:p w14:paraId="1334F3A7" w14:textId="77777777" w:rsidR="0095593F" w:rsidRPr="00DA1BBD" w:rsidRDefault="0095593F" w:rsidP="00970FA8">
            <w:pPr>
              <w:autoSpaceDE w:val="0"/>
              <w:autoSpaceDN w:val="0"/>
              <w:adjustRightInd w:val="0"/>
            </w:pPr>
            <w:r>
              <w:t>350</w:t>
            </w:r>
          </w:p>
        </w:tc>
      </w:tr>
      <w:tr w:rsidR="0095593F" w:rsidRPr="001903C0" w14:paraId="437A12EB" w14:textId="77777777" w:rsidTr="00970FA8">
        <w:trPr>
          <w:trHeight w:val="301"/>
        </w:trPr>
        <w:tc>
          <w:tcPr>
            <w:tcW w:w="1951" w:type="dxa"/>
          </w:tcPr>
          <w:p w14:paraId="0BBB6A57" w14:textId="77777777" w:rsidR="0095593F" w:rsidRPr="00DA1BBD" w:rsidRDefault="0095593F" w:rsidP="00970FA8">
            <w:pPr>
              <w:autoSpaceDE w:val="0"/>
              <w:autoSpaceDN w:val="0"/>
              <w:adjustRightInd w:val="0"/>
            </w:pPr>
            <w:r w:rsidRPr="00DA1BBD">
              <w:t>ОКУД 0710002</w:t>
            </w:r>
          </w:p>
        </w:tc>
        <w:tc>
          <w:tcPr>
            <w:tcW w:w="1843" w:type="dxa"/>
            <w:tcMar>
              <w:top w:w="0" w:type="dxa"/>
              <w:left w:w="108" w:type="dxa"/>
              <w:bottom w:w="0" w:type="dxa"/>
              <w:right w:w="108" w:type="dxa"/>
            </w:tcMar>
          </w:tcPr>
          <w:p w14:paraId="2FEB3A96" w14:textId="77777777" w:rsidR="0095593F" w:rsidRPr="00DA1BBD" w:rsidRDefault="0095593F" w:rsidP="00970FA8">
            <w:pPr>
              <w:autoSpaceDE w:val="0"/>
              <w:autoSpaceDN w:val="0"/>
              <w:adjustRightInd w:val="0"/>
            </w:pPr>
            <w:r w:rsidRPr="00DA1BBD">
              <w:t xml:space="preserve">2110 </w:t>
            </w:r>
          </w:p>
        </w:tc>
        <w:tc>
          <w:tcPr>
            <w:tcW w:w="2126" w:type="dxa"/>
            <w:tcMar>
              <w:top w:w="0" w:type="dxa"/>
              <w:left w:w="108" w:type="dxa"/>
              <w:bottom w:w="0" w:type="dxa"/>
              <w:right w:w="108" w:type="dxa"/>
            </w:tcMar>
          </w:tcPr>
          <w:p w14:paraId="6E33620F" w14:textId="77777777" w:rsidR="0095593F" w:rsidRPr="00DA1BBD" w:rsidRDefault="0095593F" w:rsidP="00970FA8">
            <w:pPr>
              <w:autoSpaceDE w:val="0"/>
              <w:autoSpaceDN w:val="0"/>
              <w:adjustRightInd w:val="0"/>
            </w:pPr>
            <w:r w:rsidRPr="00DA1BBD">
              <w:t>ОКУД 0503721</w:t>
            </w:r>
          </w:p>
        </w:tc>
        <w:tc>
          <w:tcPr>
            <w:tcW w:w="4253" w:type="dxa"/>
          </w:tcPr>
          <w:p w14:paraId="4445C3EC" w14:textId="77777777" w:rsidR="0095593F" w:rsidRPr="00DA1BBD" w:rsidRDefault="0095593F" w:rsidP="00970FA8">
            <w:pPr>
              <w:autoSpaceDE w:val="0"/>
              <w:autoSpaceDN w:val="0"/>
              <w:adjustRightInd w:val="0"/>
            </w:pPr>
            <w:r w:rsidRPr="00DA1BBD">
              <w:t>Сумма строк (030 + 040)</w:t>
            </w:r>
          </w:p>
        </w:tc>
      </w:tr>
      <w:tr w:rsidR="0095593F" w:rsidRPr="001903C0" w14:paraId="1A248FAC" w14:textId="77777777" w:rsidTr="00970FA8">
        <w:trPr>
          <w:trHeight w:val="385"/>
        </w:trPr>
        <w:tc>
          <w:tcPr>
            <w:tcW w:w="1951" w:type="dxa"/>
          </w:tcPr>
          <w:p w14:paraId="3D34A793" w14:textId="77777777" w:rsidR="0095593F" w:rsidRPr="00DA1BBD" w:rsidRDefault="0095593F" w:rsidP="00970FA8">
            <w:pPr>
              <w:autoSpaceDE w:val="0"/>
              <w:autoSpaceDN w:val="0"/>
              <w:adjustRightInd w:val="0"/>
            </w:pPr>
            <w:r w:rsidRPr="00DA1BBD">
              <w:t>ОКУД 0710002</w:t>
            </w:r>
          </w:p>
        </w:tc>
        <w:tc>
          <w:tcPr>
            <w:tcW w:w="1843" w:type="dxa"/>
            <w:tcMar>
              <w:top w:w="0" w:type="dxa"/>
              <w:left w:w="108" w:type="dxa"/>
              <w:bottom w:w="0" w:type="dxa"/>
              <w:right w:w="108" w:type="dxa"/>
            </w:tcMar>
            <w:hideMark/>
          </w:tcPr>
          <w:p w14:paraId="280D82F4" w14:textId="77777777" w:rsidR="0095593F" w:rsidRPr="00DA1BBD" w:rsidRDefault="0095593F" w:rsidP="00970FA8">
            <w:pPr>
              <w:autoSpaceDE w:val="0"/>
              <w:autoSpaceDN w:val="0"/>
              <w:adjustRightInd w:val="0"/>
            </w:pPr>
            <w:r w:rsidRPr="00DA1BBD">
              <w:t xml:space="preserve">2300 </w:t>
            </w:r>
          </w:p>
        </w:tc>
        <w:tc>
          <w:tcPr>
            <w:tcW w:w="2126" w:type="dxa"/>
            <w:tcMar>
              <w:top w:w="0" w:type="dxa"/>
              <w:left w:w="108" w:type="dxa"/>
              <w:bottom w:w="0" w:type="dxa"/>
              <w:right w:w="108" w:type="dxa"/>
            </w:tcMar>
          </w:tcPr>
          <w:p w14:paraId="2965883C" w14:textId="77777777" w:rsidR="0095593F" w:rsidRPr="00DA1BBD" w:rsidRDefault="0095593F" w:rsidP="00970FA8">
            <w:pPr>
              <w:autoSpaceDE w:val="0"/>
              <w:autoSpaceDN w:val="0"/>
              <w:adjustRightInd w:val="0"/>
            </w:pPr>
            <w:r w:rsidRPr="00DA1BBD">
              <w:t>ОКУД 0503721</w:t>
            </w:r>
          </w:p>
        </w:tc>
        <w:tc>
          <w:tcPr>
            <w:tcW w:w="4253" w:type="dxa"/>
          </w:tcPr>
          <w:p w14:paraId="3728251D" w14:textId="77777777" w:rsidR="0095593F" w:rsidRPr="00DA1BBD" w:rsidRDefault="0095593F" w:rsidP="00970FA8">
            <w:pPr>
              <w:autoSpaceDE w:val="0"/>
              <w:autoSpaceDN w:val="0"/>
              <w:adjustRightInd w:val="0"/>
            </w:pPr>
            <w:r w:rsidRPr="00DA1BBD">
              <w:t>301</w:t>
            </w:r>
          </w:p>
        </w:tc>
      </w:tr>
      <w:tr w:rsidR="0095593F" w:rsidRPr="001903C0" w14:paraId="0372F87D" w14:textId="77777777" w:rsidTr="00970FA8">
        <w:trPr>
          <w:trHeight w:val="385"/>
        </w:trPr>
        <w:tc>
          <w:tcPr>
            <w:tcW w:w="1951" w:type="dxa"/>
          </w:tcPr>
          <w:p w14:paraId="07A86D90" w14:textId="77777777" w:rsidR="0095593F" w:rsidRPr="00DA1BBD" w:rsidRDefault="0095593F" w:rsidP="00970FA8">
            <w:pPr>
              <w:autoSpaceDE w:val="0"/>
              <w:autoSpaceDN w:val="0"/>
              <w:adjustRightInd w:val="0"/>
            </w:pPr>
            <w:r w:rsidRPr="00DA1BBD">
              <w:t>ОКУД 0710002</w:t>
            </w:r>
          </w:p>
        </w:tc>
        <w:tc>
          <w:tcPr>
            <w:tcW w:w="1843" w:type="dxa"/>
            <w:tcMar>
              <w:top w:w="0" w:type="dxa"/>
              <w:left w:w="108" w:type="dxa"/>
              <w:bottom w:w="0" w:type="dxa"/>
              <w:right w:w="108" w:type="dxa"/>
            </w:tcMar>
            <w:hideMark/>
          </w:tcPr>
          <w:p w14:paraId="637FEA01" w14:textId="77777777" w:rsidR="0095593F" w:rsidRPr="00DA1BBD" w:rsidRDefault="0095593F" w:rsidP="00970FA8">
            <w:pPr>
              <w:autoSpaceDE w:val="0"/>
              <w:autoSpaceDN w:val="0"/>
              <w:adjustRightInd w:val="0"/>
            </w:pPr>
            <w:r w:rsidRPr="00DA1BBD">
              <w:t xml:space="preserve">2330 </w:t>
            </w:r>
          </w:p>
        </w:tc>
        <w:tc>
          <w:tcPr>
            <w:tcW w:w="2126" w:type="dxa"/>
            <w:tcMar>
              <w:top w:w="0" w:type="dxa"/>
              <w:left w:w="108" w:type="dxa"/>
              <w:bottom w:w="0" w:type="dxa"/>
              <w:right w:w="108" w:type="dxa"/>
            </w:tcMar>
          </w:tcPr>
          <w:p w14:paraId="3D410726" w14:textId="77777777" w:rsidR="0095593F" w:rsidRPr="00DA1BBD" w:rsidRDefault="0095593F" w:rsidP="00970FA8">
            <w:pPr>
              <w:autoSpaceDE w:val="0"/>
              <w:autoSpaceDN w:val="0"/>
              <w:adjustRightInd w:val="0"/>
            </w:pPr>
            <w:r w:rsidRPr="00DA1BBD">
              <w:t>ОКУД 0503721</w:t>
            </w:r>
          </w:p>
        </w:tc>
        <w:tc>
          <w:tcPr>
            <w:tcW w:w="4253" w:type="dxa"/>
          </w:tcPr>
          <w:p w14:paraId="02BC0E08" w14:textId="77777777" w:rsidR="0095593F" w:rsidRPr="00DA1BBD" w:rsidRDefault="0095593F" w:rsidP="00970FA8">
            <w:pPr>
              <w:autoSpaceDE w:val="0"/>
              <w:autoSpaceDN w:val="0"/>
              <w:adjustRightInd w:val="0"/>
            </w:pPr>
            <w:r w:rsidRPr="00DA1BBD">
              <w:t>190</w:t>
            </w:r>
          </w:p>
        </w:tc>
      </w:tr>
    </w:tbl>
    <w:p w14:paraId="6CB39400" w14:textId="77777777" w:rsidR="0095593F" w:rsidRDefault="0095593F" w:rsidP="0095593F">
      <w:pPr>
        <w:ind w:firstLine="709"/>
        <w:rPr>
          <w:sz w:val="28"/>
          <w:szCs w:val="28"/>
        </w:rPr>
      </w:pPr>
    </w:p>
    <w:p w14:paraId="4041A480" w14:textId="77777777" w:rsidR="0095593F" w:rsidRDefault="0095593F" w:rsidP="0095593F">
      <w:pPr>
        <w:ind w:firstLine="709"/>
        <w:jc w:val="both"/>
        <w:rPr>
          <w:sz w:val="28"/>
          <w:szCs w:val="28"/>
        </w:rPr>
      </w:pPr>
      <w:r>
        <w:rPr>
          <w:sz w:val="28"/>
          <w:szCs w:val="28"/>
        </w:rPr>
        <w:t>*</w:t>
      </w:r>
      <w:r w:rsidRPr="006E3025">
        <w:rPr>
          <w:sz w:val="28"/>
          <w:szCs w:val="28"/>
        </w:rPr>
        <w:t xml:space="preserve"> в случае если в отчетности бюджетной организации/учреждения отсутствует разбивка строк</w:t>
      </w:r>
      <w:r>
        <w:rPr>
          <w:sz w:val="28"/>
          <w:szCs w:val="28"/>
        </w:rPr>
        <w:t>и 160</w:t>
      </w:r>
      <w:r w:rsidRPr="006E3025">
        <w:rPr>
          <w:sz w:val="28"/>
          <w:szCs w:val="28"/>
        </w:rPr>
        <w:t xml:space="preserve"> на</w:t>
      </w:r>
      <w:r>
        <w:rPr>
          <w:sz w:val="28"/>
          <w:szCs w:val="28"/>
        </w:rPr>
        <w:t> </w:t>
      </w:r>
      <w:r w:rsidRPr="006E3025">
        <w:rPr>
          <w:sz w:val="28"/>
          <w:szCs w:val="28"/>
        </w:rPr>
        <w:t xml:space="preserve">краткосрочные и долгосрочные </w:t>
      </w:r>
      <w:r>
        <w:rPr>
          <w:sz w:val="28"/>
          <w:szCs w:val="28"/>
        </w:rPr>
        <w:t>расходы</w:t>
      </w:r>
      <w:r w:rsidRPr="006E3025">
        <w:rPr>
          <w:sz w:val="28"/>
          <w:szCs w:val="28"/>
        </w:rPr>
        <w:t xml:space="preserve">, то </w:t>
      </w:r>
      <w:r>
        <w:rPr>
          <w:sz w:val="28"/>
          <w:szCs w:val="28"/>
        </w:rPr>
        <w:t xml:space="preserve">при расчете используется Таблица 2 настоящего раздела, заполняемая и предоставляемая </w:t>
      </w:r>
      <w:r w:rsidRPr="006E3025">
        <w:rPr>
          <w:sz w:val="28"/>
          <w:szCs w:val="28"/>
        </w:rPr>
        <w:t>дополнительн</w:t>
      </w:r>
      <w:r>
        <w:rPr>
          <w:sz w:val="28"/>
          <w:szCs w:val="28"/>
        </w:rPr>
        <w:t xml:space="preserve">о такой </w:t>
      </w:r>
      <w:r w:rsidRPr="006E3025">
        <w:rPr>
          <w:sz w:val="28"/>
          <w:szCs w:val="28"/>
        </w:rPr>
        <w:t>организаци</w:t>
      </w:r>
      <w:r>
        <w:rPr>
          <w:sz w:val="28"/>
          <w:szCs w:val="28"/>
        </w:rPr>
        <w:t>ей</w:t>
      </w:r>
      <w:r w:rsidRPr="006E3025">
        <w:rPr>
          <w:sz w:val="28"/>
          <w:szCs w:val="28"/>
        </w:rPr>
        <w:t xml:space="preserve"> / учреждени</w:t>
      </w:r>
      <w:r>
        <w:rPr>
          <w:sz w:val="28"/>
          <w:szCs w:val="28"/>
        </w:rPr>
        <w:t>ем</w:t>
      </w:r>
      <w:r w:rsidRPr="009F4E48">
        <w:rPr>
          <w:sz w:val="28"/>
          <w:szCs w:val="28"/>
        </w:rPr>
        <w:t>.</w:t>
      </w:r>
    </w:p>
    <w:p w14:paraId="31508B68" w14:textId="77777777" w:rsidR="0095593F" w:rsidRPr="009F4E48" w:rsidRDefault="0095593F" w:rsidP="0095593F">
      <w:pPr>
        <w:ind w:firstLine="709"/>
        <w:rPr>
          <w:sz w:val="28"/>
          <w:szCs w:val="28"/>
        </w:rPr>
      </w:pPr>
    </w:p>
    <w:p w14:paraId="7A00E480" w14:textId="77777777" w:rsidR="0095593F" w:rsidRDefault="0095593F" w:rsidP="0095593F">
      <w:pPr>
        <w:keepNext/>
        <w:tabs>
          <w:tab w:val="left" w:pos="0"/>
        </w:tabs>
        <w:ind w:firstLine="709"/>
        <w:jc w:val="right"/>
        <w:rPr>
          <w:bCs/>
          <w:sz w:val="28"/>
          <w:szCs w:val="28"/>
        </w:rPr>
      </w:pPr>
      <w:r>
        <w:rPr>
          <w:bCs/>
          <w:sz w:val="28"/>
          <w:szCs w:val="28"/>
        </w:rPr>
        <w:t>Таблица 2</w:t>
      </w:r>
    </w:p>
    <w:p w14:paraId="0F4B0CE5" w14:textId="77777777" w:rsidR="0095593F" w:rsidRDefault="0095593F" w:rsidP="0095593F">
      <w:pPr>
        <w:tabs>
          <w:tab w:val="left" w:pos="0"/>
        </w:tabs>
        <w:jc w:val="center"/>
        <w:rPr>
          <w:sz w:val="28"/>
          <w:szCs w:val="28"/>
        </w:rPr>
      </w:pPr>
      <w:r>
        <w:rPr>
          <w:bCs/>
          <w:sz w:val="28"/>
          <w:szCs w:val="28"/>
        </w:rPr>
        <w:t xml:space="preserve">Справка по видам вложений по финансовым показателям </w:t>
      </w:r>
      <w:r w:rsidRPr="00C877F4">
        <w:rPr>
          <w:bCs/>
          <w:sz w:val="28"/>
          <w:szCs w:val="28"/>
        </w:rPr>
        <w:t xml:space="preserve">бухгалтерской (финансовой) отчетности, составленной в соответствии с </w:t>
      </w:r>
      <w:r>
        <w:rPr>
          <w:bCs/>
          <w:sz w:val="28"/>
          <w:szCs w:val="28"/>
        </w:rPr>
        <w:t>РСБУ (ОКУД 0503730)</w:t>
      </w:r>
    </w:p>
    <w:p w14:paraId="4D3A738C" w14:textId="77777777" w:rsidR="0095593F" w:rsidRPr="00C877F4" w:rsidRDefault="0095593F" w:rsidP="0095593F">
      <w:pPr>
        <w:tabs>
          <w:tab w:val="left" w:pos="0"/>
        </w:tabs>
        <w:ind w:firstLine="709"/>
        <w:jc w:val="right"/>
        <w:rPr>
          <w:bCs/>
          <w:sz w:val="16"/>
          <w:szCs w:val="16"/>
        </w:rPr>
      </w:pPr>
    </w:p>
    <w:tbl>
      <w:tblPr>
        <w:tblW w:w="10173" w:type="dxa"/>
        <w:tblCellMar>
          <w:left w:w="0" w:type="dxa"/>
          <w:right w:w="0" w:type="dxa"/>
        </w:tblCellMar>
        <w:tblLook w:val="04A0" w:firstRow="1" w:lastRow="0" w:firstColumn="1" w:lastColumn="0" w:noHBand="0" w:noVBand="1"/>
      </w:tblPr>
      <w:tblGrid>
        <w:gridCol w:w="3227"/>
        <w:gridCol w:w="3544"/>
        <w:gridCol w:w="3402"/>
      </w:tblGrid>
      <w:tr w:rsidR="0095593F" w:rsidRPr="007052EA" w14:paraId="2316084B" w14:textId="77777777" w:rsidTr="00970FA8">
        <w:tc>
          <w:tcPr>
            <w:tcW w:w="32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66FB134" w14:textId="77777777" w:rsidR="0095593F" w:rsidRPr="00C877F4" w:rsidRDefault="0095593F" w:rsidP="00970FA8">
            <w:pPr>
              <w:tabs>
                <w:tab w:val="left" w:pos="0"/>
              </w:tabs>
              <w:jc w:val="center"/>
              <w:rPr>
                <w:bCs/>
              </w:rPr>
            </w:pPr>
            <w:r w:rsidRPr="007052EA">
              <w:rPr>
                <w:b/>
                <w:bCs/>
              </w:rPr>
              <w:t>Строки бухгалтерской (финансовой) отчетности</w:t>
            </w:r>
            <w:r>
              <w:rPr>
                <w:b/>
                <w:bCs/>
              </w:rPr>
              <w:t xml:space="preserve"> (ОКУД 0503730)</w:t>
            </w:r>
          </w:p>
        </w:tc>
        <w:tc>
          <w:tcPr>
            <w:tcW w:w="35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5EDEE96" w14:textId="77777777" w:rsidR="0095593F" w:rsidRPr="00C877F4" w:rsidRDefault="0095593F" w:rsidP="00970FA8">
            <w:pPr>
              <w:tabs>
                <w:tab w:val="left" w:pos="0"/>
              </w:tabs>
              <w:jc w:val="center"/>
              <w:rPr>
                <w:b/>
                <w:bCs/>
              </w:rPr>
            </w:pPr>
            <w:r>
              <w:rPr>
                <w:b/>
                <w:bCs/>
              </w:rPr>
              <w:t>Вид вложений</w:t>
            </w:r>
          </w:p>
        </w:tc>
        <w:tc>
          <w:tcPr>
            <w:tcW w:w="340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E6AA09" w14:textId="77777777" w:rsidR="0095593F" w:rsidRPr="00C877F4" w:rsidRDefault="0095593F" w:rsidP="00970FA8">
            <w:pPr>
              <w:tabs>
                <w:tab w:val="left" w:pos="0"/>
              </w:tabs>
              <w:jc w:val="center"/>
              <w:rPr>
                <w:b/>
                <w:bCs/>
              </w:rPr>
            </w:pPr>
            <w:r>
              <w:rPr>
                <w:b/>
                <w:bCs/>
              </w:rPr>
              <w:t>Значения, тыс. руб.</w:t>
            </w:r>
          </w:p>
        </w:tc>
      </w:tr>
      <w:tr w:rsidR="0095593F" w:rsidRPr="007052EA" w14:paraId="0D370D06" w14:textId="77777777" w:rsidTr="00970FA8">
        <w:trPr>
          <w:trHeight w:val="380"/>
        </w:trPr>
        <w:tc>
          <w:tcPr>
            <w:tcW w:w="322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48E3BD" w14:textId="77777777" w:rsidR="0095593F" w:rsidRPr="00C877F4" w:rsidRDefault="0095593F" w:rsidP="00970FA8">
            <w:pPr>
              <w:tabs>
                <w:tab w:val="left" w:pos="0"/>
              </w:tabs>
              <w:rPr>
                <w:bCs/>
              </w:rPr>
            </w:pPr>
            <w:r w:rsidRPr="00632E1A">
              <w:rPr>
                <w:bCs/>
              </w:rPr>
              <w:t>160 «Расходы будущих периодов»</w:t>
            </w:r>
          </w:p>
        </w:tc>
        <w:tc>
          <w:tcPr>
            <w:tcW w:w="3544" w:type="dxa"/>
            <w:tcBorders>
              <w:top w:val="nil"/>
              <w:left w:val="nil"/>
              <w:bottom w:val="single" w:sz="8" w:space="0" w:color="auto"/>
              <w:right w:val="single" w:sz="8" w:space="0" w:color="auto"/>
            </w:tcBorders>
            <w:tcMar>
              <w:top w:w="0" w:type="dxa"/>
              <w:left w:w="108" w:type="dxa"/>
              <w:bottom w:w="0" w:type="dxa"/>
              <w:right w:w="108" w:type="dxa"/>
            </w:tcMar>
            <w:hideMark/>
          </w:tcPr>
          <w:p w14:paraId="4A558FDE" w14:textId="77777777" w:rsidR="0095593F" w:rsidRPr="00C877F4" w:rsidRDefault="0095593F" w:rsidP="00970FA8">
            <w:pPr>
              <w:tabs>
                <w:tab w:val="left" w:pos="0"/>
              </w:tabs>
              <w:rPr>
                <w:bCs/>
              </w:rPr>
            </w:pPr>
            <w:r w:rsidRPr="007052EA">
              <w:rPr>
                <w:bCs/>
              </w:rPr>
              <w:t>долгосрочны</w:t>
            </w:r>
            <w:r>
              <w:rPr>
                <w:bCs/>
              </w:rPr>
              <w:t>е</w:t>
            </w:r>
            <w:r w:rsidRPr="007052EA">
              <w:rPr>
                <w:bCs/>
              </w:rPr>
              <w:t xml:space="preserve"> </w:t>
            </w:r>
            <w:r>
              <w:rPr>
                <w:bCs/>
              </w:rPr>
              <w:t>расходы</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4F7D190E" w14:textId="77777777" w:rsidR="0095593F" w:rsidRPr="00C877F4" w:rsidRDefault="0095593F" w:rsidP="00970FA8">
            <w:pPr>
              <w:tabs>
                <w:tab w:val="left" w:pos="0"/>
              </w:tabs>
              <w:ind w:firstLine="709"/>
              <w:jc w:val="right"/>
              <w:rPr>
                <w:bCs/>
              </w:rPr>
            </w:pPr>
          </w:p>
        </w:tc>
      </w:tr>
      <w:tr w:rsidR="0095593F" w:rsidRPr="007052EA" w14:paraId="7D4B5746" w14:textId="77777777" w:rsidTr="00970FA8">
        <w:trPr>
          <w:trHeight w:val="258"/>
        </w:trPr>
        <w:tc>
          <w:tcPr>
            <w:tcW w:w="3227" w:type="dxa"/>
            <w:vMerge/>
            <w:tcBorders>
              <w:top w:val="nil"/>
              <w:left w:val="single" w:sz="8" w:space="0" w:color="auto"/>
              <w:bottom w:val="single" w:sz="8" w:space="0" w:color="auto"/>
              <w:right w:val="single" w:sz="8" w:space="0" w:color="auto"/>
            </w:tcBorders>
            <w:vAlign w:val="center"/>
            <w:hideMark/>
          </w:tcPr>
          <w:p w14:paraId="13FB57FA" w14:textId="77777777" w:rsidR="0095593F" w:rsidRPr="00C877F4" w:rsidRDefault="0095593F" w:rsidP="00970FA8">
            <w:pPr>
              <w:tabs>
                <w:tab w:val="left" w:pos="0"/>
              </w:tabs>
              <w:rPr>
                <w:bCs/>
              </w:rPr>
            </w:pPr>
          </w:p>
        </w:tc>
        <w:tc>
          <w:tcPr>
            <w:tcW w:w="3544" w:type="dxa"/>
            <w:tcBorders>
              <w:top w:val="nil"/>
              <w:left w:val="nil"/>
              <w:bottom w:val="single" w:sz="8" w:space="0" w:color="auto"/>
              <w:right w:val="single" w:sz="8" w:space="0" w:color="auto"/>
            </w:tcBorders>
            <w:tcMar>
              <w:top w:w="0" w:type="dxa"/>
              <w:left w:w="108" w:type="dxa"/>
              <w:bottom w:w="0" w:type="dxa"/>
              <w:right w:w="108" w:type="dxa"/>
            </w:tcMar>
            <w:hideMark/>
          </w:tcPr>
          <w:p w14:paraId="2C6ADF86" w14:textId="77777777" w:rsidR="0095593F" w:rsidRPr="00C877F4" w:rsidRDefault="0095593F" w:rsidP="00970FA8">
            <w:pPr>
              <w:tabs>
                <w:tab w:val="left" w:pos="0"/>
              </w:tabs>
              <w:rPr>
                <w:bCs/>
              </w:rPr>
            </w:pPr>
            <w:r w:rsidRPr="00C877F4">
              <w:rPr>
                <w:bCs/>
              </w:rPr>
              <w:t>краткосрочны</w:t>
            </w:r>
            <w:r>
              <w:rPr>
                <w:bCs/>
              </w:rPr>
              <w:t>е</w:t>
            </w:r>
            <w:r w:rsidRPr="00C877F4">
              <w:rPr>
                <w:bCs/>
              </w:rPr>
              <w:t xml:space="preserve"> </w:t>
            </w:r>
            <w:r>
              <w:rPr>
                <w:bCs/>
              </w:rPr>
              <w:t>расходы</w:t>
            </w:r>
          </w:p>
        </w:tc>
        <w:tc>
          <w:tcPr>
            <w:tcW w:w="3402" w:type="dxa"/>
            <w:tcBorders>
              <w:top w:val="nil"/>
              <w:left w:val="nil"/>
              <w:bottom w:val="single" w:sz="8" w:space="0" w:color="auto"/>
              <w:right w:val="single" w:sz="8" w:space="0" w:color="auto"/>
            </w:tcBorders>
            <w:tcMar>
              <w:top w:w="0" w:type="dxa"/>
              <w:left w:w="108" w:type="dxa"/>
              <w:bottom w:w="0" w:type="dxa"/>
              <w:right w:w="108" w:type="dxa"/>
            </w:tcMar>
          </w:tcPr>
          <w:p w14:paraId="1B0DD905" w14:textId="77777777" w:rsidR="0095593F" w:rsidRPr="00C877F4" w:rsidRDefault="0095593F" w:rsidP="00970FA8">
            <w:pPr>
              <w:tabs>
                <w:tab w:val="left" w:pos="0"/>
              </w:tabs>
              <w:ind w:firstLine="709"/>
              <w:jc w:val="right"/>
              <w:rPr>
                <w:bCs/>
              </w:rPr>
            </w:pPr>
          </w:p>
        </w:tc>
      </w:tr>
    </w:tbl>
    <w:p w14:paraId="4E601D0D" w14:textId="77777777" w:rsidR="0095593F" w:rsidRDefault="0095593F" w:rsidP="0095593F">
      <w:pPr>
        <w:ind w:firstLine="709"/>
        <w:rPr>
          <w:sz w:val="28"/>
          <w:szCs w:val="28"/>
        </w:rPr>
      </w:pPr>
    </w:p>
    <w:p w14:paraId="5847690B" w14:textId="77777777" w:rsidR="0095593F" w:rsidRPr="0095593F" w:rsidRDefault="0095593F" w:rsidP="0095593F">
      <w:pPr>
        <w:pStyle w:val="afff2"/>
        <w:numPr>
          <w:ilvl w:val="0"/>
          <w:numId w:val="60"/>
        </w:numPr>
        <w:spacing w:after="0" w:line="240" w:lineRule="auto"/>
        <w:ind w:left="0" w:firstLine="709"/>
        <w:jc w:val="both"/>
        <w:rPr>
          <w:rFonts w:ascii="Times New Roman" w:hAnsi="Times New Roman"/>
          <w:b/>
          <w:sz w:val="28"/>
          <w:szCs w:val="28"/>
        </w:rPr>
      </w:pPr>
      <w:r w:rsidRPr="0095593F">
        <w:rPr>
          <w:rFonts w:ascii="Times New Roman" w:hAnsi="Times New Roman"/>
          <w:b/>
          <w:sz w:val="28"/>
          <w:szCs w:val="28"/>
        </w:rPr>
        <w:t>Сопоставление показателей финансовой деятельности участника закупки (нерезидента РФ)</w:t>
      </w:r>
    </w:p>
    <w:p w14:paraId="4695A55C" w14:textId="77777777" w:rsidR="0095593F" w:rsidRDefault="0095593F" w:rsidP="0095593F">
      <w:pPr>
        <w:ind w:firstLine="709"/>
        <w:rPr>
          <w:sz w:val="28"/>
          <w:szCs w:val="28"/>
        </w:rPr>
      </w:pPr>
    </w:p>
    <w:p w14:paraId="75F59681" w14:textId="77777777" w:rsidR="0095593F" w:rsidRDefault="0095593F" w:rsidP="0095593F">
      <w:pPr>
        <w:tabs>
          <w:tab w:val="left" w:pos="0"/>
        </w:tabs>
        <w:ind w:firstLine="709"/>
        <w:jc w:val="right"/>
        <w:rPr>
          <w:bCs/>
          <w:sz w:val="28"/>
          <w:szCs w:val="28"/>
        </w:rPr>
      </w:pPr>
      <w:r w:rsidRPr="00F24831">
        <w:rPr>
          <w:bCs/>
          <w:sz w:val="28"/>
          <w:szCs w:val="28"/>
        </w:rPr>
        <w:t xml:space="preserve">Таблица </w:t>
      </w:r>
      <w:r>
        <w:rPr>
          <w:bCs/>
          <w:sz w:val="28"/>
          <w:szCs w:val="28"/>
        </w:rPr>
        <w:t>3</w:t>
      </w:r>
    </w:p>
    <w:p w14:paraId="699BDC21" w14:textId="77777777" w:rsidR="0095593F" w:rsidRDefault="0095593F" w:rsidP="0095593F">
      <w:pPr>
        <w:tabs>
          <w:tab w:val="left" w:pos="0"/>
        </w:tabs>
        <w:jc w:val="center"/>
        <w:rPr>
          <w:sz w:val="28"/>
          <w:szCs w:val="28"/>
        </w:rPr>
      </w:pPr>
      <w:r>
        <w:rPr>
          <w:bCs/>
          <w:sz w:val="28"/>
          <w:szCs w:val="28"/>
        </w:rPr>
        <w:t>Форма сопоставления</w:t>
      </w:r>
      <w:r w:rsidRPr="00F24831">
        <w:rPr>
          <w:bCs/>
          <w:sz w:val="28"/>
          <w:szCs w:val="28"/>
        </w:rPr>
        <w:t xml:space="preserve"> </w:t>
      </w:r>
      <w:r w:rsidRPr="00F24831">
        <w:rPr>
          <w:sz w:val="28"/>
          <w:szCs w:val="28"/>
        </w:rPr>
        <w:t>показателей финансовой деятельности уч</w:t>
      </w:r>
      <w:r>
        <w:rPr>
          <w:sz w:val="28"/>
          <w:szCs w:val="28"/>
        </w:rPr>
        <w:t xml:space="preserve">астника закупки (нерезидента </w:t>
      </w:r>
      <w:r w:rsidRPr="00F24831">
        <w:rPr>
          <w:sz w:val="28"/>
          <w:szCs w:val="28"/>
        </w:rPr>
        <w:t xml:space="preserve">РФ) с показателями </w:t>
      </w:r>
      <w:r>
        <w:rPr>
          <w:sz w:val="28"/>
          <w:szCs w:val="28"/>
        </w:rPr>
        <w:t>финансовой отчетности в соответствии с</w:t>
      </w:r>
      <w:r w:rsidRPr="00F24831">
        <w:rPr>
          <w:sz w:val="28"/>
          <w:szCs w:val="28"/>
        </w:rPr>
        <w:t xml:space="preserve"> </w:t>
      </w:r>
      <w:r>
        <w:rPr>
          <w:sz w:val="28"/>
          <w:szCs w:val="28"/>
        </w:rPr>
        <w:t xml:space="preserve">РСБУ или </w:t>
      </w:r>
      <w:r w:rsidRPr="00F24831">
        <w:rPr>
          <w:sz w:val="28"/>
          <w:szCs w:val="28"/>
        </w:rPr>
        <w:t xml:space="preserve">МСФО </w:t>
      </w:r>
    </w:p>
    <w:tbl>
      <w:tblPr>
        <w:tblW w:w="499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2757"/>
        <w:gridCol w:w="2758"/>
        <w:gridCol w:w="4390"/>
      </w:tblGrid>
      <w:tr w:rsidR="0095593F" w:rsidRPr="00703E76" w14:paraId="2F1D423A" w14:textId="77777777" w:rsidTr="00970FA8">
        <w:trPr>
          <w:cantSplit/>
          <w:trHeight w:val="345"/>
          <w:tblHeader/>
        </w:trPr>
        <w:tc>
          <w:tcPr>
            <w:tcW w:w="1392" w:type="pct"/>
            <w:tcBorders>
              <w:top w:val="single" w:sz="4" w:space="0" w:color="auto"/>
              <w:left w:val="single" w:sz="4" w:space="0" w:color="auto"/>
              <w:bottom w:val="single" w:sz="4" w:space="0" w:color="auto"/>
              <w:right w:val="single" w:sz="4" w:space="0" w:color="auto"/>
            </w:tcBorders>
            <w:vAlign w:val="center"/>
          </w:tcPr>
          <w:p w14:paraId="1B58D534" w14:textId="77777777" w:rsidR="0095593F" w:rsidRPr="00C57437" w:rsidRDefault="0095593F" w:rsidP="00970FA8">
            <w:pPr>
              <w:jc w:val="center"/>
              <w:rPr>
                <w:b/>
              </w:rPr>
            </w:pPr>
            <w:r>
              <w:rPr>
                <w:b/>
              </w:rPr>
              <w:t>С</w:t>
            </w:r>
            <w:r w:rsidRPr="00C60417">
              <w:rPr>
                <w:b/>
              </w:rPr>
              <w:t>трок</w:t>
            </w:r>
            <w:r>
              <w:rPr>
                <w:b/>
              </w:rPr>
              <w:t>и</w:t>
            </w:r>
            <w:r w:rsidRPr="00C60417">
              <w:rPr>
                <w:b/>
              </w:rPr>
              <w:t xml:space="preserve"> </w:t>
            </w:r>
            <w:r>
              <w:rPr>
                <w:b/>
              </w:rPr>
              <w:t>бухгалтерской (</w:t>
            </w:r>
            <w:r w:rsidRPr="00C60417">
              <w:rPr>
                <w:b/>
              </w:rPr>
              <w:t>финансовой</w:t>
            </w:r>
            <w:r>
              <w:rPr>
                <w:b/>
              </w:rPr>
              <w:t>)</w:t>
            </w:r>
            <w:r w:rsidRPr="00C60417">
              <w:rPr>
                <w:b/>
              </w:rPr>
              <w:t xml:space="preserve"> отчетности </w:t>
            </w:r>
            <w:r>
              <w:rPr>
                <w:b/>
              </w:rPr>
              <w:t xml:space="preserve">(ОКУД 0710001 и 0710002) </w:t>
            </w:r>
          </w:p>
        </w:tc>
        <w:tc>
          <w:tcPr>
            <w:tcW w:w="1392" w:type="pct"/>
            <w:tcBorders>
              <w:top w:val="single" w:sz="4" w:space="0" w:color="auto"/>
              <w:left w:val="single" w:sz="4" w:space="0" w:color="auto"/>
              <w:bottom w:val="single" w:sz="4" w:space="0" w:color="auto"/>
              <w:right w:val="single" w:sz="4" w:space="0" w:color="auto"/>
            </w:tcBorders>
            <w:vAlign w:val="center"/>
          </w:tcPr>
          <w:p w14:paraId="39F7DEFE" w14:textId="77777777" w:rsidR="0095593F" w:rsidRPr="00C57437" w:rsidRDefault="0095593F" w:rsidP="00970FA8">
            <w:pPr>
              <w:jc w:val="center"/>
              <w:rPr>
                <w:b/>
                <w:bCs/>
              </w:rPr>
            </w:pPr>
            <w:r w:rsidRPr="00C57437">
              <w:rPr>
                <w:b/>
              </w:rPr>
              <w:t xml:space="preserve">Наименование строк </w:t>
            </w:r>
            <w:r>
              <w:rPr>
                <w:b/>
              </w:rPr>
              <w:t>бухгалтерской (</w:t>
            </w:r>
            <w:r w:rsidRPr="00C57437">
              <w:rPr>
                <w:b/>
              </w:rPr>
              <w:t>финансовой</w:t>
            </w:r>
            <w:r>
              <w:rPr>
                <w:b/>
              </w:rPr>
              <w:t>)</w:t>
            </w:r>
            <w:r w:rsidRPr="00C57437">
              <w:rPr>
                <w:b/>
              </w:rPr>
              <w:t xml:space="preserve"> отчетности в соответствии с МСФО</w:t>
            </w:r>
          </w:p>
        </w:tc>
        <w:tc>
          <w:tcPr>
            <w:tcW w:w="2216" w:type="pct"/>
            <w:tcBorders>
              <w:top w:val="single" w:sz="4" w:space="0" w:color="auto"/>
              <w:left w:val="single" w:sz="4" w:space="0" w:color="auto"/>
              <w:bottom w:val="single" w:sz="4" w:space="0" w:color="auto"/>
              <w:right w:val="single" w:sz="4" w:space="0" w:color="auto"/>
            </w:tcBorders>
            <w:vAlign w:val="center"/>
          </w:tcPr>
          <w:p w14:paraId="75328B77" w14:textId="77777777" w:rsidR="0095593F" w:rsidRPr="00C57437" w:rsidRDefault="0095593F" w:rsidP="00970FA8">
            <w:pPr>
              <w:jc w:val="center"/>
              <w:rPr>
                <w:b/>
                <w:bCs/>
              </w:rPr>
            </w:pPr>
            <w:r w:rsidRPr="00C57437">
              <w:rPr>
                <w:b/>
                <w:bCs/>
              </w:rPr>
              <w:t xml:space="preserve">Статья (строка) бухгалтерской (финансовой) отчетности участника закупка (нерезидента РФ), подготавливающего отчетность отличную от финансовой отчетности </w:t>
            </w:r>
            <w:r>
              <w:rPr>
                <w:b/>
                <w:bCs/>
              </w:rPr>
              <w:t xml:space="preserve">РСБУ или </w:t>
            </w:r>
            <w:r w:rsidRPr="00C57437">
              <w:rPr>
                <w:b/>
                <w:bCs/>
              </w:rPr>
              <w:t>МСФО</w:t>
            </w:r>
          </w:p>
        </w:tc>
      </w:tr>
      <w:tr w:rsidR="0095593F" w:rsidRPr="00703E76" w14:paraId="46F277BA" w14:textId="77777777" w:rsidTr="00970FA8">
        <w:trPr>
          <w:trHeight w:val="70"/>
        </w:trPr>
        <w:tc>
          <w:tcPr>
            <w:tcW w:w="1392" w:type="pct"/>
            <w:tcBorders>
              <w:top w:val="single" w:sz="4" w:space="0" w:color="auto"/>
              <w:left w:val="single" w:sz="4" w:space="0" w:color="auto"/>
              <w:bottom w:val="single" w:sz="4" w:space="0" w:color="auto"/>
              <w:right w:val="single" w:sz="4" w:space="0" w:color="auto"/>
            </w:tcBorders>
          </w:tcPr>
          <w:p w14:paraId="1082776D" w14:textId="77777777" w:rsidR="0095593F" w:rsidRPr="00C57437" w:rsidRDefault="0095593F" w:rsidP="00970FA8">
            <w:pPr>
              <w:ind w:left="142"/>
            </w:pPr>
            <w:r>
              <w:t>1100</w:t>
            </w:r>
          </w:p>
        </w:tc>
        <w:tc>
          <w:tcPr>
            <w:tcW w:w="1392" w:type="pct"/>
            <w:tcBorders>
              <w:top w:val="single" w:sz="4" w:space="0" w:color="auto"/>
              <w:left w:val="single" w:sz="4" w:space="0" w:color="auto"/>
              <w:bottom w:val="single" w:sz="4" w:space="0" w:color="auto"/>
              <w:right w:val="single" w:sz="4" w:space="0" w:color="auto"/>
            </w:tcBorders>
          </w:tcPr>
          <w:p w14:paraId="782C4798" w14:textId="77777777" w:rsidR="0095593F" w:rsidRPr="00C57437" w:rsidRDefault="0095593F" w:rsidP="00970FA8">
            <w:pPr>
              <w:ind w:left="142"/>
              <w:rPr>
                <w:i/>
              </w:rPr>
            </w:pPr>
            <w:r w:rsidRPr="00C57437">
              <w:t>Total non-current assets</w:t>
            </w:r>
            <w:r w:rsidRPr="00C57437" w:rsidDel="00A668B7">
              <w:t xml:space="preserve"> </w:t>
            </w:r>
          </w:p>
        </w:tc>
        <w:tc>
          <w:tcPr>
            <w:tcW w:w="2216" w:type="pct"/>
            <w:tcBorders>
              <w:top w:val="single" w:sz="4" w:space="0" w:color="auto"/>
              <w:left w:val="single" w:sz="4" w:space="0" w:color="auto"/>
              <w:bottom w:val="single" w:sz="4" w:space="0" w:color="auto"/>
              <w:right w:val="single" w:sz="4" w:space="0" w:color="auto"/>
            </w:tcBorders>
          </w:tcPr>
          <w:p w14:paraId="55C3787F" w14:textId="77777777" w:rsidR="0095593F" w:rsidRPr="00C57437" w:rsidRDefault="0095593F" w:rsidP="00970FA8">
            <w:pPr>
              <w:jc w:val="center"/>
            </w:pPr>
          </w:p>
        </w:tc>
      </w:tr>
      <w:tr w:rsidR="0095593F" w:rsidRPr="00703E76" w14:paraId="00C43CBC" w14:textId="77777777" w:rsidTr="00970FA8">
        <w:trPr>
          <w:trHeight w:val="70"/>
        </w:trPr>
        <w:tc>
          <w:tcPr>
            <w:tcW w:w="1392" w:type="pct"/>
            <w:tcBorders>
              <w:top w:val="single" w:sz="4" w:space="0" w:color="auto"/>
              <w:left w:val="single" w:sz="4" w:space="0" w:color="auto"/>
              <w:bottom w:val="single" w:sz="4" w:space="0" w:color="auto"/>
              <w:right w:val="single" w:sz="4" w:space="0" w:color="auto"/>
            </w:tcBorders>
          </w:tcPr>
          <w:p w14:paraId="5EE8015F" w14:textId="77777777" w:rsidR="0095593F" w:rsidRDefault="0095593F" w:rsidP="00970FA8">
            <w:pPr>
              <w:ind w:left="142"/>
            </w:pPr>
            <w:r>
              <w:t>1200</w:t>
            </w:r>
          </w:p>
        </w:tc>
        <w:tc>
          <w:tcPr>
            <w:tcW w:w="1392" w:type="pct"/>
            <w:tcBorders>
              <w:top w:val="single" w:sz="4" w:space="0" w:color="auto"/>
              <w:left w:val="single" w:sz="4" w:space="0" w:color="auto"/>
              <w:bottom w:val="single" w:sz="4" w:space="0" w:color="auto"/>
              <w:right w:val="single" w:sz="4" w:space="0" w:color="auto"/>
            </w:tcBorders>
          </w:tcPr>
          <w:p w14:paraId="05897B72" w14:textId="77777777" w:rsidR="0095593F" w:rsidRPr="00C57437" w:rsidRDefault="0095593F" w:rsidP="00970FA8">
            <w:pPr>
              <w:ind w:left="142"/>
            </w:pPr>
            <w:r w:rsidRPr="00C57437">
              <w:t>Total current assets</w:t>
            </w:r>
          </w:p>
        </w:tc>
        <w:tc>
          <w:tcPr>
            <w:tcW w:w="2216" w:type="pct"/>
            <w:tcBorders>
              <w:top w:val="single" w:sz="4" w:space="0" w:color="auto"/>
              <w:left w:val="single" w:sz="4" w:space="0" w:color="auto"/>
              <w:bottom w:val="single" w:sz="4" w:space="0" w:color="auto"/>
              <w:right w:val="single" w:sz="4" w:space="0" w:color="auto"/>
            </w:tcBorders>
          </w:tcPr>
          <w:p w14:paraId="06518767" w14:textId="77777777" w:rsidR="0095593F" w:rsidRPr="00C57437" w:rsidRDefault="0095593F" w:rsidP="00970FA8">
            <w:pPr>
              <w:jc w:val="center"/>
            </w:pPr>
          </w:p>
        </w:tc>
      </w:tr>
      <w:tr w:rsidR="0095593F" w:rsidRPr="00703E76" w14:paraId="78348AE5" w14:textId="77777777" w:rsidTr="00970FA8">
        <w:trPr>
          <w:trHeight w:val="343"/>
        </w:trPr>
        <w:tc>
          <w:tcPr>
            <w:tcW w:w="1392" w:type="pct"/>
            <w:tcBorders>
              <w:top w:val="single" w:sz="4" w:space="0" w:color="auto"/>
              <w:left w:val="single" w:sz="4" w:space="0" w:color="auto"/>
              <w:bottom w:val="single" w:sz="4" w:space="0" w:color="auto"/>
              <w:right w:val="single" w:sz="4" w:space="0" w:color="auto"/>
            </w:tcBorders>
          </w:tcPr>
          <w:p w14:paraId="035AA243" w14:textId="77777777" w:rsidR="0095593F" w:rsidRPr="00C57437" w:rsidRDefault="0095593F" w:rsidP="00970FA8">
            <w:pPr>
              <w:ind w:left="142"/>
            </w:pPr>
            <w:r>
              <w:t>1300</w:t>
            </w:r>
          </w:p>
        </w:tc>
        <w:tc>
          <w:tcPr>
            <w:tcW w:w="1392" w:type="pct"/>
            <w:tcBorders>
              <w:top w:val="single" w:sz="4" w:space="0" w:color="auto"/>
              <w:left w:val="single" w:sz="4" w:space="0" w:color="auto"/>
              <w:bottom w:val="single" w:sz="4" w:space="0" w:color="auto"/>
              <w:right w:val="single" w:sz="4" w:space="0" w:color="auto"/>
            </w:tcBorders>
          </w:tcPr>
          <w:p w14:paraId="470F8D07" w14:textId="77777777" w:rsidR="0095593F" w:rsidRPr="00C57437" w:rsidRDefault="0095593F" w:rsidP="00970FA8">
            <w:pPr>
              <w:ind w:left="142"/>
            </w:pPr>
            <w:r w:rsidRPr="00C57437">
              <w:t>Total equity</w:t>
            </w:r>
          </w:p>
        </w:tc>
        <w:tc>
          <w:tcPr>
            <w:tcW w:w="2216" w:type="pct"/>
            <w:tcBorders>
              <w:top w:val="single" w:sz="4" w:space="0" w:color="auto"/>
              <w:left w:val="single" w:sz="4" w:space="0" w:color="auto"/>
              <w:bottom w:val="single" w:sz="4" w:space="0" w:color="auto"/>
              <w:right w:val="single" w:sz="4" w:space="0" w:color="auto"/>
            </w:tcBorders>
          </w:tcPr>
          <w:p w14:paraId="3AA21CB8" w14:textId="77777777" w:rsidR="0095593F" w:rsidRPr="00C57437" w:rsidRDefault="0095593F" w:rsidP="00970FA8">
            <w:pPr>
              <w:jc w:val="center"/>
            </w:pPr>
          </w:p>
        </w:tc>
      </w:tr>
      <w:tr w:rsidR="0095593F" w:rsidRPr="00703E76" w14:paraId="5B056674" w14:textId="77777777" w:rsidTr="00970FA8">
        <w:trPr>
          <w:trHeight w:val="351"/>
        </w:trPr>
        <w:tc>
          <w:tcPr>
            <w:tcW w:w="1392" w:type="pct"/>
            <w:tcBorders>
              <w:top w:val="single" w:sz="4" w:space="0" w:color="auto"/>
              <w:left w:val="single" w:sz="4" w:space="0" w:color="auto"/>
              <w:bottom w:val="single" w:sz="4" w:space="0" w:color="auto"/>
              <w:right w:val="single" w:sz="4" w:space="0" w:color="auto"/>
            </w:tcBorders>
          </w:tcPr>
          <w:p w14:paraId="12C15B0C" w14:textId="77777777" w:rsidR="0095593F" w:rsidRPr="00C57437" w:rsidRDefault="0095593F" w:rsidP="00970FA8">
            <w:pPr>
              <w:ind w:left="142"/>
            </w:pPr>
            <w:r>
              <w:t>1600</w:t>
            </w:r>
          </w:p>
        </w:tc>
        <w:tc>
          <w:tcPr>
            <w:tcW w:w="1392" w:type="pct"/>
            <w:tcBorders>
              <w:top w:val="single" w:sz="4" w:space="0" w:color="auto"/>
              <w:left w:val="single" w:sz="4" w:space="0" w:color="auto"/>
              <w:bottom w:val="single" w:sz="4" w:space="0" w:color="auto"/>
              <w:right w:val="single" w:sz="4" w:space="0" w:color="auto"/>
            </w:tcBorders>
          </w:tcPr>
          <w:p w14:paraId="1ECE858C" w14:textId="77777777" w:rsidR="0095593F" w:rsidRPr="00C57437" w:rsidRDefault="0095593F" w:rsidP="00970FA8">
            <w:pPr>
              <w:ind w:left="142"/>
            </w:pPr>
            <w:r w:rsidRPr="00C57437">
              <w:t>Total assets</w:t>
            </w:r>
          </w:p>
        </w:tc>
        <w:tc>
          <w:tcPr>
            <w:tcW w:w="2216" w:type="pct"/>
            <w:tcBorders>
              <w:top w:val="single" w:sz="4" w:space="0" w:color="auto"/>
              <w:left w:val="single" w:sz="4" w:space="0" w:color="auto"/>
              <w:bottom w:val="single" w:sz="4" w:space="0" w:color="auto"/>
              <w:right w:val="single" w:sz="4" w:space="0" w:color="auto"/>
            </w:tcBorders>
          </w:tcPr>
          <w:p w14:paraId="73E60973" w14:textId="77777777" w:rsidR="0095593F" w:rsidRPr="00C57437" w:rsidRDefault="0095593F" w:rsidP="00970FA8">
            <w:pPr>
              <w:jc w:val="center"/>
            </w:pPr>
          </w:p>
        </w:tc>
      </w:tr>
      <w:tr w:rsidR="0095593F" w:rsidRPr="00703E76" w14:paraId="247A1833" w14:textId="77777777" w:rsidTr="00970FA8">
        <w:trPr>
          <w:trHeight w:val="55"/>
        </w:trPr>
        <w:tc>
          <w:tcPr>
            <w:tcW w:w="1392" w:type="pct"/>
            <w:tcBorders>
              <w:top w:val="single" w:sz="4" w:space="0" w:color="auto"/>
              <w:left w:val="single" w:sz="4" w:space="0" w:color="auto"/>
              <w:bottom w:val="single" w:sz="4" w:space="0" w:color="auto"/>
              <w:right w:val="single" w:sz="4" w:space="0" w:color="auto"/>
            </w:tcBorders>
          </w:tcPr>
          <w:p w14:paraId="79385CB5" w14:textId="77777777" w:rsidR="0095593F" w:rsidRPr="00C57437" w:rsidRDefault="0095593F" w:rsidP="00970FA8">
            <w:pPr>
              <w:ind w:left="142"/>
            </w:pPr>
            <w:r>
              <w:t>2110</w:t>
            </w:r>
          </w:p>
        </w:tc>
        <w:tc>
          <w:tcPr>
            <w:tcW w:w="1392" w:type="pct"/>
            <w:tcBorders>
              <w:top w:val="single" w:sz="4" w:space="0" w:color="auto"/>
              <w:left w:val="single" w:sz="4" w:space="0" w:color="auto"/>
              <w:bottom w:val="single" w:sz="4" w:space="0" w:color="auto"/>
              <w:right w:val="single" w:sz="4" w:space="0" w:color="auto"/>
            </w:tcBorders>
          </w:tcPr>
          <w:p w14:paraId="02499387" w14:textId="77777777" w:rsidR="0095593F" w:rsidRPr="00C57437" w:rsidRDefault="0095593F" w:rsidP="00970FA8">
            <w:pPr>
              <w:ind w:left="142"/>
            </w:pPr>
            <w:r w:rsidRPr="00C57437">
              <w:t>Revenue</w:t>
            </w:r>
          </w:p>
        </w:tc>
        <w:tc>
          <w:tcPr>
            <w:tcW w:w="2216" w:type="pct"/>
            <w:tcBorders>
              <w:top w:val="single" w:sz="4" w:space="0" w:color="auto"/>
              <w:left w:val="single" w:sz="4" w:space="0" w:color="auto"/>
              <w:bottom w:val="single" w:sz="4" w:space="0" w:color="auto"/>
              <w:right w:val="single" w:sz="4" w:space="0" w:color="auto"/>
            </w:tcBorders>
          </w:tcPr>
          <w:p w14:paraId="5BAD5A9D" w14:textId="77777777" w:rsidR="0095593F" w:rsidRPr="00C57437" w:rsidRDefault="0095593F" w:rsidP="00970FA8">
            <w:pPr>
              <w:jc w:val="center"/>
            </w:pPr>
          </w:p>
        </w:tc>
      </w:tr>
      <w:tr w:rsidR="0095593F" w:rsidRPr="00403672" w14:paraId="1CB8A0E5" w14:textId="77777777" w:rsidTr="00970FA8">
        <w:trPr>
          <w:trHeight w:val="276"/>
        </w:trPr>
        <w:tc>
          <w:tcPr>
            <w:tcW w:w="1392" w:type="pct"/>
            <w:tcBorders>
              <w:top w:val="single" w:sz="4" w:space="0" w:color="auto"/>
              <w:left w:val="single" w:sz="4" w:space="0" w:color="auto"/>
              <w:bottom w:val="single" w:sz="4" w:space="0" w:color="auto"/>
              <w:right w:val="single" w:sz="4" w:space="0" w:color="auto"/>
            </w:tcBorders>
          </w:tcPr>
          <w:p w14:paraId="7AFF1ADD" w14:textId="77777777" w:rsidR="0095593F" w:rsidRPr="00C877F4" w:rsidRDefault="0095593F" w:rsidP="00970FA8">
            <w:pPr>
              <w:ind w:left="142"/>
            </w:pPr>
            <w:r>
              <w:t>2300</w:t>
            </w:r>
          </w:p>
        </w:tc>
        <w:tc>
          <w:tcPr>
            <w:tcW w:w="1392" w:type="pct"/>
            <w:tcBorders>
              <w:top w:val="single" w:sz="4" w:space="0" w:color="auto"/>
              <w:left w:val="single" w:sz="4" w:space="0" w:color="auto"/>
              <w:bottom w:val="single" w:sz="4" w:space="0" w:color="auto"/>
              <w:right w:val="single" w:sz="4" w:space="0" w:color="auto"/>
            </w:tcBorders>
          </w:tcPr>
          <w:p w14:paraId="27B69549" w14:textId="77777777" w:rsidR="0095593F" w:rsidRPr="00C57437" w:rsidRDefault="0095593F" w:rsidP="00970FA8">
            <w:pPr>
              <w:ind w:left="142"/>
              <w:rPr>
                <w:lang w:val="en-US"/>
              </w:rPr>
            </w:pPr>
            <w:r w:rsidRPr="00C57437">
              <w:rPr>
                <w:lang w:val="en-US"/>
              </w:rPr>
              <w:t>Profit/(loss) before income tax</w:t>
            </w:r>
          </w:p>
        </w:tc>
        <w:tc>
          <w:tcPr>
            <w:tcW w:w="2216" w:type="pct"/>
            <w:tcBorders>
              <w:top w:val="single" w:sz="4" w:space="0" w:color="auto"/>
              <w:left w:val="single" w:sz="4" w:space="0" w:color="auto"/>
              <w:bottom w:val="single" w:sz="4" w:space="0" w:color="auto"/>
              <w:right w:val="single" w:sz="4" w:space="0" w:color="auto"/>
            </w:tcBorders>
          </w:tcPr>
          <w:p w14:paraId="2289D4E2" w14:textId="77777777" w:rsidR="0095593F" w:rsidRPr="00C57437" w:rsidRDefault="0095593F" w:rsidP="00970FA8">
            <w:pPr>
              <w:jc w:val="center"/>
              <w:rPr>
                <w:lang w:val="en-US"/>
              </w:rPr>
            </w:pPr>
          </w:p>
        </w:tc>
      </w:tr>
      <w:tr w:rsidR="0095593F" w:rsidRPr="00703E76" w14:paraId="1C94013F" w14:textId="77777777" w:rsidTr="00970FA8">
        <w:trPr>
          <w:trHeight w:val="186"/>
        </w:trPr>
        <w:tc>
          <w:tcPr>
            <w:tcW w:w="1392" w:type="pct"/>
            <w:tcBorders>
              <w:top w:val="single" w:sz="4" w:space="0" w:color="auto"/>
              <w:left w:val="single" w:sz="4" w:space="0" w:color="auto"/>
              <w:bottom w:val="single" w:sz="4" w:space="0" w:color="auto"/>
              <w:right w:val="single" w:sz="4" w:space="0" w:color="auto"/>
            </w:tcBorders>
          </w:tcPr>
          <w:p w14:paraId="72012CE8" w14:textId="77777777" w:rsidR="0095593F" w:rsidRPr="00C877F4" w:rsidRDefault="0095593F" w:rsidP="00970FA8">
            <w:pPr>
              <w:ind w:left="142"/>
              <w:rPr>
                <w:lang w:val="en-US"/>
              </w:rPr>
            </w:pPr>
            <w:r>
              <w:t>2330</w:t>
            </w:r>
          </w:p>
        </w:tc>
        <w:tc>
          <w:tcPr>
            <w:tcW w:w="1392" w:type="pct"/>
            <w:tcBorders>
              <w:top w:val="single" w:sz="4" w:space="0" w:color="auto"/>
              <w:left w:val="single" w:sz="4" w:space="0" w:color="auto"/>
              <w:bottom w:val="single" w:sz="4" w:space="0" w:color="auto"/>
              <w:right w:val="single" w:sz="4" w:space="0" w:color="auto"/>
            </w:tcBorders>
          </w:tcPr>
          <w:p w14:paraId="3224B791" w14:textId="77777777" w:rsidR="0095593F" w:rsidRPr="00C57437" w:rsidRDefault="0095593F" w:rsidP="00970FA8">
            <w:pPr>
              <w:ind w:left="142"/>
            </w:pPr>
            <w:r w:rsidRPr="00C57437">
              <w:t>Finance costs</w:t>
            </w:r>
          </w:p>
        </w:tc>
        <w:tc>
          <w:tcPr>
            <w:tcW w:w="2216" w:type="pct"/>
            <w:tcBorders>
              <w:top w:val="single" w:sz="4" w:space="0" w:color="auto"/>
              <w:left w:val="single" w:sz="4" w:space="0" w:color="auto"/>
              <w:bottom w:val="single" w:sz="4" w:space="0" w:color="auto"/>
              <w:right w:val="single" w:sz="4" w:space="0" w:color="auto"/>
            </w:tcBorders>
          </w:tcPr>
          <w:p w14:paraId="45A3161C" w14:textId="77777777" w:rsidR="0095593F" w:rsidRPr="00C57437" w:rsidRDefault="0095593F" w:rsidP="00970FA8">
            <w:pPr>
              <w:jc w:val="center"/>
              <w:rPr>
                <w:lang w:val="en-US"/>
              </w:rPr>
            </w:pPr>
          </w:p>
        </w:tc>
      </w:tr>
    </w:tbl>
    <w:p w14:paraId="750095E4" w14:textId="77777777" w:rsidR="0095593F" w:rsidRDefault="0095593F" w:rsidP="0095593F">
      <w:pPr>
        <w:ind w:firstLine="709"/>
        <w:rPr>
          <w:sz w:val="28"/>
          <w:szCs w:val="28"/>
        </w:rPr>
      </w:pPr>
    </w:p>
    <w:p w14:paraId="6F7C1DEF" w14:textId="77777777" w:rsidR="0095593F" w:rsidRPr="0095593F" w:rsidRDefault="0095593F" w:rsidP="0095593F">
      <w:pPr>
        <w:pStyle w:val="afff2"/>
        <w:numPr>
          <w:ilvl w:val="0"/>
          <w:numId w:val="60"/>
        </w:numPr>
        <w:spacing w:after="0" w:line="240" w:lineRule="auto"/>
        <w:ind w:left="0" w:firstLine="709"/>
        <w:jc w:val="both"/>
        <w:rPr>
          <w:rFonts w:ascii="Times New Roman" w:hAnsi="Times New Roman"/>
          <w:b/>
          <w:sz w:val="28"/>
          <w:szCs w:val="28"/>
        </w:rPr>
      </w:pPr>
      <w:bookmarkStart w:id="22" w:name="_Ref525649610"/>
      <w:r w:rsidRPr="0095593F">
        <w:rPr>
          <w:rFonts w:ascii="Times New Roman" w:hAnsi="Times New Roman"/>
          <w:b/>
          <w:sz w:val="28"/>
          <w:szCs w:val="28"/>
        </w:rPr>
        <w:t xml:space="preserve">Форма предоставления данных участниками закупки, не имеющими обязанности вести бухгалтерский учет и не ведущими </w:t>
      </w:r>
      <w:r w:rsidRPr="0095593F">
        <w:rPr>
          <w:rFonts w:ascii="Times New Roman" w:hAnsi="Times New Roman"/>
          <w:b/>
          <w:sz w:val="28"/>
          <w:szCs w:val="28"/>
        </w:rPr>
        <w:lastRenderedPageBreak/>
        <w:t>бухгалтерский учет по правилам Федерального закона «О бухгалтерском учете»</w:t>
      </w:r>
      <w:bookmarkEnd w:id="22"/>
    </w:p>
    <w:p w14:paraId="079541FA" w14:textId="77777777" w:rsidR="0095593F" w:rsidRDefault="0095593F" w:rsidP="0095593F">
      <w:pPr>
        <w:tabs>
          <w:tab w:val="left" w:pos="0"/>
        </w:tabs>
        <w:ind w:firstLine="709"/>
        <w:jc w:val="right"/>
        <w:rPr>
          <w:bCs/>
          <w:sz w:val="28"/>
          <w:szCs w:val="28"/>
        </w:rPr>
      </w:pPr>
      <w:r w:rsidRPr="00F24831">
        <w:rPr>
          <w:bCs/>
          <w:sz w:val="28"/>
          <w:szCs w:val="28"/>
        </w:rPr>
        <w:t xml:space="preserve">Таблица </w:t>
      </w:r>
      <w:r>
        <w:rPr>
          <w:bCs/>
          <w:sz w:val="28"/>
          <w:szCs w:val="28"/>
        </w:rPr>
        <w:t>4</w:t>
      </w:r>
    </w:p>
    <w:p w14:paraId="0410D9E2" w14:textId="42832918" w:rsidR="0095593F" w:rsidRDefault="0095593F" w:rsidP="0095593F">
      <w:pPr>
        <w:tabs>
          <w:tab w:val="left" w:pos="0"/>
        </w:tabs>
        <w:jc w:val="center"/>
        <w:rPr>
          <w:bCs/>
          <w:sz w:val="28"/>
          <w:szCs w:val="28"/>
        </w:rPr>
      </w:pPr>
      <w:r>
        <w:rPr>
          <w:bCs/>
          <w:sz w:val="28"/>
          <w:szCs w:val="28"/>
        </w:rPr>
        <w:t>Справка о финансовых показателях участника закупки</w:t>
      </w:r>
    </w:p>
    <w:p w14:paraId="3CCC4547" w14:textId="77777777" w:rsidR="0095593F" w:rsidRDefault="0095593F" w:rsidP="0095593F">
      <w:pPr>
        <w:tabs>
          <w:tab w:val="left" w:pos="0"/>
        </w:tabs>
        <w:jc w:val="center"/>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4593"/>
        <w:gridCol w:w="2349"/>
        <w:gridCol w:w="2969"/>
      </w:tblGrid>
      <w:tr w:rsidR="0095593F" w:rsidRPr="00703E76" w14:paraId="0BC63260" w14:textId="77777777" w:rsidTr="00970FA8">
        <w:trPr>
          <w:cantSplit/>
          <w:trHeight w:val="345"/>
          <w:tblHeader/>
        </w:trPr>
        <w:tc>
          <w:tcPr>
            <w:tcW w:w="2317" w:type="pct"/>
            <w:vMerge w:val="restart"/>
            <w:tcBorders>
              <w:top w:val="single" w:sz="4" w:space="0" w:color="auto"/>
              <w:left w:val="single" w:sz="4" w:space="0" w:color="auto"/>
              <w:right w:val="single" w:sz="4" w:space="0" w:color="auto"/>
            </w:tcBorders>
            <w:vAlign w:val="center"/>
          </w:tcPr>
          <w:p w14:paraId="15836036" w14:textId="77777777" w:rsidR="0095593F" w:rsidRPr="00C57437" w:rsidRDefault="0095593F" w:rsidP="00970FA8">
            <w:pPr>
              <w:jc w:val="center"/>
              <w:rPr>
                <w:b/>
                <w:bCs/>
              </w:rPr>
            </w:pPr>
            <w:r w:rsidRPr="00C57437">
              <w:rPr>
                <w:b/>
              </w:rPr>
              <w:t xml:space="preserve">Наименование </w:t>
            </w:r>
            <w:r>
              <w:rPr>
                <w:b/>
              </w:rPr>
              <w:t>показателя</w:t>
            </w:r>
          </w:p>
        </w:tc>
        <w:tc>
          <w:tcPr>
            <w:tcW w:w="2683" w:type="pct"/>
            <w:gridSpan w:val="2"/>
            <w:tcBorders>
              <w:top w:val="single" w:sz="4" w:space="0" w:color="auto"/>
              <w:left w:val="single" w:sz="4" w:space="0" w:color="auto"/>
              <w:bottom w:val="single" w:sz="4" w:space="0" w:color="auto"/>
              <w:right w:val="single" w:sz="4" w:space="0" w:color="auto"/>
            </w:tcBorders>
            <w:vAlign w:val="center"/>
          </w:tcPr>
          <w:p w14:paraId="6C0EB86E" w14:textId="77777777" w:rsidR="0095593F" w:rsidRDefault="0095593F" w:rsidP="00970FA8">
            <w:pPr>
              <w:jc w:val="center"/>
              <w:rPr>
                <w:b/>
                <w:bCs/>
              </w:rPr>
            </w:pPr>
            <w:r>
              <w:rPr>
                <w:b/>
                <w:bCs/>
              </w:rPr>
              <w:t>Значение показателя*</w:t>
            </w:r>
          </w:p>
        </w:tc>
      </w:tr>
      <w:tr w:rsidR="0095593F" w:rsidRPr="00703E76" w14:paraId="66007F91" w14:textId="77777777" w:rsidTr="00970FA8">
        <w:trPr>
          <w:trHeight w:val="70"/>
        </w:trPr>
        <w:tc>
          <w:tcPr>
            <w:tcW w:w="2317" w:type="pct"/>
            <w:vMerge/>
            <w:tcBorders>
              <w:left w:val="single" w:sz="4" w:space="0" w:color="auto"/>
              <w:bottom w:val="single" w:sz="4" w:space="0" w:color="auto"/>
              <w:right w:val="single" w:sz="4" w:space="0" w:color="auto"/>
            </w:tcBorders>
          </w:tcPr>
          <w:p w14:paraId="4D873B41" w14:textId="77777777" w:rsidR="0095593F" w:rsidRPr="005D3510" w:rsidRDefault="0095593F" w:rsidP="00970FA8">
            <w:pPr>
              <w:ind w:left="142"/>
            </w:pPr>
          </w:p>
        </w:tc>
        <w:tc>
          <w:tcPr>
            <w:tcW w:w="1185" w:type="pct"/>
            <w:tcBorders>
              <w:top w:val="single" w:sz="4" w:space="0" w:color="auto"/>
              <w:left w:val="single" w:sz="4" w:space="0" w:color="auto"/>
              <w:bottom w:val="single" w:sz="4" w:space="0" w:color="auto"/>
              <w:right w:val="single" w:sz="4" w:space="0" w:color="auto"/>
            </w:tcBorders>
          </w:tcPr>
          <w:p w14:paraId="57F91729" w14:textId="77777777" w:rsidR="0095593F" w:rsidRPr="0077126C" w:rsidRDefault="0095593F" w:rsidP="00970FA8">
            <w:pPr>
              <w:jc w:val="center"/>
              <w:rPr>
                <w:sz w:val="22"/>
              </w:rPr>
            </w:pPr>
            <w:r>
              <w:rPr>
                <w:sz w:val="22"/>
              </w:rPr>
              <w:t>з</w:t>
            </w:r>
            <w:r w:rsidRPr="0077126C">
              <w:rPr>
                <w:sz w:val="22"/>
              </w:rPr>
              <w:t>а истекший финансовый год</w:t>
            </w:r>
          </w:p>
        </w:tc>
        <w:tc>
          <w:tcPr>
            <w:tcW w:w="1498" w:type="pct"/>
            <w:tcBorders>
              <w:top w:val="single" w:sz="4" w:space="0" w:color="auto"/>
              <w:left w:val="single" w:sz="4" w:space="0" w:color="auto"/>
              <w:bottom w:val="single" w:sz="4" w:space="0" w:color="auto"/>
              <w:right w:val="single" w:sz="4" w:space="0" w:color="auto"/>
            </w:tcBorders>
          </w:tcPr>
          <w:p w14:paraId="09FA64FA" w14:textId="77777777" w:rsidR="0095593F" w:rsidRPr="0077126C" w:rsidRDefault="0095593F" w:rsidP="00970FA8">
            <w:pPr>
              <w:jc w:val="center"/>
              <w:rPr>
                <w:sz w:val="22"/>
              </w:rPr>
            </w:pPr>
            <w:r>
              <w:rPr>
                <w:sz w:val="22"/>
              </w:rPr>
              <w:t>з</w:t>
            </w:r>
            <w:r w:rsidRPr="0077126C">
              <w:rPr>
                <w:sz w:val="22"/>
              </w:rPr>
              <w:t>а истекший период текущего финансового года</w:t>
            </w:r>
          </w:p>
        </w:tc>
      </w:tr>
      <w:tr w:rsidR="0095593F" w:rsidRPr="00703E76" w14:paraId="19BA4C05" w14:textId="77777777" w:rsidTr="00970FA8">
        <w:trPr>
          <w:trHeight w:val="70"/>
        </w:trPr>
        <w:tc>
          <w:tcPr>
            <w:tcW w:w="2317" w:type="pct"/>
            <w:tcBorders>
              <w:top w:val="single" w:sz="4" w:space="0" w:color="auto"/>
              <w:left w:val="single" w:sz="4" w:space="0" w:color="auto"/>
              <w:bottom w:val="single" w:sz="4" w:space="0" w:color="auto"/>
              <w:right w:val="single" w:sz="4" w:space="0" w:color="auto"/>
            </w:tcBorders>
          </w:tcPr>
          <w:p w14:paraId="3C2AD915" w14:textId="77777777" w:rsidR="0095593F" w:rsidRPr="005D3510" w:rsidRDefault="0095593F" w:rsidP="00970FA8">
            <w:pPr>
              <w:ind w:left="142"/>
            </w:pPr>
            <w:r w:rsidRPr="005D3510">
              <w:t>Собственный капитал</w:t>
            </w:r>
          </w:p>
        </w:tc>
        <w:tc>
          <w:tcPr>
            <w:tcW w:w="1185" w:type="pct"/>
            <w:tcBorders>
              <w:top w:val="single" w:sz="4" w:space="0" w:color="auto"/>
              <w:left w:val="single" w:sz="4" w:space="0" w:color="auto"/>
              <w:bottom w:val="single" w:sz="4" w:space="0" w:color="auto"/>
              <w:right w:val="single" w:sz="4" w:space="0" w:color="auto"/>
            </w:tcBorders>
          </w:tcPr>
          <w:p w14:paraId="52D6DAB0" w14:textId="77777777" w:rsidR="0095593F" w:rsidRPr="005D3510" w:rsidRDefault="0095593F" w:rsidP="00970FA8">
            <w:pPr>
              <w:jc w:val="center"/>
            </w:pPr>
          </w:p>
        </w:tc>
        <w:tc>
          <w:tcPr>
            <w:tcW w:w="1498" w:type="pct"/>
            <w:tcBorders>
              <w:top w:val="single" w:sz="4" w:space="0" w:color="auto"/>
              <w:left w:val="single" w:sz="4" w:space="0" w:color="auto"/>
              <w:bottom w:val="single" w:sz="4" w:space="0" w:color="auto"/>
              <w:right w:val="single" w:sz="4" w:space="0" w:color="auto"/>
            </w:tcBorders>
          </w:tcPr>
          <w:p w14:paraId="17906689" w14:textId="77777777" w:rsidR="0095593F" w:rsidRPr="005D3510" w:rsidRDefault="0095593F" w:rsidP="00970FA8">
            <w:pPr>
              <w:jc w:val="center"/>
            </w:pPr>
          </w:p>
        </w:tc>
      </w:tr>
      <w:tr w:rsidR="0095593F" w:rsidRPr="00703E76" w14:paraId="398194C9" w14:textId="77777777" w:rsidTr="00970FA8">
        <w:trPr>
          <w:trHeight w:val="70"/>
        </w:trPr>
        <w:tc>
          <w:tcPr>
            <w:tcW w:w="2317" w:type="pct"/>
            <w:tcBorders>
              <w:top w:val="single" w:sz="4" w:space="0" w:color="auto"/>
              <w:left w:val="single" w:sz="4" w:space="0" w:color="auto"/>
              <w:bottom w:val="single" w:sz="4" w:space="0" w:color="auto"/>
              <w:right w:val="single" w:sz="4" w:space="0" w:color="auto"/>
            </w:tcBorders>
          </w:tcPr>
          <w:p w14:paraId="1B0322C7" w14:textId="77777777" w:rsidR="0095593F" w:rsidRPr="005D3510" w:rsidRDefault="0095593F" w:rsidP="00970FA8">
            <w:pPr>
              <w:ind w:left="142"/>
            </w:pPr>
            <w:r>
              <w:t>Валюта (общий итог) баланса</w:t>
            </w:r>
          </w:p>
        </w:tc>
        <w:tc>
          <w:tcPr>
            <w:tcW w:w="1185" w:type="pct"/>
            <w:tcBorders>
              <w:top w:val="single" w:sz="4" w:space="0" w:color="auto"/>
              <w:left w:val="single" w:sz="4" w:space="0" w:color="auto"/>
              <w:bottom w:val="single" w:sz="4" w:space="0" w:color="auto"/>
              <w:right w:val="single" w:sz="4" w:space="0" w:color="auto"/>
            </w:tcBorders>
          </w:tcPr>
          <w:p w14:paraId="6259E04B" w14:textId="77777777" w:rsidR="0095593F" w:rsidRPr="005D3510" w:rsidRDefault="0095593F" w:rsidP="00970FA8">
            <w:pPr>
              <w:jc w:val="center"/>
            </w:pPr>
          </w:p>
        </w:tc>
        <w:tc>
          <w:tcPr>
            <w:tcW w:w="1498" w:type="pct"/>
            <w:tcBorders>
              <w:top w:val="single" w:sz="4" w:space="0" w:color="auto"/>
              <w:left w:val="single" w:sz="4" w:space="0" w:color="auto"/>
              <w:bottom w:val="single" w:sz="4" w:space="0" w:color="auto"/>
              <w:right w:val="single" w:sz="4" w:space="0" w:color="auto"/>
            </w:tcBorders>
          </w:tcPr>
          <w:p w14:paraId="2CFE7956" w14:textId="77777777" w:rsidR="0095593F" w:rsidRPr="005D3510" w:rsidRDefault="0095593F" w:rsidP="00970FA8">
            <w:pPr>
              <w:jc w:val="center"/>
            </w:pPr>
          </w:p>
        </w:tc>
      </w:tr>
      <w:tr w:rsidR="0095593F" w:rsidRPr="00703E76" w14:paraId="67543390" w14:textId="77777777" w:rsidTr="00970FA8">
        <w:trPr>
          <w:trHeight w:val="343"/>
        </w:trPr>
        <w:tc>
          <w:tcPr>
            <w:tcW w:w="2317" w:type="pct"/>
            <w:tcBorders>
              <w:top w:val="single" w:sz="4" w:space="0" w:color="auto"/>
              <w:left w:val="single" w:sz="4" w:space="0" w:color="auto"/>
              <w:bottom w:val="single" w:sz="4" w:space="0" w:color="auto"/>
              <w:right w:val="single" w:sz="4" w:space="0" w:color="auto"/>
            </w:tcBorders>
          </w:tcPr>
          <w:p w14:paraId="3B35B3DE" w14:textId="77777777" w:rsidR="0095593F" w:rsidRPr="005D3510" w:rsidRDefault="0095593F" w:rsidP="00970FA8">
            <w:pPr>
              <w:ind w:left="142"/>
            </w:pPr>
            <w:r>
              <w:t>Внеоборотные активы</w:t>
            </w:r>
          </w:p>
        </w:tc>
        <w:tc>
          <w:tcPr>
            <w:tcW w:w="1185" w:type="pct"/>
            <w:tcBorders>
              <w:top w:val="single" w:sz="4" w:space="0" w:color="auto"/>
              <w:left w:val="single" w:sz="4" w:space="0" w:color="auto"/>
              <w:bottom w:val="single" w:sz="4" w:space="0" w:color="auto"/>
              <w:right w:val="single" w:sz="4" w:space="0" w:color="auto"/>
            </w:tcBorders>
          </w:tcPr>
          <w:p w14:paraId="1642251E" w14:textId="77777777" w:rsidR="0095593F" w:rsidRPr="005D3510" w:rsidRDefault="0095593F" w:rsidP="00970FA8">
            <w:pPr>
              <w:jc w:val="center"/>
            </w:pPr>
          </w:p>
        </w:tc>
        <w:tc>
          <w:tcPr>
            <w:tcW w:w="1498" w:type="pct"/>
            <w:tcBorders>
              <w:top w:val="single" w:sz="4" w:space="0" w:color="auto"/>
              <w:left w:val="single" w:sz="4" w:space="0" w:color="auto"/>
              <w:bottom w:val="single" w:sz="4" w:space="0" w:color="auto"/>
              <w:right w:val="single" w:sz="4" w:space="0" w:color="auto"/>
            </w:tcBorders>
          </w:tcPr>
          <w:p w14:paraId="02969EBC" w14:textId="77777777" w:rsidR="0095593F" w:rsidRPr="005D3510" w:rsidRDefault="0095593F" w:rsidP="00970FA8">
            <w:pPr>
              <w:jc w:val="center"/>
            </w:pPr>
          </w:p>
        </w:tc>
      </w:tr>
      <w:tr w:rsidR="0095593F" w:rsidRPr="00703E76" w14:paraId="03B87D1E" w14:textId="77777777" w:rsidTr="00970FA8">
        <w:trPr>
          <w:trHeight w:val="351"/>
        </w:trPr>
        <w:tc>
          <w:tcPr>
            <w:tcW w:w="2317" w:type="pct"/>
            <w:tcBorders>
              <w:top w:val="single" w:sz="4" w:space="0" w:color="auto"/>
              <w:left w:val="single" w:sz="4" w:space="0" w:color="auto"/>
              <w:bottom w:val="single" w:sz="4" w:space="0" w:color="auto"/>
              <w:right w:val="single" w:sz="4" w:space="0" w:color="auto"/>
            </w:tcBorders>
          </w:tcPr>
          <w:p w14:paraId="244B0E08" w14:textId="77777777" w:rsidR="0095593F" w:rsidRPr="005D3510" w:rsidRDefault="0095593F" w:rsidP="00970FA8">
            <w:pPr>
              <w:ind w:left="142"/>
            </w:pPr>
            <w:r>
              <w:t>Оборотные активы</w:t>
            </w:r>
          </w:p>
        </w:tc>
        <w:tc>
          <w:tcPr>
            <w:tcW w:w="1185" w:type="pct"/>
            <w:tcBorders>
              <w:top w:val="single" w:sz="4" w:space="0" w:color="auto"/>
              <w:left w:val="single" w:sz="4" w:space="0" w:color="auto"/>
              <w:bottom w:val="single" w:sz="4" w:space="0" w:color="auto"/>
              <w:right w:val="single" w:sz="4" w:space="0" w:color="auto"/>
            </w:tcBorders>
          </w:tcPr>
          <w:p w14:paraId="6E6616E7" w14:textId="77777777" w:rsidR="0095593F" w:rsidRPr="005D3510" w:rsidRDefault="0095593F" w:rsidP="00970FA8">
            <w:pPr>
              <w:jc w:val="center"/>
            </w:pPr>
          </w:p>
        </w:tc>
        <w:tc>
          <w:tcPr>
            <w:tcW w:w="1498" w:type="pct"/>
            <w:tcBorders>
              <w:top w:val="single" w:sz="4" w:space="0" w:color="auto"/>
              <w:left w:val="single" w:sz="4" w:space="0" w:color="auto"/>
              <w:bottom w:val="single" w:sz="4" w:space="0" w:color="auto"/>
              <w:right w:val="single" w:sz="4" w:space="0" w:color="auto"/>
            </w:tcBorders>
          </w:tcPr>
          <w:p w14:paraId="5D899F7E" w14:textId="77777777" w:rsidR="0095593F" w:rsidRPr="005D3510" w:rsidRDefault="0095593F" w:rsidP="00970FA8">
            <w:pPr>
              <w:jc w:val="center"/>
            </w:pPr>
          </w:p>
        </w:tc>
      </w:tr>
      <w:tr w:rsidR="0095593F" w:rsidRPr="00703E76" w14:paraId="3A74047F" w14:textId="77777777" w:rsidTr="00970FA8">
        <w:trPr>
          <w:trHeight w:val="55"/>
        </w:trPr>
        <w:tc>
          <w:tcPr>
            <w:tcW w:w="2317" w:type="pct"/>
            <w:tcBorders>
              <w:top w:val="single" w:sz="4" w:space="0" w:color="auto"/>
              <w:left w:val="single" w:sz="4" w:space="0" w:color="auto"/>
              <w:bottom w:val="single" w:sz="4" w:space="0" w:color="auto"/>
              <w:right w:val="single" w:sz="4" w:space="0" w:color="auto"/>
            </w:tcBorders>
          </w:tcPr>
          <w:p w14:paraId="57A4A14B" w14:textId="77777777" w:rsidR="0095593F" w:rsidRPr="005D3510" w:rsidRDefault="0095593F" w:rsidP="00970FA8">
            <w:pPr>
              <w:ind w:left="142"/>
            </w:pPr>
            <w:r>
              <w:t>Выручка</w:t>
            </w:r>
          </w:p>
        </w:tc>
        <w:tc>
          <w:tcPr>
            <w:tcW w:w="1185" w:type="pct"/>
            <w:tcBorders>
              <w:top w:val="single" w:sz="4" w:space="0" w:color="auto"/>
              <w:left w:val="single" w:sz="4" w:space="0" w:color="auto"/>
              <w:bottom w:val="single" w:sz="4" w:space="0" w:color="auto"/>
              <w:right w:val="single" w:sz="4" w:space="0" w:color="auto"/>
            </w:tcBorders>
          </w:tcPr>
          <w:p w14:paraId="61CC9954" w14:textId="77777777" w:rsidR="0095593F" w:rsidRPr="005D3510" w:rsidRDefault="0095593F" w:rsidP="00970FA8">
            <w:pPr>
              <w:jc w:val="center"/>
            </w:pPr>
          </w:p>
        </w:tc>
        <w:tc>
          <w:tcPr>
            <w:tcW w:w="1498" w:type="pct"/>
            <w:tcBorders>
              <w:top w:val="single" w:sz="4" w:space="0" w:color="auto"/>
              <w:left w:val="single" w:sz="4" w:space="0" w:color="auto"/>
              <w:bottom w:val="single" w:sz="4" w:space="0" w:color="auto"/>
              <w:right w:val="single" w:sz="4" w:space="0" w:color="auto"/>
            </w:tcBorders>
          </w:tcPr>
          <w:p w14:paraId="0123189E" w14:textId="77777777" w:rsidR="0095593F" w:rsidRPr="005D3510" w:rsidRDefault="0095593F" w:rsidP="00970FA8">
            <w:pPr>
              <w:jc w:val="center"/>
            </w:pPr>
          </w:p>
        </w:tc>
      </w:tr>
      <w:tr w:rsidR="0095593F" w:rsidRPr="000D3BF8" w14:paraId="784F3279" w14:textId="77777777" w:rsidTr="00970FA8">
        <w:trPr>
          <w:trHeight w:val="276"/>
        </w:trPr>
        <w:tc>
          <w:tcPr>
            <w:tcW w:w="2317" w:type="pct"/>
            <w:tcBorders>
              <w:top w:val="single" w:sz="4" w:space="0" w:color="auto"/>
              <w:left w:val="single" w:sz="4" w:space="0" w:color="auto"/>
              <w:bottom w:val="single" w:sz="4" w:space="0" w:color="auto"/>
              <w:right w:val="single" w:sz="4" w:space="0" w:color="auto"/>
            </w:tcBorders>
          </w:tcPr>
          <w:p w14:paraId="0FDD3E3A" w14:textId="77777777" w:rsidR="0095593F" w:rsidRPr="005D3510" w:rsidRDefault="0095593F" w:rsidP="00970FA8">
            <w:pPr>
              <w:ind w:left="142"/>
            </w:pPr>
            <w:r>
              <w:t>Прибыль (убыток) до налогообложения</w:t>
            </w:r>
          </w:p>
        </w:tc>
        <w:tc>
          <w:tcPr>
            <w:tcW w:w="1185" w:type="pct"/>
            <w:tcBorders>
              <w:top w:val="single" w:sz="4" w:space="0" w:color="auto"/>
              <w:left w:val="single" w:sz="4" w:space="0" w:color="auto"/>
              <w:bottom w:val="single" w:sz="4" w:space="0" w:color="auto"/>
              <w:right w:val="single" w:sz="4" w:space="0" w:color="auto"/>
            </w:tcBorders>
          </w:tcPr>
          <w:p w14:paraId="35A8FDF4" w14:textId="77777777" w:rsidR="0095593F" w:rsidRPr="005D3510" w:rsidRDefault="0095593F" w:rsidP="00970FA8">
            <w:pPr>
              <w:jc w:val="center"/>
              <w:rPr>
                <w:lang w:val="en-US"/>
              </w:rPr>
            </w:pPr>
          </w:p>
        </w:tc>
        <w:tc>
          <w:tcPr>
            <w:tcW w:w="1498" w:type="pct"/>
            <w:tcBorders>
              <w:top w:val="single" w:sz="4" w:space="0" w:color="auto"/>
              <w:left w:val="single" w:sz="4" w:space="0" w:color="auto"/>
              <w:bottom w:val="single" w:sz="4" w:space="0" w:color="auto"/>
              <w:right w:val="single" w:sz="4" w:space="0" w:color="auto"/>
            </w:tcBorders>
          </w:tcPr>
          <w:p w14:paraId="2F234D0A" w14:textId="77777777" w:rsidR="0095593F" w:rsidRPr="005D3510" w:rsidRDefault="0095593F" w:rsidP="00970FA8">
            <w:pPr>
              <w:jc w:val="center"/>
              <w:rPr>
                <w:lang w:val="en-US"/>
              </w:rPr>
            </w:pPr>
          </w:p>
        </w:tc>
      </w:tr>
      <w:tr w:rsidR="0095593F" w:rsidRPr="00703E76" w14:paraId="06E481D1" w14:textId="77777777" w:rsidTr="00970FA8">
        <w:trPr>
          <w:trHeight w:val="186"/>
        </w:trPr>
        <w:tc>
          <w:tcPr>
            <w:tcW w:w="2317" w:type="pct"/>
            <w:tcBorders>
              <w:top w:val="single" w:sz="4" w:space="0" w:color="auto"/>
              <w:left w:val="single" w:sz="4" w:space="0" w:color="auto"/>
              <w:bottom w:val="single" w:sz="4" w:space="0" w:color="auto"/>
              <w:right w:val="single" w:sz="4" w:space="0" w:color="auto"/>
            </w:tcBorders>
          </w:tcPr>
          <w:p w14:paraId="115054DB" w14:textId="77777777" w:rsidR="0095593F" w:rsidRPr="005D3510" w:rsidRDefault="0095593F" w:rsidP="00970FA8">
            <w:pPr>
              <w:ind w:left="142"/>
            </w:pPr>
            <w:r>
              <w:t>Проценты к уплате</w:t>
            </w:r>
          </w:p>
        </w:tc>
        <w:tc>
          <w:tcPr>
            <w:tcW w:w="1185" w:type="pct"/>
            <w:tcBorders>
              <w:top w:val="single" w:sz="4" w:space="0" w:color="auto"/>
              <w:left w:val="single" w:sz="4" w:space="0" w:color="auto"/>
              <w:bottom w:val="single" w:sz="4" w:space="0" w:color="auto"/>
              <w:right w:val="single" w:sz="4" w:space="0" w:color="auto"/>
            </w:tcBorders>
          </w:tcPr>
          <w:p w14:paraId="51D403A4" w14:textId="77777777" w:rsidR="0095593F" w:rsidRPr="005D3510" w:rsidRDefault="0095593F" w:rsidP="00970FA8">
            <w:pPr>
              <w:jc w:val="center"/>
              <w:rPr>
                <w:lang w:val="en-US"/>
              </w:rPr>
            </w:pPr>
          </w:p>
        </w:tc>
        <w:tc>
          <w:tcPr>
            <w:tcW w:w="1498" w:type="pct"/>
            <w:tcBorders>
              <w:top w:val="single" w:sz="4" w:space="0" w:color="auto"/>
              <w:left w:val="single" w:sz="4" w:space="0" w:color="auto"/>
              <w:bottom w:val="single" w:sz="4" w:space="0" w:color="auto"/>
              <w:right w:val="single" w:sz="4" w:space="0" w:color="auto"/>
            </w:tcBorders>
          </w:tcPr>
          <w:p w14:paraId="4D9C7941" w14:textId="77777777" w:rsidR="0095593F" w:rsidRPr="005D3510" w:rsidRDefault="0095593F" w:rsidP="00970FA8">
            <w:pPr>
              <w:jc w:val="center"/>
              <w:rPr>
                <w:lang w:val="en-US"/>
              </w:rPr>
            </w:pPr>
          </w:p>
        </w:tc>
      </w:tr>
    </w:tbl>
    <w:p w14:paraId="0754E22E" w14:textId="77777777" w:rsidR="0095593F" w:rsidRDefault="0095593F" w:rsidP="0095593F">
      <w:pPr>
        <w:ind w:firstLine="709"/>
        <w:rPr>
          <w:sz w:val="28"/>
          <w:szCs w:val="28"/>
        </w:rPr>
      </w:pPr>
    </w:p>
    <w:p w14:paraId="5E75BB7A" w14:textId="77777777" w:rsidR="0095593F" w:rsidRDefault="0095593F" w:rsidP="0095593F">
      <w:pPr>
        <w:ind w:firstLine="709"/>
        <w:jc w:val="both"/>
        <w:rPr>
          <w:sz w:val="28"/>
          <w:szCs w:val="28"/>
        </w:rPr>
      </w:pPr>
      <w:r>
        <w:rPr>
          <w:sz w:val="28"/>
          <w:szCs w:val="28"/>
        </w:rPr>
        <w:t>*Указанные показатели рассчитываются и заполняются в порядке, аналогичном порядку расчёта соответствующих показателей по РСБУ, указанному в разделе 2 Методики.</w:t>
      </w:r>
    </w:p>
    <w:p w14:paraId="65A61D12" w14:textId="77777777" w:rsidR="0095593F" w:rsidRDefault="0095593F" w:rsidP="0095593F">
      <w:pPr>
        <w:ind w:firstLine="709"/>
        <w:rPr>
          <w:sz w:val="28"/>
          <w:szCs w:val="28"/>
        </w:rPr>
      </w:pPr>
    </w:p>
    <w:p w14:paraId="30B62F01" w14:textId="77777777" w:rsidR="0095593F" w:rsidRDefault="0095593F" w:rsidP="0095593F">
      <w:pPr>
        <w:ind w:firstLine="709"/>
        <w:rPr>
          <w:sz w:val="28"/>
          <w:szCs w:val="28"/>
        </w:rPr>
      </w:pPr>
    </w:p>
    <w:p w14:paraId="58360FAE" w14:textId="77777777" w:rsidR="0095593F" w:rsidRPr="0095593F" w:rsidRDefault="0095593F" w:rsidP="0095593F">
      <w:pPr>
        <w:pStyle w:val="afff2"/>
        <w:numPr>
          <w:ilvl w:val="0"/>
          <w:numId w:val="60"/>
        </w:numPr>
        <w:spacing w:after="0" w:line="240" w:lineRule="auto"/>
        <w:ind w:left="0" w:firstLine="709"/>
        <w:jc w:val="both"/>
        <w:rPr>
          <w:rFonts w:ascii="Times New Roman" w:hAnsi="Times New Roman"/>
          <w:b/>
          <w:sz w:val="28"/>
          <w:szCs w:val="28"/>
        </w:rPr>
      </w:pPr>
      <w:r w:rsidRPr="0095593F">
        <w:rPr>
          <w:rFonts w:ascii="Times New Roman" w:hAnsi="Times New Roman"/>
          <w:b/>
          <w:sz w:val="28"/>
          <w:szCs w:val="28"/>
        </w:rPr>
        <w:t>Форма предоставления данных участниками закупки, чья бухгалтерская (финансовая) отчетность содержит сведения, составляющие государственную тайну в соответствии с Законом от 21.07.1993 № 5485-1 Российской Федерации «О государственной тайне»</w:t>
      </w:r>
    </w:p>
    <w:p w14:paraId="2D0469A4" w14:textId="77777777" w:rsidR="0095593F" w:rsidRDefault="0095593F" w:rsidP="0095593F">
      <w:pPr>
        <w:tabs>
          <w:tab w:val="left" w:pos="0"/>
        </w:tabs>
        <w:ind w:firstLine="709"/>
        <w:jc w:val="right"/>
        <w:rPr>
          <w:bCs/>
          <w:sz w:val="28"/>
          <w:szCs w:val="28"/>
        </w:rPr>
      </w:pPr>
    </w:p>
    <w:p w14:paraId="1D5593D8" w14:textId="77777777" w:rsidR="0095593F" w:rsidRDefault="0095593F" w:rsidP="0095593F">
      <w:pPr>
        <w:tabs>
          <w:tab w:val="left" w:pos="0"/>
        </w:tabs>
        <w:ind w:firstLine="709"/>
        <w:jc w:val="right"/>
        <w:rPr>
          <w:bCs/>
          <w:sz w:val="28"/>
          <w:szCs w:val="28"/>
        </w:rPr>
      </w:pPr>
      <w:r w:rsidRPr="00F24831">
        <w:rPr>
          <w:bCs/>
          <w:sz w:val="28"/>
          <w:szCs w:val="28"/>
        </w:rPr>
        <w:t xml:space="preserve">Таблица </w:t>
      </w:r>
      <w:r>
        <w:rPr>
          <w:bCs/>
          <w:sz w:val="28"/>
          <w:szCs w:val="28"/>
        </w:rPr>
        <w:t>5</w:t>
      </w:r>
    </w:p>
    <w:p w14:paraId="77158215" w14:textId="77777777" w:rsidR="0095593F" w:rsidRDefault="0095593F" w:rsidP="0095593F">
      <w:pPr>
        <w:tabs>
          <w:tab w:val="left" w:pos="0"/>
        </w:tabs>
        <w:jc w:val="center"/>
        <w:rPr>
          <w:bCs/>
          <w:sz w:val="28"/>
          <w:szCs w:val="28"/>
        </w:rPr>
      </w:pPr>
      <w:r>
        <w:rPr>
          <w:bCs/>
          <w:sz w:val="28"/>
          <w:szCs w:val="28"/>
        </w:rPr>
        <w:t xml:space="preserve">Справка </w:t>
      </w:r>
      <w:r w:rsidRPr="00090F7F">
        <w:rPr>
          <w:color w:val="000000"/>
          <w:sz w:val="28"/>
          <w:szCs w:val="28"/>
          <w:lang w:bidi="ru-RU"/>
        </w:rPr>
        <w:t xml:space="preserve">по обеспеченности финансовыми ресурсами </w:t>
      </w:r>
      <w:r>
        <w:rPr>
          <w:bCs/>
          <w:sz w:val="28"/>
          <w:szCs w:val="28"/>
        </w:rPr>
        <w:t>участника закупки</w:t>
      </w:r>
    </w:p>
    <w:p w14:paraId="0F2C5DD0" w14:textId="77777777" w:rsidR="0095593F" w:rsidRDefault="0095593F" w:rsidP="0095593F">
      <w:pPr>
        <w:tabs>
          <w:tab w:val="left" w:pos="0"/>
        </w:tabs>
        <w:jc w:val="center"/>
        <w:rPr>
          <w:sz w:val="28"/>
          <w:szCs w:val="28"/>
        </w:rPr>
      </w:pPr>
    </w:p>
    <w:p w14:paraId="3417A38B" w14:textId="77777777" w:rsidR="0095593F" w:rsidRDefault="0095593F" w:rsidP="0095593F">
      <w:pPr>
        <w:tabs>
          <w:tab w:val="left" w:pos="0"/>
        </w:tabs>
        <w:jc w:val="center"/>
        <w:rPr>
          <w:sz w:val="28"/>
          <w:szCs w:val="28"/>
        </w:rPr>
      </w:pPr>
    </w:p>
    <w:p w14:paraId="09E9E111" w14:textId="77777777" w:rsidR="0095593F" w:rsidRDefault="0095593F" w:rsidP="0095593F">
      <w:pPr>
        <w:pStyle w:val="Times12"/>
        <w:rPr>
          <w:i/>
          <w:sz w:val="28"/>
          <w:szCs w:val="28"/>
        </w:rPr>
      </w:pPr>
      <w:r w:rsidRPr="00E23CE4">
        <w:rPr>
          <w:b/>
          <w:sz w:val="28"/>
          <w:szCs w:val="28"/>
        </w:rPr>
        <w:t xml:space="preserve">Участник закупки: ______________________________ </w:t>
      </w:r>
      <w:r w:rsidRPr="006D7ACB">
        <w:rPr>
          <w:i/>
          <w:sz w:val="28"/>
          <w:szCs w:val="28"/>
        </w:rPr>
        <w:t xml:space="preserve">(указывается наименование </w:t>
      </w:r>
      <w:r>
        <w:rPr>
          <w:i/>
          <w:sz w:val="28"/>
          <w:szCs w:val="28"/>
        </w:rPr>
        <w:t>участника</w:t>
      </w:r>
      <w:r w:rsidRPr="006D7ACB">
        <w:rPr>
          <w:i/>
          <w:sz w:val="28"/>
          <w:szCs w:val="28"/>
        </w:rPr>
        <w:t xml:space="preserve"> закупки)</w:t>
      </w:r>
    </w:p>
    <w:p w14:paraId="6C6C0D49" w14:textId="77777777" w:rsidR="0095593F" w:rsidRDefault="0095593F" w:rsidP="0095593F">
      <w:pPr>
        <w:pStyle w:val="Times12"/>
        <w:rPr>
          <w:i/>
          <w:sz w:val="28"/>
          <w:szCs w:val="28"/>
        </w:rPr>
      </w:pPr>
      <w:r w:rsidRPr="00E53921">
        <w:rPr>
          <w:b/>
          <w:sz w:val="28"/>
          <w:szCs w:val="28"/>
        </w:rPr>
        <w:t>Предмет закупки</w:t>
      </w:r>
      <w:r>
        <w:rPr>
          <w:b/>
          <w:sz w:val="28"/>
          <w:szCs w:val="28"/>
        </w:rPr>
        <w:t>:</w:t>
      </w:r>
      <w:r w:rsidRPr="00E23CE4">
        <w:rPr>
          <w:b/>
          <w:sz w:val="28"/>
          <w:szCs w:val="28"/>
        </w:rPr>
        <w:t xml:space="preserve"> ______________________________ </w:t>
      </w:r>
      <w:r w:rsidRPr="006D7ACB">
        <w:rPr>
          <w:i/>
          <w:sz w:val="28"/>
          <w:szCs w:val="28"/>
        </w:rPr>
        <w:t xml:space="preserve">(указывается наименование </w:t>
      </w:r>
      <w:r>
        <w:rPr>
          <w:i/>
          <w:sz w:val="28"/>
          <w:szCs w:val="28"/>
        </w:rPr>
        <w:t xml:space="preserve">предмета </w:t>
      </w:r>
      <w:r w:rsidRPr="006D7ACB">
        <w:rPr>
          <w:i/>
          <w:sz w:val="28"/>
          <w:szCs w:val="28"/>
        </w:rPr>
        <w:t>закупки)</w:t>
      </w:r>
    </w:p>
    <w:p w14:paraId="084687A2" w14:textId="77777777" w:rsidR="0095593F" w:rsidRPr="00E23CE4" w:rsidRDefault="0095593F" w:rsidP="0095593F">
      <w:pPr>
        <w:pStyle w:val="Times12"/>
        <w:ind w:firstLine="0"/>
        <w:rPr>
          <w:sz w:val="28"/>
          <w:szCs w:val="28"/>
        </w:rPr>
      </w:pPr>
    </w:p>
    <w:p w14:paraId="14CE0ABA" w14:textId="77777777" w:rsidR="0095593F" w:rsidRPr="00E23CE4" w:rsidRDefault="0095593F" w:rsidP="0095593F">
      <w:pPr>
        <w:pStyle w:val="Times12"/>
        <w:spacing w:line="276" w:lineRule="auto"/>
        <w:rPr>
          <w:sz w:val="28"/>
          <w:szCs w:val="28"/>
        </w:rPr>
      </w:pPr>
      <w:r w:rsidRPr="00E23CE4">
        <w:rPr>
          <w:sz w:val="28"/>
          <w:szCs w:val="28"/>
        </w:rPr>
        <w:t xml:space="preserve">В связи с тем, что бухгалтерская (финансовая) отчетность ______________ </w:t>
      </w:r>
      <w:r w:rsidRPr="00E23CE4">
        <w:rPr>
          <w:i/>
          <w:sz w:val="28"/>
          <w:szCs w:val="28"/>
        </w:rPr>
        <w:t xml:space="preserve">(наименование участника </w:t>
      </w:r>
      <w:r>
        <w:rPr>
          <w:i/>
          <w:sz w:val="28"/>
          <w:szCs w:val="28"/>
        </w:rPr>
        <w:t>закупки</w:t>
      </w:r>
      <w:r w:rsidRPr="00E23CE4">
        <w:rPr>
          <w:i/>
          <w:sz w:val="28"/>
          <w:szCs w:val="28"/>
        </w:rPr>
        <w:t>)</w:t>
      </w:r>
      <w:r w:rsidRPr="00E23CE4">
        <w:rPr>
          <w:sz w:val="28"/>
          <w:szCs w:val="28"/>
        </w:rPr>
        <w:t xml:space="preserve"> содержит сведения,</w:t>
      </w:r>
      <w:r w:rsidRPr="00E23CE4">
        <w:rPr>
          <w:bCs w:val="0"/>
          <w:sz w:val="28"/>
          <w:szCs w:val="28"/>
        </w:rPr>
        <w:t xml:space="preserve"> </w:t>
      </w:r>
      <w:r w:rsidRPr="00E23CE4">
        <w:rPr>
          <w:sz w:val="28"/>
          <w:szCs w:val="28"/>
        </w:rPr>
        <w:t>составляющие государственную тайну, и в соответствии с законодательством Российской Федерации мы не имеем права на </w:t>
      </w:r>
      <w:r>
        <w:rPr>
          <w:sz w:val="28"/>
          <w:szCs w:val="28"/>
        </w:rPr>
        <w:t>передачу</w:t>
      </w:r>
      <w:r w:rsidRPr="00E23CE4">
        <w:rPr>
          <w:sz w:val="28"/>
          <w:szCs w:val="28"/>
        </w:rPr>
        <w:t xml:space="preserve"> сведений, составляющих государственную тайну</w:t>
      </w:r>
      <w:r>
        <w:rPr>
          <w:sz w:val="28"/>
          <w:szCs w:val="28"/>
        </w:rPr>
        <w:t>,</w:t>
      </w:r>
      <w:r w:rsidRPr="00E23CE4">
        <w:rPr>
          <w:sz w:val="28"/>
          <w:szCs w:val="28"/>
        </w:rPr>
        <w:t xml:space="preserve"> лицам, не имеющим право </w:t>
      </w:r>
      <w:r>
        <w:rPr>
          <w:sz w:val="28"/>
          <w:szCs w:val="28"/>
        </w:rPr>
        <w:t>доступа к</w:t>
      </w:r>
      <w:r w:rsidRPr="00E23CE4">
        <w:rPr>
          <w:sz w:val="28"/>
          <w:szCs w:val="28"/>
        </w:rPr>
        <w:t xml:space="preserve"> сведениям, </w:t>
      </w:r>
      <w:r>
        <w:rPr>
          <w:sz w:val="28"/>
          <w:szCs w:val="28"/>
        </w:rPr>
        <w:t xml:space="preserve">составляющим государственную тайну, </w:t>
      </w:r>
      <w:r w:rsidRPr="00E23CE4">
        <w:rPr>
          <w:sz w:val="28"/>
          <w:szCs w:val="28"/>
        </w:rPr>
        <w:t>предоставляем следующую информацию:</w:t>
      </w:r>
    </w:p>
    <w:p w14:paraId="3F7E2FE0" w14:textId="77777777" w:rsidR="0095593F" w:rsidRDefault="0095593F" w:rsidP="0095593F">
      <w:pPr>
        <w:pStyle w:val="Times12"/>
        <w:spacing w:line="276" w:lineRule="auto"/>
        <w:ind w:firstLine="0"/>
        <w:rPr>
          <w:sz w:val="28"/>
          <w:szCs w:val="28"/>
        </w:rPr>
      </w:pPr>
    </w:p>
    <w:p w14:paraId="66FF87F4" w14:textId="77777777" w:rsidR="0095593F" w:rsidRPr="00E23CE4" w:rsidRDefault="0095593F" w:rsidP="0095593F">
      <w:pPr>
        <w:pStyle w:val="Times12"/>
        <w:spacing w:line="276" w:lineRule="auto"/>
        <w:rPr>
          <w:sz w:val="28"/>
          <w:szCs w:val="28"/>
        </w:rPr>
      </w:pPr>
      <w:r w:rsidRPr="00E23CE4">
        <w:rPr>
          <w:sz w:val="28"/>
          <w:szCs w:val="28"/>
        </w:rPr>
        <w:t xml:space="preserve">В соответствии с Методикой расчета обеспеченности финансовыми ресурсами участников </w:t>
      </w:r>
      <w:r>
        <w:rPr>
          <w:sz w:val="28"/>
          <w:szCs w:val="28"/>
        </w:rPr>
        <w:t>закупки</w:t>
      </w:r>
      <w:r w:rsidRPr="00E23CE4">
        <w:rPr>
          <w:sz w:val="28"/>
          <w:szCs w:val="28"/>
        </w:rPr>
        <w:t xml:space="preserve">, приведенной в разделе 3 Части 1 Тома 1 документации по </w:t>
      </w:r>
      <w:r>
        <w:rPr>
          <w:sz w:val="28"/>
          <w:szCs w:val="28"/>
        </w:rPr>
        <w:lastRenderedPageBreak/>
        <w:t xml:space="preserve">_______________________ </w:t>
      </w:r>
      <w:r w:rsidRPr="006D7ACB">
        <w:rPr>
          <w:i/>
          <w:sz w:val="28"/>
          <w:szCs w:val="28"/>
        </w:rPr>
        <w:t xml:space="preserve">(указывается </w:t>
      </w:r>
      <w:r w:rsidRPr="00837767">
        <w:rPr>
          <w:i/>
          <w:sz w:val="28"/>
          <w:szCs w:val="28"/>
        </w:rPr>
        <w:t>наименование предмета закупки)</w:t>
      </w:r>
      <w:r w:rsidRPr="00E23CE4">
        <w:rPr>
          <w:sz w:val="28"/>
          <w:szCs w:val="28"/>
        </w:rPr>
        <w:t xml:space="preserve">, уровень обеспеченности финансовыми ресурсами (интегральный показатель обеспеченности финансовыми ресурсами (Zi)) __________________ </w:t>
      </w:r>
      <w:r w:rsidRPr="00E23CE4">
        <w:rPr>
          <w:i/>
          <w:sz w:val="28"/>
          <w:szCs w:val="28"/>
        </w:rPr>
        <w:t xml:space="preserve">(указывается наименование участника </w:t>
      </w:r>
      <w:r>
        <w:rPr>
          <w:i/>
          <w:sz w:val="28"/>
          <w:szCs w:val="28"/>
        </w:rPr>
        <w:t>закупки</w:t>
      </w:r>
      <w:r w:rsidRPr="00E23CE4">
        <w:rPr>
          <w:i/>
          <w:sz w:val="28"/>
          <w:szCs w:val="28"/>
        </w:rPr>
        <w:t>)</w:t>
      </w:r>
      <w:r w:rsidRPr="00E23CE4">
        <w:rPr>
          <w:sz w:val="28"/>
          <w:szCs w:val="28"/>
        </w:rPr>
        <w:t xml:space="preserve">, составляет ___ единиц. </w:t>
      </w:r>
    </w:p>
    <w:p w14:paraId="740F84D6" w14:textId="77777777" w:rsidR="0095593F" w:rsidRDefault="0095593F" w:rsidP="0095593F">
      <w:pPr>
        <w:pStyle w:val="Times12"/>
        <w:spacing w:line="276" w:lineRule="auto"/>
        <w:ind w:firstLine="0"/>
        <w:rPr>
          <w:sz w:val="28"/>
          <w:szCs w:val="28"/>
        </w:rPr>
      </w:pPr>
    </w:p>
    <w:p w14:paraId="126806D9" w14:textId="77777777" w:rsidR="0095593F" w:rsidRDefault="0095593F" w:rsidP="0095593F">
      <w:pPr>
        <w:pStyle w:val="Times12"/>
        <w:spacing w:line="276" w:lineRule="auto"/>
        <w:rPr>
          <w:sz w:val="28"/>
          <w:szCs w:val="28"/>
        </w:rPr>
      </w:pPr>
      <w:r w:rsidRPr="00E23CE4">
        <w:rPr>
          <w:sz w:val="28"/>
          <w:szCs w:val="28"/>
        </w:rPr>
        <w:t>Настоящим подтверждаем, что указанные в данной справке сведения достоверны</w:t>
      </w:r>
      <w:r>
        <w:rPr>
          <w:sz w:val="28"/>
          <w:szCs w:val="28"/>
        </w:rPr>
        <w:t>.</w:t>
      </w:r>
      <w:r w:rsidRPr="00744A13">
        <w:rPr>
          <w:sz w:val="28"/>
          <w:szCs w:val="28"/>
        </w:rPr>
        <w:t xml:space="preserve"> </w:t>
      </w:r>
      <w:r>
        <w:rPr>
          <w:sz w:val="28"/>
          <w:szCs w:val="28"/>
        </w:rPr>
        <w:t>В случае</w:t>
      </w:r>
      <w:r w:rsidRPr="00E23CE4">
        <w:rPr>
          <w:sz w:val="28"/>
          <w:szCs w:val="28"/>
        </w:rPr>
        <w:t xml:space="preserve"> необходимости </w:t>
      </w:r>
      <w:r>
        <w:rPr>
          <w:sz w:val="28"/>
          <w:szCs w:val="28"/>
        </w:rPr>
        <w:t>_________________(</w:t>
      </w:r>
      <w:r w:rsidRPr="00223C80">
        <w:rPr>
          <w:i/>
          <w:sz w:val="28"/>
          <w:szCs w:val="28"/>
        </w:rPr>
        <w:t>указывается наименование участника закупки)</w:t>
      </w:r>
      <w:r>
        <w:rPr>
          <w:sz w:val="28"/>
          <w:szCs w:val="28"/>
        </w:rPr>
        <w:t xml:space="preserve"> на основании заявки на участии в закупке обеспечит доступ представителю заказчика, и/или организатора закупки, и/или </w:t>
      </w:r>
      <w:r w:rsidRPr="00E23CE4">
        <w:rPr>
          <w:sz w:val="28"/>
          <w:szCs w:val="28"/>
        </w:rPr>
        <w:t>лицу</w:t>
      </w:r>
      <w:r>
        <w:rPr>
          <w:sz w:val="28"/>
          <w:szCs w:val="28"/>
        </w:rPr>
        <w:t xml:space="preserve"> из состава Закупочной комиссии к</w:t>
      </w:r>
      <w:r w:rsidRPr="00E23CE4">
        <w:rPr>
          <w:sz w:val="28"/>
          <w:szCs w:val="28"/>
        </w:rPr>
        <w:t xml:space="preserve"> </w:t>
      </w:r>
      <w:r>
        <w:rPr>
          <w:sz w:val="28"/>
          <w:szCs w:val="28"/>
        </w:rPr>
        <w:t xml:space="preserve">сведениям, составляющим государственную тайну, содержащимся в </w:t>
      </w:r>
      <w:r w:rsidRPr="00E23CE4">
        <w:rPr>
          <w:sz w:val="28"/>
          <w:szCs w:val="28"/>
        </w:rPr>
        <w:t>бухгалтерской (финансовой) отчетности</w:t>
      </w:r>
      <w:r>
        <w:rPr>
          <w:sz w:val="28"/>
          <w:szCs w:val="28"/>
        </w:rPr>
        <w:t xml:space="preserve">, в соответствии с требованиями законодательства в области защиты государственной тайны. </w:t>
      </w:r>
    </w:p>
    <w:p w14:paraId="3BDB651C" w14:textId="77777777" w:rsidR="0095593F" w:rsidRPr="00744A13" w:rsidRDefault="0095593F" w:rsidP="0095593F">
      <w:pPr>
        <w:pStyle w:val="Times12"/>
        <w:spacing w:line="276" w:lineRule="auto"/>
        <w:ind w:firstLine="0"/>
        <w:rPr>
          <w:i/>
          <w:sz w:val="28"/>
          <w:szCs w:val="28"/>
        </w:rPr>
      </w:pPr>
      <w:r>
        <w:rPr>
          <w:sz w:val="28"/>
          <w:szCs w:val="28"/>
        </w:rPr>
        <w:t>Доступ к сведениям будет предоставлен в режимно-секретном органе (</w:t>
      </w:r>
      <w:r w:rsidRPr="00B6751D">
        <w:rPr>
          <w:i/>
          <w:sz w:val="28"/>
          <w:szCs w:val="28"/>
        </w:rPr>
        <w:t>указывается наименование участника закупки).</w:t>
      </w:r>
    </w:p>
    <w:p w14:paraId="6AC2B870" w14:textId="77777777" w:rsidR="0095593F" w:rsidRPr="00744A13" w:rsidRDefault="0095593F" w:rsidP="0095593F">
      <w:pPr>
        <w:pStyle w:val="Times12"/>
        <w:spacing w:line="276" w:lineRule="auto"/>
        <w:ind w:firstLine="0"/>
        <w:rPr>
          <w:i/>
          <w:sz w:val="28"/>
          <w:szCs w:val="28"/>
        </w:rPr>
      </w:pPr>
    </w:p>
    <w:p w14:paraId="4B2A95A6" w14:textId="77777777" w:rsidR="0095593F" w:rsidRPr="00E23CE4" w:rsidRDefault="0095593F" w:rsidP="0095593F">
      <w:pPr>
        <w:pStyle w:val="Times12"/>
        <w:spacing w:line="276" w:lineRule="auto"/>
        <w:rPr>
          <w:sz w:val="28"/>
          <w:szCs w:val="28"/>
        </w:rPr>
      </w:pPr>
      <w:r w:rsidRPr="00E23CE4">
        <w:rPr>
          <w:sz w:val="28"/>
          <w:szCs w:val="28"/>
        </w:rPr>
        <w:t xml:space="preserve">Мы _________ </w:t>
      </w:r>
      <w:r w:rsidRPr="00E23CE4">
        <w:rPr>
          <w:i/>
          <w:sz w:val="28"/>
          <w:szCs w:val="28"/>
        </w:rPr>
        <w:t>(указывается наименование участника за</w:t>
      </w:r>
      <w:r>
        <w:rPr>
          <w:i/>
          <w:sz w:val="28"/>
          <w:szCs w:val="28"/>
        </w:rPr>
        <w:t>купки</w:t>
      </w:r>
      <w:r w:rsidRPr="00E23CE4">
        <w:rPr>
          <w:i/>
          <w:sz w:val="28"/>
          <w:szCs w:val="28"/>
        </w:rPr>
        <w:t xml:space="preserve">) </w:t>
      </w:r>
      <w:r w:rsidRPr="00E23CE4">
        <w:rPr>
          <w:sz w:val="28"/>
          <w:szCs w:val="28"/>
        </w:rPr>
        <w:t>согласны</w:t>
      </w:r>
      <w:r>
        <w:rPr>
          <w:sz w:val="28"/>
          <w:szCs w:val="28"/>
        </w:rPr>
        <w:t xml:space="preserve">, </w:t>
      </w:r>
      <w:r w:rsidRPr="00E23CE4">
        <w:rPr>
          <w:sz w:val="28"/>
          <w:szCs w:val="28"/>
        </w:rPr>
        <w:t>что в случае обнаружения недостоверных сведений в представленных нами данных, закупочная комиссия в любой момент вплоть до подписания договора вправе нас отстранить,</w:t>
      </w:r>
      <w:r w:rsidRPr="00E23CE4">
        <w:rPr>
          <w:bCs w:val="0"/>
          <w:sz w:val="28"/>
          <w:szCs w:val="28"/>
        </w:rPr>
        <w:t xml:space="preserve"> </w:t>
      </w:r>
      <w:r w:rsidRPr="00E23CE4">
        <w:rPr>
          <w:sz w:val="28"/>
          <w:szCs w:val="28"/>
        </w:rPr>
        <w:t xml:space="preserve">в том числе в случае, если мы были допущены до участия в </w:t>
      </w:r>
      <w:r>
        <w:rPr>
          <w:sz w:val="28"/>
          <w:szCs w:val="28"/>
        </w:rPr>
        <w:t>закупке</w:t>
      </w:r>
      <w:r w:rsidRPr="00E23CE4">
        <w:rPr>
          <w:sz w:val="28"/>
          <w:szCs w:val="28"/>
        </w:rPr>
        <w:t xml:space="preserve">. </w:t>
      </w:r>
    </w:p>
    <w:p w14:paraId="3BBBEFE6" w14:textId="77777777" w:rsidR="0095593F" w:rsidRPr="00E23CE4" w:rsidRDefault="0095593F" w:rsidP="0095593F">
      <w:pPr>
        <w:pStyle w:val="Times12"/>
        <w:ind w:firstLine="0"/>
        <w:rPr>
          <w:sz w:val="28"/>
          <w:szCs w:val="28"/>
        </w:rPr>
      </w:pPr>
    </w:p>
    <w:p w14:paraId="33EF284B" w14:textId="77777777" w:rsidR="0095593F" w:rsidRPr="00E23CE4" w:rsidRDefault="0095593F" w:rsidP="0095593F">
      <w:pPr>
        <w:pStyle w:val="afff4"/>
        <w:tabs>
          <w:tab w:val="clear" w:pos="1134"/>
        </w:tabs>
        <w:autoSpaceDE w:val="0"/>
        <w:autoSpaceDN w:val="0"/>
        <w:spacing w:line="240" w:lineRule="auto"/>
        <w:ind w:firstLine="0"/>
        <w:rPr>
          <w:b/>
          <w:sz w:val="28"/>
          <w:szCs w:val="28"/>
        </w:rPr>
      </w:pPr>
      <w:r w:rsidRPr="00E23CE4">
        <w:rPr>
          <w:b/>
          <w:sz w:val="28"/>
          <w:szCs w:val="28"/>
        </w:rPr>
        <w:t>_________________________________</w:t>
      </w:r>
      <w:r w:rsidRPr="00E23CE4">
        <w:rPr>
          <w:b/>
          <w:sz w:val="28"/>
          <w:szCs w:val="28"/>
        </w:rPr>
        <w:tab/>
      </w:r>
      <w:r w:rsidRPr="00E23CE4">
        <w:rPr>
          <w:b/>
          <w:sz w:val="28"/>
          <w:szCs w:val="28"/>
        </w:rPr>
        <w:tab/>
        <w:t>___________________________</w:t>
      </w:r>
    </w:p>
    <w:p w14:paraId="78E981A3" w14:textId="4C44B7D7" w:rsidR="0095593F" w:rsidRPr="00E23CE4" w:rsidRDefault="0095593F" w:rsidP="0095593F">
      <w:pPr>
        <w:pStyle w:val="ac"/>
        <w:rPr>
          <w:sz w:val="28"/>
          <w:szCs w:val="28"/>
        </w:rPr>
      </w:pPr>
      <w:r w:rsidRPr="00E23CE4">
        <w:rPr>
          <w:b/>
          <w:bCs/>
          <w:i/>
          <w:sz w:val="28"/>
          <w:szCs w:val="28"/>
          <w:vertAlign w:val="superscript"/>
        </w:rPr>
        <w:t>(Подпись уполномоченного представителя)</w:t>
      </w:r>
      <w:r w:rsidRPr="00E23CE4">
        <w:rPr>
          <w:b/>
          <w:snapToGrid w:val="0"/>
          <w:sz w:val="28"/>
          <w:szCs w:val="28"/>
        </w:rPr>
        <w:tab/>
        <w:t xml:space="preserve">         </w:t>
      </w:r>
      <w:r w:rsidRPr="00E23CE4">
        <w:rPr>
          <w:b/>
          <w:bCs/>
          <w:i/>
          <w:sz w:val="28"/>
          <w:szCs w:val="28"/>
          <w:vertAlign w:val="superscript"/>
        </w:rPr>
        <w:t>(Имя и должность подписавшего)</w:t>
      </w:r>
    </w:p>
    <w:p w14:paraId="311F337E" w14:textId="77777777" w:rsidR="0095593F" w:rsidRDefault="0095593F" w:rsidP="0095593F">
      <w:pPr>
        <w:ind w:firstLine="709"/>
        <w:rPr>
          <w:sz w:val="28"/>
          <w:szCs w:val="28"/>
        </w:rPr>
      </w:pPr>
    </w:p>
    <w:p w14:paraId="15072432" w14:textId="77777777" w:rsidR="0095593F" w:rsidRDefault="0095593F" w:rsidP="0095593F">
      <w:pPr>
        <w:ind w:firstLine="709"/>
        <w:rPr>
          <w:sz w:val="28"/>
          <w:szCs w:val="28"/>
        </w:rPr>
      </w:pPr>
    </w:p>
    <w:p w14:paraId="4E044736" w14:textId="77777777" w:rsidR="0095593F" w:rsidRDefault="0095593F" w:rsidP="0095593F">
      <w:pPr>
        <w:ind w:firstLine="709"/>
        <w:rPr>
          <w:sz w:val="28"/>
          <w:szCs w:val="28"/>
        </w:rPr>
        <w:sectPr w:rsidR="0095593F" w:rsidSect="009C4303">
          <w:headerReference w:type="default" r:id="rId26"/>
          <w:pgSz w:w="11906" w:h="16838" w:code="9"/>
          <w:pgMar w:top="1134" w:right="567" w:bottom="1134" w:left="1418" w:header="709" w:footer="709" w:gutter="0"/>
          <w:cols w:space="708"/>
          <w:docGrid w:linePitch="360"/>
        </w:sectPr>
      </w:pPr>
    </w:p>
    <w:p w14:paraId="152CD389" w14:textId="77777777" w:rsidR="0095593F" w:rsidRPr="008A43FF" w:rsidRDefault="0095593F" w:rsidP="0095593F">
      <w:pPr>
        <w:numPr>
          <w:ilvl w:val="0"/>
          <w:numId w:val="57"/>
        </w:numPr>
        <w:tabs>
          <w:tab w:val="left" w:pos="709"/>
          <w:tab w:val="left" w:pos="1134"/>
        </w:tabs>
        <w:jc w:val="both"/>
        <w:rPr>
          <w:b/>
          <w:bCs/>
          <w:sz w:val="28"/>
          <w:szCs w:val="28"/>
        </w:rPr>
      </w:pPr>
      <w:r w:rsidRPr="008A43FF">
        <w:rPr>
          <w:b/>
          <w:bCs/>
          <w:sz w:val="28"/>
          <w:szCs w:val="28"/>
        </w:rPr>
        <w:lastRenderedPageBreak/>
        <w:t>Коды строк в формах бухгалтерской отчетности</w:t>
      </w:r>
      <w:bookmarkEnd w:id="19"/>
      <w:bookmarkEnd w:id="20"/>
      <w:bookmarkEnd w:id="21"/>
    </w:p>
    <w:p w14:paraId="73BBFE57" w14:textId="77777777" w:rsidR="0095593F" w:rsidRPr="008A43FF" w:rsidRDefault="0095593F" w:rsidP="0095593F">
      <w:pPr>
        <w:tabs>
          <w:tab w:val="left" w:pos="709"/>
          <w:tab w:val="left" w:pos="1134"/>
        </w:tabs>
        <w:ind w:left="709"/>
        <w:jc w:val="right"/>
        <w:rPr>
          <w:sz w:val="28"/>
          <w:szCs w:val="28"/>
        </w:rPr>
      </w:pPr>
      <w:r w:rsidRPr="008A43FF">
        <w:rPr>
          <w:sz w:val="28"/>
          <w:szCs w:val="28"/>
        </w:rPr>
        <w:t>Таблица 1</w:t>
      </w:r>
    </w:p>
    <w:p w14:paraId="0E194C11" w14:textId="77777777" w:rsidR="0095593F" w:rsidRPr="008A43FF" w:rsidRDefault="0095593F" w:rsidP="0095593F">
      <w:pPr>
        <w:tabs>
          <w:tab w:val="left" w:pos="709"/>
          <w:tab w:val="left" w:pos="1134"/>
        </w:tabs>
        <w:ind w:left="709"/>
        <w:jc w:val="center"/>
        <w:rPr>
          <w:sz w:val="28"/>
          <w:szCs w:val="28"/>
        </w:rPr>
      </w:pPr>
    </w:p>
    <w:p w14:paraId="7B87D069" w14:textId="7B1422A5" w:rsidR="0095593F" w:rsidRDefault="0095593F" w:rsidP="0095593F">
      <w:pPr>
        <w:tabs>
          <w:tab w:val="left" w:pos="709"/>
          <w:tab w:val="left" w:pos="1134"/>
        </w:tabs>
        <w:ind w:left="1068"/>
        <w:jc w:val="center"/>
        <w:rPr>
          <w:bCs/>
          <w:sz w:val="28"/>
          <w:szCs w:val="28"/>
        </w:rPr>
      </w:pPr>
      <w:r w:rsidRPr="008A43FF">
        <w:rPr>
          <w:bCs/>
          <w:sz w:val="28"/>
          <w:szCs w:val="28"/>
        </w:rPr>
        <w:t>Коды строк в формах бухгалтерской отчетности РСБУ</w:t>
      </w:r>
      <w:r>
        <w:rPr>
          <w:bCs/>
          <w:sz w:val="28"/>
          <w:szCs w:val="28"/>
        </w:rPr>
        <w:t xml:space="preserve"> </w:t>
      </w:r>
      <w:r w:rsidRPr="004F0D20">
        <w:rPr>
          <w:bCs/>
          <w:sz w:val="28"/>
          <w:szCs w:val="28"/>
        </w:rPr>
        <w:t>(ОКУД 0710001 и 0710002)</w:t>
      </w:r>
    </w:p>
    <w:p w14:paraId="24533ABE" w14:textId="77777777" w:rsidR="0095593F" w:rsidRPr="008A43FF" w:rsidRDefault="0095593F" w:rsidP="0095593F">
      <w:pPr>
        <w:tabs>
          <w:tab w:val="left" w:pos="709"/>
          <w:tab w:val="left" w:pos="1134"/>
        </w:tabs>
        <w:ind w:left="1068"/>
        <w:jc w:val="center"/>
        <w:rPr>
          <w:bCs/>
          <w:sz w:val="28"/>
          <w:szCs w:val="28"/>
        </w:rPr>
      </w:pPr>
    </w:p>
    <w:tbl>
      <w:tblPr>
        <w:tblW w:w="10037"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22"/>
        <w:gridCol w:w="1815"/>
      </w:tblGrid>
      <w:tr w:rsidR="0095593F" w:rsidRPr="008A43FF" w14:paraId="31C0A1B1" w14:textId="77777777" w:rsidTr="00970FA8">
        <w:trPr>
          <w:trHeight w:val="291"/>
          <w:tblHeader/>
        </w:trPr>
        <w:tc>
          <w:tcPr>
            <w:tcW w:w="8222" w:type="dxa"/>
            <w:tcBorders>
              <w:top w:val="single" w:sz="4" w:space="0" w:color="auto"/>
              <w:bottom w:val="single" w:sz="4" w:space="0" w:color="auto"/>
              <w:right w:val="single" w:sz="4" w:space="0" w:color="auto"/>
            </w:tcBorders>
          </w:tcPr>
          <w:p w14:paraId="28014266" w14:textId="77777777" w:rsidR="0095593F" w:rsidRPr="008A43FF" w:rsidRDefault="0095593F" w:rsidP="00970FA8">
            <w:pPr>
              <w:tabs>
                <w:tab w:val="left" w:pos="885"/>
                <w:tab w:val="left" w:pos="1134"/>
              </w:tabs>
              <w:ind w:left="34"/>
              <w:jc w:val="center"/>
              <w:rPr>
                <w:b/>
              </w:rPr>
            </w:pPr>
            <w:r w:rsidRPr="008A43FF">
              <w:rPr>
                <w:b/>
              </w:rPr>
              <w:t>Наименование строки</w:t>
            </w:r>
          </w:p>
        </w:tc>
        <w:tc>
          <w:tcPr>
            <w:tcW w:w="1815" w:type="dxa"/>
            <w:tcBorders>
              <w:top w:val="single" w:sz="4" w:space="0" w:color="auto"/>
              <w:left w:val="single" w:sz="4" w:space="0" w:color="auto"/>
              <w:bottom w:val="single" w:sz="4" w:space="0" w:color="auto"/>
            </w:tcBorders>
          </w:tcPr>
          <w:p w14:paraId="535CFF72" w14:textId="77777777" w:rsidR="0095593F" w:rsidRPr="008A43FF" w:rsidRDefault="0095593F" w:rsidP="00970FA8">
            <w:pPr>
              <w:tabs>
                <w:tab w:val="left" w:pos="0"/>
                <w:tab w:val="left" w:pos="1134"/>
              </w:tabs>
              <w:ind w:left="34"/>
              <w:jc w:val="center"/>
              <w:rPr>
                <w:b/>
              </w:rPr>
            </w:pPr>
            <w:r w:rsidRPr="008A43FF">
              <w:rPr>
                <w:b/>
              </w:rPr>
              <w:t>Код</w:t>
            </w:r>
          </w:p>
        </w:tc>
      </w:tr>
      <w:tr w:rsidR="0095593F" w:rsidRPr="008A43FF" w14:paraId="32299463" w14:textId="77777777" w:rsidTr="00970FA8">
        <w:tc>
          <w:tcPr>
            <w:tcW w:w="10037" w:type="dxa"/>
            <w:gridSpan w:val="2"/>
            <w:tcBorders>
              <w:top w:val="single" w:sz="4" w:space="0" w:color="auto"/>
              <w:bottom w:val="single" w:sz="4" w:space="0" w:color="auto"/>
            </w:tcBorders>
          </w:tcPr>
          <w:p w14:paraId="4607BEA5" w14:textId="77777777" w:rsidR="0095593F" w:rsidRPr="008A43FF" w:rsidRDefault="0095593F" w:rsidP="00970FA8">
            <w:pPr>
              <w:tabs>
                <w:tab w:val="left" w:pos="0"/>
                <w:tab w:val="left" w:pos="1134"/>
              </w:tabs>
              <w:ind w:left="34"/>
              <w:jc w:val="center"/>
              <w:rPr>
                <w:b/>
              </w:rPr>
            </w:pPr>
            <w:r w:rsidRPr="004F0D20">
              <w:rPr>
                <w:b/>
              </w:rPr>
              <w:t>ОКУД 0710001:</w:t>
            </w:r>
          </w:p>
        </w:tc>
      </w:tr>
      <w:tr w:rsidR="0095593F" w:rsidRPr="008A43FF" w14:paraId="0382EDEA" w14:textId="77777777" w:rsidTr="00970FA8">
        <w:tc>
          <w:tcPr>
            <w:tcW w:w="8222" w:type="dxa"/>
            <w:tcBorders>
              <w:top w:val="single" w:sz="4" w:space="0" w:color="auto"/>
              <w:bottom w:val="single" w:sz="4" w:space="0" w:color="auto"/>
              <w:right w:val="single" w:sz="4" w:space="0" w:color="auto"/>
            </w:tcBorders>
          </w:tcPr>
          <w:p w14:paraId="002E68A5" w14:textId="77777777" w:rsidR="0095593F" w:rsidRPr="008A43FF" w:rsidRDefault="0095593F" w:rsidP="00970FA8">
            <w:pPr>
              <w:tabs>
                <w:tab w:val="left" w:pos="885"/>
                <w:tab w:val="left" w:pos="1134"/>
              </w:tabs>
              <w:ind w:firstLine="34"/>
            </w:pPr>
            <w:bookmarkStart w:id="23" w:name="sub_4100"/>
            <w:r w:rsidRPr="008A43FF">
              <w:t>БУХГАЛТЕРСКИЙ БАЛАНС</w:t>
            </w:r>
            <w:bookmarkEnd w:id="23"/>
          </w:p>
        </w:tc>
        <w:tc>
          <w:tcPr>
            <w:tcW w:w="1815" w:type="dxa"/>
            <w:tcBorders>
              <w:top w:val="single" w:sz="4" w:space="0" w:color="auto"/>
              <w:left w:val="single" w:sz="4" w:space="0" w:color="auto"/>
              <w:bottom w:val="single" w:sz="4" w:space="0" w:color="auto"/>
            </w:tcBorders>
          </w:tcPr>
          <w:p w14:paraId="0F712AC8" w14:textId="77777777" w:rsidR="0095593F" w:rsidRPr="008A43FF" w:rsidRDefault="0095593F" w:rsidP="00970FA8">
            <w:pPr>
              <w:tabs>
                <w:tab w:val="left" w:pos="318"/>
                <w:tab w:val="left" w:pos="1134"/>
              </w:tabs>
              <w:ind w:left="34"/>
              <w:jc w:val="center"/>
            </w:pPr>
            <w:r w:rsidRPr="008A43FF">
              <w:t>1000</w:t>
            </w:r>
          </w:p>
        </w:tc>
      </w:tr>
      <w:tr w:rsidR="0095593F" w:rsidRPr="008A43FF" w14:paraId="1F255236" w14:textId="77777777" w:rsidTr="00970FA8">
        <w:tc>
          <w:tcPr>
            <w:tcW w:w="8222" w:type="dxa"/>
            <w:tcBorders>
              <w:top w:val="single" w:sz="4" w:space="0" w:color="auto"/>
              <w:bottom w:val="single" w:sz="4" w:space="0" w:color="auto"/>
              <w:right w:val="single" w:sz="4" w:space="0" w:color="auto"/>
            </w:tcBorders>
          </w:tcPr>
          <w:p w14:paraId="50EDCEC7" w14:textId="77777777" w:rsidR="0095593F" w:rsidRPr="008A43FF" w:rsidRDefault="0095593F" w:rsidP="00970FA8">
            <w:pPr>
              <w:tabs>
                <w:tab w:val="left" w:pos="885"/>
                <w:tab w:val="left" w:pos="1134"/>
              </w:tabs>
              <w:ind w:firstLine="34"/>
            </w:pPr>
            <w:bookmarkStart w:id="24" w:name="sub_1100"/>
            <w:r w:rsidRPr="008A43FF">
              <w:t>Итого внеоборотных активов</w:t>
            </w:r>
            <w:bookmarkEnd w:id="24"/>
          </w:p>
        </w:tc>
        <w:tc>
          <w:tcPr>
            <w:tcW w:w="1815" w:type="dxa"/>
            <w:tcBorders>
              <w:top w:val="single" w:sz="4" w:space="0" w:color="auto"/>
              <w:left w:val="single" w:sz="4" w:space="0" w:color="auto"/>
              <w:bottom w:val="single" w:sz="4" w:space="0" w:color="auto"/>
            </w:tcBorders>
          </w:tcPr>
          <w:p w14:paraId="4E229119" w14:textId="77777777" w:rsidR="0095593F" w:rsidRPr="008A43FF" w:rsidRDefault="0095593F" w:rsidP="00970FA8">
            <w:pPr>
              <w:tabs>
                <w:tab w:val="left" w:pos="318"/>
                <w:tab w:val="left" w:pos="1134"/>
              </w:tabs>
              <w:ind w:left="34"/>
              <w:jc w:val="center"/>
            </w:pPr>
            <w:r w:rsidRPr="008A43FF">
              <w:t>1100</w:t>
            </w:r>
          </w:p>
        </w:tc>
      </w:tr>
      <w:tr w:rsidR="0095593F" w:rsidRPr="008A43FF" w14:paraId="5EEF5A89" w14:textId="77777777" w:rsidTr="00970FA8">
        <w:tc>
          <w:tcPr>
            <w:tcW w:w="8222" w:type="dxa"/>
            <w:tcBorders>
              <w:top w:val="single" w:sz="4" w:space="0" w:color="auto"/>
              <w:bottom w:val="single" w:sz="4" w:space="0" w:color="auto"/>
              <w:right w:val="single" w:sz="4" w:space="0" w:color="auto"/>
            </w:tcBorders>
          </w:tcPr>
          <w:p w14:paraId="75CFAB32" w14:textId="77777777" w:rsidR="0095593F" w:rsidRPr="008A43FF" w:rsidRDefault="0095593F" w:rsidP="00970FA8">
            <w:pPr>
              <w:tabs>
                <w:tab w:val="left" w:pos="885"/>
                <w:tab w:val="left" w:pos="1134"/>
              </w:tabs>
              <w:ind w:firstLine="34"/>
            </w:pPr>
            <w:bookmarkStart w:id="25" w:name="sub_1110"/>
            <w:r w:rsidRPr="008A43FF">
              <w:t>Нематериальные активы</w:t>
            </w:r>
            <w:bookmarkEnd w:id="25"/>
          </w:p>
        </w:tc>
        <w:tc>
          <w:tcPr>
            <w:tcW w:w="1815" w:type="dxa"/>
            <w:tcBorders>
              <w:top w:val="single" w:sz="4" w:space="0" w:color="auto"/>
              <w:left w:val="single" w:sz="4" w:space="0" w:color="auto"/>
              <w:bottom w:val="single" w:sz="4" w:space="0" w:color="auto"/>
            </w:tcBorders>
          </w:tcPr>
          <w:p w14:paraId="3AE7853D" w14:textId="77777777" w:rsidR="0095593F" w:rsidRPr="008A43FF" w:rsidRDefault="0095593F" w:rsidP="00970FA8">
            <w:pPr>
              <w:tabs>
                <w:tab w:val="left" w:pos="318"/>
                <w:tab w:val="left" w:pos="1134"/>
              </w:tabs>
              <w:ind w:left="34"/>
              <w:jc w:val="center"/>
            </w:pPr>
            <w:r w:rsidRPr="008A43FF">
              <w:t>1110</w:t>
            </w:r>
          </w:p>
        </w:tc>
      </w:tr>
      <w:tr w:rsidR="0095593F" w:rsidRPr="008A43FF" w14:paraId="3F7A05D4" w14:textId="77777777" w:rsidTr="00970FA8">
        <w:tc>
          <w:tcPr>
            <w:tcW w:w="8222" w:type="dxa"/>
            <w:tcBorders>
              <w:top w:val="single" w:sz="4" w:space="0" w:color="auto"/>
              <w:bottom w:val="single" w:sz="4" w:space="0" w:color="auto"/>
              <w:right w:val="single" w:sz="4" w:space="0" w:color="auto"/>
            </w:tcBorders>
          </w:tcPr>
          <w:p w14:paraId="1F7130C2" w14:textId="77777777" w:rsidR="0095593F" w:rsidRPr="008A43FF" w:rsidRDefault="0095593F" w:rsidP="00970FA8">
            <w:pPr>
              <w:tabs>
                <w:tab w:val="left" w:pos="885"/>
                <w:tab w:val="left" w:pos="1134"/>
              </w:tabs>
              <w:ind w:firstLine="34"/>
            </w:pPr>
            <w:bookmarkStart w:id="26" w:name="sub_1120"/>
            <w:r w:rsidRPr="008A43FF">
              <w:t>Результаты исследований и разработок</w:t>
            </w:r>
            <w:bookmarkEnd w:id="26"/>
          </w:p>
        </w:tc>
        <w:tc>
          <w:tcPr>
            <w:tcW w:w="1815" w:type="dxa"/>
            <w:tcBorders>
              <w:top w:val="single" w:sz="4" w:space="0" w:color="auto"/>
              <w:left w:val="single" w:sz="4" w:space="0" w:color="auto"/>
              <w:bottom w:val="single" w:sz="4" w:space="0" w:color="auto"/>
            </w:tcBorders>
          </w:tcPr>
          <w:p w14:paraId="54684709" w14:textId="77777777" w:rsidR="0095593F" w:rsidRPr="008A43FF" w:rsidRDefault="0095593F" w:rsidP="00970FA8">
            <w:pPr>
              <w:tabs>
                <w:tab w:val="left" w:pos="318"/>
                <w:tab w:val="left" w:pos="1134"/>
              </w:tabs>
              <w:ind w:left="34"/>
              <w:jc w:val="center"/>
            </w:pPr>
            <w:r w:rsidRPr="008A43FF">
              <w:t>1120</w:t>
            </w:r>
          </w:p>
        </w:tc>
      </w:tr>
      <w:tr w:rsidR="0095593F" w:rsidRPr="008A43FF" w14:paraId="76DD5707" w14:textId="77777777" w:rsidTr="00970FA8">
        <w:tc>
          <w:tcPr>
            <w:tcW w:w="8222" w:type="dxa"/>
            <w:tcBorders>
              <w:top w:val="single" w:sz="4" w:space="0" w:color="auto"/>
              <w:bottom w:val="single" w:sz="4" w:space="0" w:color="auto"/>
              <w:right w:val="single" w:sz="4" w:space="0" w:color="auto"/>
            </w:tcBorders>
          </w:tcPr>
          <w:p w14:paraId="473E5C86" w14:textId="77777777" w:rsidR="0095593F" w:rsidRPr="008A43FF" w:rsidRDefault="0095593F" w:rsidP="00970FA8">
            <w:pPr>
              <w:tabs>
                <w:tab w:val="left" w:pos="885"/>
                <w:tab w:val="left" w:pos="1134"/>
              </w:tabs>
              <w:ind w:firstLine="34"/>
            </w:pPr>
            <w:r w:rsidRPr="008A43FF">
              <w:t>Нематериальные поисковые активы</w:t>
            </w:r>
          </w:p>
        </w:tc>
        <w:tc>
          <w:tcPr>
            <w:tcW w:w="1815" w:type="dxa"/>
            <w:tcBorders>
              <w:top w:val="single" w:sz="4" w:space="0" w:color="auto"/>
              <w:left w:val="single" w:sz="4" w:space="0" w:color="auto"/>
              <w:bottom w:val="single" w:sz="4" w:space="0" w:color="auto"/>
            </w:tcBorders>
          </w:tcPr>
          <w:p w14:paraId="3E705799" w14:textId="77777777" w:rsidR="0095593F" w:rsidRPr="008A43FF" w:rsidRDefault="0095593F" w:rsidP="00970FA8">
            <w:pPr>
              <w:tabs>
                <w:tab w:val="left" w:pos="318"/>
                <w:tab w:val="left" w:pos="1134"/>
              </w:tabs>
              <w:ind w:left="34"/>
              <w:jc w:val="center"/>
            </w:pPr>
            <w:bookmarkStart w:id="27" w:name="sub_11300"/>
            <w:r w:rsidRPr="008A43FF">
              <w:t>1130</w:t>
            </w:r>
            <w:bookmarkEnd w:id="27"/>
          </w:p>
        </w:tc>
      </w:tr>
      <w:tr w:rsidR="0095593F" w:rsidRPr="008A43FF" w14:paraId="571EA8A1" w14:textId="77777777" w:rsidTr="00970FA8">
        <w:tc>
          <w:tcPr>
            <w:tcW w:w="8222" w:type="dxa"/>
            <w:tcBorders>
              <w:top w:val="single" w:sz="4" w:space="0" w:color="auto"/>
              <w:bottom w:val="single" w:sz="4" w:space="0" w:color="auto"/>
              <w:right w:val="single" w:sz="4" w:space="0" w:color="auto"/>
            </w:tcBorders>
          </w:tcPr>
          <w:p w14:paraId="2460AE91" w14:textId="77777777" w:rsidR="0095593F" w:rsidRPr="008A43FF" w:rsidRDefault="0095593F" w:rsidP="00970FA8">
            <w:pPr>
              <w:tabs>
                <w:tab w:val="left" w:pos="885"/>
                <w:tab w:val="left" w:pos="1134"/>
              </w:tabs>
              <w:ind w:firstLine="34"/>
            </w:pPr>
            <w:bookmarkStart w:id="28" w:name="sub_11400"/>
            <w:r w:rsidRPr="008A43FF">
              <w:t>Материальные поисковые активы</w:t>
            </w:r>
            <w:bookmarkEnd w:id="28"/>
          </w:p>
        </w:tc>
        <w:tc>
          <w:tcPr>
            <w:tcW w:w="1815" w:type="dxa"/>
            <w:tcBorders>
              <w:top w:val="single" w:sz="4" w:space="0" w:color="auto"/>
              <w:left w:val="single" w:sz="4" w:space="0" w:color="auto"/>
              <w:bottom w:val="single" w:sz="4" w:space="0" w:color="auto"/>
            </w:tcBorders>
          </w:tcPr>
          <w:p w14:paraId="2C15B071" w14:textId="77777777" w:rsidR="0095593F" w:rsidRPr="008A43FF" w:rsidRDefault="0095593F" w:rsidP="00970FA8">
            <w:pPr>
              <w:tabs>
                <w:tab w:val="left" w:pos="318"/>
                <w:tab w:val="left" w:pos="1134"/>
              </w:tabs>
              <w:ind w:left="34"/>
              <w:jc w:val="center"/>
            </w:pPr>
            <w:r w:rsidRPr="008A43FF">
              <w:t>1140</w:t>
            </w:r>
          </w:p>
        </w:tc>
      </w:tr>
      <w:tr w:rsidR="0095593F" w:rsidRPr="008A43FF" w14:paraId="5274FC0D" w14:textId="77777777" w:rsidTr="00970FA8">
        <w:tc>
          <w:tcPr>
            <w:tcW w:w="8222" w:type="dxa"/>
            <w:tcBorders>
              <w:top w:val="single" w:sz="4" w:space="0" w:color="auto"/>
              <w:bottom w:val="single" w:sz="4" w:space="0" w:color="auto"/>
              <w:right w:val="single" w:sz="4" w:space="0" w:color="auto"/>
            </w:tcBorders>
          </w:tcPr>
          <w:p w14:paraId="4E381090" w14:textId="77777777" w:rsidR="0095593F" w:rsidRPr="008A43FF" w:rsidRDefault="0095593F" w:rsidP="00970FA8">
            <w:pPr>
              <w:tabs>
                <w:tab w:val="left" w:pos="885"/>
                <w:tab w:val="left" w:pos="1134"/>
              </w:tabs>
              <w:ind w:firstLine="34"/>
            </w:pPr>
            <w:r w:rsidRPr="008A43FF">
              <w:t>Основные средства</w:t>
            </w:r>
          </w:p>
        </w:tc>
        <w:tc>
          <w:tcPr>
            <w:tcW w:w="1815" w:type="dxa"/>
            <w:tcBorders>
              <w:top w:val="single" w:sz="4" w:space="0" w:color="auto"/>
              <w:left w:val="single" w:sz="4" w:space="0" w:color="auto"/>
              <w:bottom w:val="single" w:sz="4" w:space="0" w:color="auto"/>
            </w:tcBorders>
          </w:tcPr>
          <w:p w14:paraId="57E0499D" w14:textId="77777777" w:rsidR="0095593F" w:rsidRPr="008A43FF" w:rsidRDefault="0095593F" w:rsidP="00970FA8">
            <w:pPr>
              <w:tabs>
                <w:tab w:val="left" w:pos="318"/>
                <w:tab w:val="left" w:pos="1134"/>
              </w:tabs>
              <w:ind w:left="34"/>
              <w:jc w:val="center"/>
            </w:pPr>
            <w:bookmarkStart w:id="29" w:name="sub_1130"/>
            <w:r w:rsidRPr="008A43FF">
              <w:t>1150</w:t>
            </w:r>
            <w:bookmarkEnd w:id="29"/>
          </w:p>
        </w:tc>
      </w:tr>
      <w:tr w:rsidR="0095593F" w:rsidRPr="008A43FF" w14:paraId="0DE97513" w14:textId="77777777" w:rsidTr="00970FA8">
        <w:tc>
          <w:tcPr>
            <w:tcW w:w="8222" w:type="dxa"/>
            <w:tcBorders>
              <w:top w:val="single" w:sz="4" w:space="0" w:color="auto"/>
              <w:bottom w:val="single" w:sz="4" w:space="0" w:color="auto"/>
              <w:right w:val="single" w:sz="4" w:space="0" w:color="auto"/>
            </w:tcBorders>
          </w:tcPr>
          <w:p w14:paraId="6CF66DC4" w14:textId="77777777" w:rsidR="0095593F" w:rsidRPr="008A43FF" w:rsidRDefault="0095593F" w:rsidP="00970FA8">
            <w:pPr>
              <w:tabs>
                <w:tab w:val="left" w:pos="885"/>
                <w:tab w:val="left" w:pos="1134"/>
              </w:tabs>
              <w:ind w:firstLine="34"/>
            </w:pPr>
            <w:bookmarkStart w:id="30" w:name="sub_1140"/>
            <w:r w:rsidRPr="008A43FF">
              <w:t>Доходные вложения в материальные ценности</w:t>
            </w:r>
            <w:bookmarkEnd w:id="30"/>
          </w:p>
        </w:tc>
        <w:tc>
          <w:tcPr>
            <w:tcW w:w="1815" w:type="dxa"/>
            <w:tcBorders>
              <w:top w:val="single" w:sz="4" w:space="0" w:color="auto"/>
              <w:left w:val="single" w:sz="4" w:space="0" w:color="auto"/>
              <w:bottom w:val="single" w:sz="4" w:space="0" w:color="auto"/>
            </w:tcBorders>
          </w:tcPr>
          <w:p w14:paraId="44DDD963" w14:textId="77777777" w:rsidR="0095593F" w:rsidRPr="008A43FF" w:rsidRDefault="0095593F" w:rsidP="00970FA8">
            <w:pPr>
              <w:tabs>
                <w:tab w:val="left" w:pos="318"/>
                <w:tab w:val="left" w:pos="1134"/>
              </w:tabs>
              <w:ind w:left="34"/>
              <w:jc w:val="center"/>
            </w:pPr>
            <w:r w:rsidRPr="008A43FF">
              <w:t>1160</w:t>
            </w:r>
          </w:p>
        </w:tc>
      </w:tr>
      <w:tr w:rsidR="0095593F" w:rsidRPr="008A43FF" w14:paraId="74ADF90A" w14:textId="77777777" w:rsidTr="00970FA8">
        <w:tc>
          <w:tcPr>
            <w:tcW w:w="8222" w:type="dxa"/>
            <w:tcBorders>
              <w:top w:val="single" w:sz="4" w:space="0" w:color="auto"/>
              <w:bottom w:val="single" w:sz="4" w:space="0" w:color="auto"/>
              <w:right w:val="single" w:sz="4" w:space="0" w:color="auto"/>
            </w:tcBorders>
          </w:tcPr>
          <w:p w14:paraId="503CFFAA" w14:textId="77777777" w:rsidR="0095593F" w:rsidRPr="008A43FF" w:rsidRDefault="0095593F" w:rsidP="00970FA8">
            <w:pPr>
              <w:tabs>
                <w:tab w:val="left" w:pos="885"/>
                <w:tab w:val="left" w:pos="1134"/>
              </w:tabs>
              <w:ind w:firstLine="34"/>
            </w:pPr>
            <w:bookmarkStart w:id="31" w:name="sub_1150"/>
            <w:r w:rsidRPr="008A43FF">
              <w:t>Финансовые вложения</w:t>
            </w:r>
            <w:bookmarkEnd w:id="31"/>
          </w:p>
        </w:tc>
        <w:tc>
          <w:tcPr>
            <w:tcW w:w="1815" w:type="dxa"/>
            <w:tcBorders>
              <w:top w:val="single" w:sz="4" w:space="0" w:color="auto"/>
              <w:left w:val="single" w:sz="4" w:space="0" w:color="auto"/>
              <w:bottom w:val="single" w:sz="4" w:space="0" w:color="auto"/>
            </w:tcBorders>
          </w:tcPr>
          <w:p w14:paraId="4F290B93" w14:textId="77777777" w:rsidR="0095593F" w:rsidRPr="008A43FF" w:rsidRDefault="0095593F" w:rsidP="00970FA8">
            <w:pPr>
              <w:tabs>
                <w:tab w:val="left" w:pos="318"/>
                <w:tab w:val="left" w:pos="1134"/>
              </w:tabs>
              <w:ind w:left="34"/>
              <w:jc w:val="center"/>
            </w:pPr>
            <w:r w:rsidRPr="008A43FF">
              <w:t>1170</w:t>
            </w:r>
          </w:p>
        </w:tc>
      </w:tr>
      <w:tr w:rsidR="0095593F" w:rsidRPr="008A43FF" w14:paraId="738B9FCB" w14:textId="77777777" w:rsidTr="00970FA8">
        <w:tc>
          <w:tcPr>
            <w:tcW w:w="8222" w:type="dxa"/>
            <w:tcBorders>
              <w:top w:val="single" w:sz="4" w:space="0" w:color="auto"/>
              <w:bottom w:val="single" w:sz="4" w:space="0" w:color="auto"/>
              <w:right w:val="single" w:sz="4" w:space="0" w:color="auto"/>
            </w:tcBorders>
          </w:tcPr>
          <w:p w14:paraId="5137F163" w14:textId="77777777" w:rsidR="0095593F" w:rsidRPr="008A43FF" w:rsidRDefault="0095593F" w:rsidP="00970FA8">
            <w:pPr>
              <w:tabs>
                <w:tab w:val="left" w:pos="885"/>
                <w:tab w:val="left" w:pos="1134"/>
              </w:tabs>
              <w:ind w:firstLine="34"/>
            </w:pPr>
            <w:bookmarkStart w:id="32" w:name="sub_1180"/>
            <w:r w:rsidRPr="008A43FF">
              <w:t>Отложенные налоговые активы</w:t>
            </w:r>
            <w:bookmarkEnd w:id="32"/>
          </w:p>
        </w:tc>
        <w:tc>
          <w:tcPr>
            <w:tcW w:w="1815" w:type="dxa"/>
            <w:tcBorders>
              <w:top w:val="single" w:sz="4" w:space="0" w:color="auto"/>
              <w:left w:val="single" w:sz="4" w:space="0" w:color="auto"/>
              <w:bottom w:val="single" w:sz="4" w:space="0" w:color="auto"/>
            </w:tcBorders>
          </w:tcPr>
          <w:p w14:paraId="6A344D70" w14:textId="77777777" w:rsidR="0095593F" w:rsidRPr="008A43FF" w:rsidRDefault="0095593F" w:rsidP="00970FA8">
            <w:pPr>
              <w:tabs>
                <w:tab w:val="left" w:pos="318"/>
                <w:tab w:val="left" w:pos="1134"/>
              </w:tabs>
              <w:ind w:left="34"/>
              <w:jc w:val="center"/>
            </w:pPr>
            <w:r w:rsidRPr="008A43FF">
              <w:t>1180</w:t>
            </w:r>
          </w:p>
        </w:tc>
      </w:tr>
      <w:tr w:rsidR="0095593F" w:rsidRPr="008A43FF" w14:paraId="69AE78AA" w14:textId="77777777" w:rsidTr="00970FA8">
        <w:tc>
          <w:tcPr>
            <w:tcW w:w="8222" w:type="dxa"/>
            <w:tcBorders>
              <w:top w:val="single" w:sz="4" w:space="0" w:color="auto"/>
              <w:bottom w:val="single" w:sz="4" w:space="0" w:color="auto"/>
              <w:right w:val="single" w:sz="4" w:space="0" w:color="auto"/>
            </w:tcBorders>
          </w:tcPr>
          <w:p w14:paraId="4E7E3458" w14:textId="77777777" w:rsidR="0095593F" w:rsidRPr="008A43FF" w:rsidRDefault="0095593F" w:rsidP="00970FA8">
            <w:pPr>
              <w:tabs>
                <w:tab w:val="left" w:pos="885"/>
                <w:tab w:val="left" w:pos="1134"/>
              </w:tabs>
              <w:ind w:firstLine="34"/>
            </w:pPr>
            <w:bookmarkStart w:id="33" w:name="sub_1170"/>
            <w:r w:rsidRPr="008A43FF">
              <w:t>Прочие внеоборотные активы</w:t>
            </w:r>
            <w:bookmarkEnd w:id="33"/>
          </w:p>
        </w:tc>
        <w:tc>
          <w:tcPr>
            <w:tcW w:w="1815" w:type="dxa"/>
            <w:tcBorders>
              <w:top w:val="single" w:sz="4" w:space="0" w:color="auto"/>
              <w:left w:val="single" w:sz="4" w:space="0" w:color="auto"/>
              <w:bottom w:val="single" w:sz="4" w:space="0" w:color="auto"/>
            </w:tcBorders>
          </w:tcPr>
          <w:p w14:paraId="5AAAE8B6" w14:textId="77777777" w:rsidR="0095593F" w:rsidRPr="008A43FF" w:rsidRDefault="0095593F" w:rsidP="00970FA8">
            <w:pPr>
              <w:tabs>
                <w:tab w:val="left" w:pos="318"/>
                <w:tab w:val="left" w:pos="1134"/>
              </w:tabs>
              <w:ind w:left="34"/>
              <w:jc w:val="center"/>
            </w:pPr>
            <w:r w:rsidRPr="008A43FF">
              <w:t>1190</w:t>
            </w:r>
          </w:p>
        </w:tc>
      </w:tr>
      <w:tr w:rsidR="0095593F" w:rsidRPr="008A43FF" w14:paraId="3235889A" w14:textId="77777777" w:rsidTr="00970FA8">
        <w:tc>
          <w:tcPr>
            <w:tcW w:w="8222" w:type="dxa"/>
            <w:tcBorders>
              <w:top w:val="single" w:sz="4" w:space="0" w:color="auto"/>
              <w:bottom w:val="single" w:sz="4" w:space="0" w:color="auto"/>
              <w:right w:val="single" w:sz="4" w:space="0" w:color="auto"/>
            </w:tcBorders>
          </w:tcPr>
          <w:p w14:paraId="6557F6D6" w14:textId="77777777" w:rsidR="0095593F" w:rsidRPr="008A43FF" w:rsidRDefault="0095593F" w:rsidP="00970FA8">
            <w:pPr>
              <w:tabs>
                <w:tab w:val="left" w:pos="885"/>
                <w:tab w:val="left" w:pos="1134"/>
              </w:tabs>
              <w:ind w:firstLine="34"/>
            </w:pPr>
            <w:bookmarkStart w:id="34" w:name="sub_1200"/>
            <w:r w:rsidRPr="008A43FF">
              <w:t>Итого оборотных активов</w:t>
            </w:r>
            <w:bookmarkEnd w:id="34"/>
          </w:p>
        </w:tc>
        <w:tc>
          <w:tcPr>
            <w:tcW w:w="1815" w:type="dxa"/>
            <w:tcBorders>
              <w:top w:val="single" w:sz="4" w:space="0" w:color="auto"/>
              <w:left w:val="single" w:sz="4" w:space="0" w:color="auto"/>
              <w:bottom w:val="single" w:sz="4" w:space="0" w:color="auto"/>
            </w:tcBorders>
          </w:tcPr>
          <w:p w14:paraId="7AA54ADA" w14:textId="77777777" w:rsidR="0095593F" w:rsidRPr="008A43FF" w:rsidRDefault="0095593F" w:rsidP="00970FA8">
            <w:pPr>
              <w:tabs>
                <w:tab w:val="left" w:pos="318"/>
                <w:tab w:val="left" w:pos="1134"/>
              </w:tabs>
              <w:ind w:left="34"/>
              <w:jc w:val="center"/>
            </w:pPr>
            <w:r w:rsidRPr="008A43FF">
              <w:t>1200</w:t>
            </w:r>
          </w:p>
        </w:tc>
      </w:tr>
      <w:tr w:rsidR="0095593F" w:rsidRPr="008A43FF" w14:paraId="15F50B82" w14:textId="77777777" w:rsidTr="00970FA8">
        <w:tc>
          <w:tcPr>
            <w:tcW w:w="8222" w:type="dxa"/>
            <w:tcBorders>
              <w:top w:val="single" w:sz="4" w:space="0" w:color="auto"/>
              <w:bottom w:val="single" w:sz="4" w:space="0" w:color="auto"/>
              <w:right w:val="single" w:sz="4" w:space="0" w:color="auto"/>
            </w:tcBorders>
          </w:tcPr>
          <w:p w14:paraId="4AC65C14" w14:textId="77777777" w:rsidR="0095593F" w:rsidRPr="008A43FF" w:rsidRDefault="0095593F" w:rsidP="00970FA8">
            <w:pPr>
              <w:tabs>
                <w:tab w:val="left" w:pos="885"/>
                <w:tab w:val="left" w:pos="1134"/>
              </w:tabs>
              <w:ind w:firstLine="34"/>
            </w:pPr>
            <w:r w:rsidRPr="008A43FF">
              <w:t>Запасы</w:t>
            </w:r>
          </w:p>
        </w:tc>
        <w:tc>
          <w:tcPr>
            <w:tcW w:w="1815" w:type="dxa"/>
            <w:tcBorders>
              <w:top w:val="single" w:sz="4" w:space="0" w:color="auto"/>
              <w:left w:val="single" w:sz="4" w:space="0" w:color="auto"/>
              <w:bottom w:val="single" w:sz="4" w:space="0" w:color="auto"/>
            </w:tcBorders>
          </w:tcPr>
          <w:p w14:paraId="36C746D4" w14:textId="77777777" w:rsidR="0095593F" w:rsidRPr="008A43FF" w:rsidRDefault="0095593F" w:rsidP="00970FA8">
            <w:pPr>
              <w:tabs>
                <w:tab w:val="left" w:pos="318"/>
                <w:tab w:val="left" w:pos="1134"/>
              </w:tabs>
              <w:ind w:left="34"/>
              <w:jc w:val="center"/>
            </w:pPr>
            <w:bookmarkStart w:id="35" w:name="sub_1210"/>
            <w:r w:rsidRPr="008A43FF">
              <w:t>1210</w:t>
            </w:r>
            <w:bookmarkEnd w:id="35"/>
          </w:p>
        </w:tc>
      </w:tr>
      <w:tr w:rsidR="0095593F" w:rsidRPr="008A43FF" w14:paraId="5724F04D" w14:textId="77777777" w:rsidTr="00970FA8">
        <w:tc>
          <w:tcPr>
            <w:tcW w:w="8222" w:type="dxa"/>
            <w:tcBorders>
              <w:top w:val="single" w:sz="4" w:space="0" w:color="auto"/>
              <w:bottom w:val="single" w:sz="4" w:space="0" w:color="auto"/>
              <w:right w:val="single" w:sz="4" w:space="0" w:color="auto"/>
            </w:tcBorders>
          </w:tcPr>
          <w:p w14:paraId="74C7418E" w14:textId="77777777" w:rsidR="0095593F" w:rsidRPr="008A43FF" w:rsidRDefault="0095593F" w:rsidP="00970FA8">
            <w:pPr>
              <w:tabs>
                <w:tab w:val="left" w:pos="885"/>
                <w:tab w:val="left" w:pos="1134"/>
              </w:tabs>
              <w:ind w:firstLine="34"/>
            </w:pPr>
            <w:r w:rsidRPr="008A43FF">
              <w:t>Налог на добавленную стоимость по приобретенным ценностям</w:t>
            </w:r>
          </w:p>
        </w:tc>
        <w:tc>
          <w:tcPr>
            <w:tcW w:w="1815" w:type="dxa"/>
            <w:tcBorders>
              <w:top w:val="single" w:sz="4" w:space="0" w:color="auto"/>
              <w:left w:val="single" w:sz="4" w:space="0" w:color="auto"/>
              <w:bottom w:val="single" w:sz="4" w:space="0" w:color="auto"/>
            </w:tcBorders>
          </w:tcPr>
          <w:p w14:paraId="1B2AE1CB" w14:textId="77777777" w:rsidR="0095593F" w:rsidRPr="008A43FF" w:rsidRDefault="0095593F" w:rsidP="00970FA8">
            <w:pPr>
              <w:tabs>
                <w:tab w:val="left" w:pos="318"/>
                <w:tab w:val="left" w:pos="1134"/>
              </w:tabs>
              <w:ind w:left="34"/>
              <w:jc w:val="center"/>
            </w:pPr>
            <w:r w:rsidRPr="008A43FF">
              <w:t>1220</w:t>
            </w:r>
          </w:p>
        </w:tc>
      </w:tr>
      <w:tr w:rsidR="0095593F" w:rsidRPr="008A43FF" w14:paraId="78D1070D" w14:textId="77777777" w:rsidTr="00970FA8">
        <w:tc>
          <w:tcPr>
            <w:tcW w:w="8222" w:type="dxa"/>
            <w:tcBorders>
              <w:top w:val="single" w:sz="4" w:space="0" w:color="auto"/>
              <w:bottom w:val="single" w:sz="4" w:space="0" w:color="auto"/>
              <w:right w:val="single" w:sz="4" w:space="0" w:color="auto"/>
            </w:tcBorders>
          </w:tcPr>
          <w:p w14:paraId="3F23A5B8" w14:textId="77777777" w:rsidR="0095593F" w:rsidRPr="008A43FF" w:rsidRDefault="0095593F" w:rsidP="00970FA8">
            <w:pPr>
              <w:tabs>
                <w:tab w:val="left" w:pos="885"/>
                <w:tab w:val="left" w:pos="1134"/>
              </w:tabs>
              <w:ind w:firstLine="34"/>
            </w:pPr>
            <w:bookmarkStart w:id="36" w:name="sub_1230"/>
            <w:r w:rsidRPr="008A43FF">
              <w:t>Дебиторская задолженность</w:t>
            </w:r>
            <w:bookmarkEnd w:id="36"/>
          </w:p>
        </w:tc>
        <w:tc>
          <w:tcPr>
            <w:tcW w:w="1815" w:type="dxa"/>
            <w:tcBorders>
              <w:top w:val="single" w:sz="4" w:space="0" w:color="auto"/>
              <w:left w:val="single" w:sz="4" w:space="0" w:color="auto"/>
              <w:bottom w:val="single" w:sz="4" w:space="0" w:color="auto"/>
            </w:tcBorders>
          </w:tcPr>
          <w:p w14:paraId="55996553" w14:textId="77777777" w:rsidR="0095593F" w:rsidRPr="008A43FF" w:rsidRDefault="0095593F" w:rsidP="00970FA8">
            <w:pPr>
              <w:tabs>
                <w:tab w:val="left" w:pos="318"/>
                <w:tab w:val="left" w:pos="1134"/>
              </w:tabs>
              <w:ind w:left="34"/>
              <w:jc w:val="center"/>
            </w:pPr>
            <w:r w:rsidRPr="008A43FF">
              <w:t>1230</w:t>
            </w:r>
          </w:p>
        </w:tc>
      </w:tr>
      <w:tr w:rsidR="0095593F" w:rsidRPr="008A43FF" w14:paraId="50B3E314" w14:textId="77777777" w:rsidTr="00970FA8">
        <w:tc>
          <w:tcPr>
            <w:tcW w:w="8222" w:type="dxa"/>
            <w:tcBorders>
              <w:top w:val="single" w:sz="4" w:space="0" w:color="auto"/>
              <w:bottom w:val="single" w:sz="4" w:space="0" w:color="auto"/>
              <w:right w:val="single" w:sz="4" w:space="0" w:color="auto"/>
            </w:tcBorders>
          </w:tcPr>
          <w:p w14:paraId="06087F21" w14:textId="77777777" w:rsidR="0095593F" w:rsidRPr="008A43FF" w:rsidRDefault="0095593F" w:rsidP="00970FA8">
            <w:pPr>
              <w:tabs>
                <w:tab w:val="left" w:pos="885"/>
                <w:tab w:val="left" w:pos="1134"/>
              </w:tabs>
              <w:ind w:firstLine="34"/>
            </w:pPr>
            <w:bookmarkStart w:id="37" w:name="sub_1240"/>
            <w:r w:rsidRPr="008A43FF">
              <w:t>Финансовые вложения (за исключением денежных эквивалентов)</w:t>
            </w:r>
            <w:bookmarkEnd w:id="37"/>
          </w:p>
        </w:tc>
        <w:tc>
          <w:tcPr>
            <w:tcW w:w="1815" w:type="dxa"/>
            <w:tcBorders>
              <w:top w:val="single" w:sz="4" w:space="0" w:color="auto"/>
              <w:left w:val="single" w:sz="4" w:space="0" w:color="auto"/>
              <w:bottom w:val="single" w:sz="4" w:space="0" w:color="auto"/>
            </w:tcBorders>
          </w:tcPr>
          <w:p w14:paraId="0F01BCC7" w14:textId="77777777" w:rsidR="0095593F" w:rsidRPr="008A43FF" w:rsidRDefault="0095593F" w:rsidP="00970FA8">
            <w:pPr>
              <w:tabs>
                <w:tab w:val="left" w:pos="318"/>
                <w:tab w:val="left" w:pos="1134"/>
              </w:tabs>
              <w:ind w:left="34"/>
              <w:jc w:val="center"/>
            </w:pPr>
            <w:r w:rsidRPr="008A43FF">
              <w:t>1240</w:t>
            </w:r>
          </w:p>
        </w:tc>
      </w:tr>
      <w:tr w:rsidR="0095593F" w:rsidRPr="008A43FF" w14:paraId="00CD9B4B" w14:textId="77777777" w:rsidTr="00970FA8">
        <w:tc>
          <w:tcPr>
            <w:tcW w:w="8222" w:type="dxa"/>
            <w:tcBorders>
              <w:top w:val="single" w:sz="4" w:space="0" w:color="auto"/>
              <w:bottom w:val="single" w:sz="4" w:space="0" w:color="auto"/>
              <w:right w:val="single" w:sz="4" w:space="0" w:color="auto"/>
            </w:tcBorders>
          </w:tcPr>
          <w:p w14:paraId="201B465E" w14:textId="77777777" w:rsidR="0095593F" w:rsidRPr="008A43FF" w:rsidRDefault="0095593F" w:rsidP="00970FA8">
            <w:pPr>
              <w:tabs>
                <w:tab w:val="left" w:pos="885"/>
                <w:tab w:val="left" w:pos="1134"/>
              </w:tabs>
              <w:ind w:firstLine="34"/>
            </w:pPr>
            <w:bookmarkStart w:id="38" w:name="sub_1250"/>
            <w:r w:rsidRPr="008A43FF">
              <w:t>Денежные средства и денежные эквиваленты</w:t>
            </w:r>
            <w:bookmarkEnd w:id="38"/>
          </w:p>
        </w:tc>
        <w:tc>
          <w:tcPr>
            <w:tcW w:w="1815" w:type="dxa"/>
            <w:tcBorders>
              <w:top w:val="single" w:sz="4" w:space="0" w:color="auto"/>
              <w:left w:val="single" w:sz="4" w:space="0" w:color="auto"/>
              <w:bottom w:val="single" w:sz="4" w:space="0" w:color="auto"/>
            </w:tcBorders>
          </w:tcPr>
          <w:p w14:paraId="51673E4B" w14:textId="77777777" w:rsidR="0095593F" w:rsidRPr="008A43FF" w:rsidRDefault="0095593F" w:rsidP="00970FA8">
            <w:pPr>
              <w:tabs>
                <w:tab w:val="left" w:pos="318"/>
                <w:tab w:val="left" w:pos="1134"/>
              </w:tabs>
              <w:ind w:left="34"/>
              <w:jc w:val="center"/>
            </w:pPr>
            <w:r w:rsidRPr="008A43FF">
              <w:t>1250</w:t>
            </w:r>
          </w:p>
        </w:tc>
      </w:tr>
      <w:tr w:rsidR="0095593F" w:rsidRPr="008A43FF" w14:paraId="2EE503C7" w14:textId="77777777" w:rsidTr="00970FA8">
        <w:tc>
          <w:tcPr>
            <w:tcW w:w="8222" w:type="dxa"/>
            <w:tcBorders>
              <w:top w:val="single" w:sz="4" w:space="0" w:color="auto"/>
              <w:bottom w:val="single" w:sz="4" w:space="0" w:color="auto"/>
              <w:right w:val="single" w:sz="4" w:space="0" w:color="auto"/>
            </w:tcBorders>
          </w:tcPr>
          <w:p w14:paraId="6ACB29C4" w14:textId="77777777" w:rsidR="0095593F" w:rsidRPr="008A43FF" w:rsidRDefault="0095593F" w:rsidP="00970FA8">
            <w:pPr>
              <w:tabs>
                <w:tab w:val="left" w:pos="885"/>
                <w:tab w:val="left" w:pos="1134"/>
              </w:tabs>
              <w:ind w:firstLine="34"/>
            </w:pPr>
            <w:bookmarkStart w:id="39" w:name="sub_1260"/>
            <w:r w:rsidRPr="008A43FF">
              <w:t>Прочие оборотные активы</w:t>
            </w:r>
            <w:bookmarkEnd w:id="39"/>
          </w:p>
        </w:tc>
        <w:tc>
          <w:tcPr>
            <w:tcW w:w="1815" w:type="dxa"/>
            <w:tcBorders>
              <w:top w:val="single" w:sz="4" w:space="0" w:color="auto"/>
              <w:left w:val="single" w:sz="4" w:space="0" w:color="auto"/>
              <w:bottom w:val="single" w:sz="4" w:space="0" w:color="auto"/>
            </w:tcBorders>
          </w:tcPr>
          <w:p w14:paraId="0F0E33C7" w14:textId="77777777" w:rsidR="0095593F" w:rsidRPr="008A43FF" w:rsidRDefault="0095593F" w:rsidP="00970FA8">
            <w:pPr>
              <w:tabs>
                <w:tab w:val="left" w:pos="318"/>
                <w:tab w:val="left" w:pos="1134"/>
              </w:tabs>
              <w:ind w:left="34"/>
              <w:jc w:val="center"/>
            </w:pPr>
            <w:r w:rsidRPr="008A43FF">
              <w:t>1260</w:t>
            </w:r>
          </w:p>
        </w:tc>
      </w:tr>
      <w:tr w:rsidR="0095593F" w:rsidRPr="008A43FF" w14:paraId="6939CB1D" w14:textId="77777777" w:rsidTr="00970FA8">
        <w:tc>
          <w:tcPr>
            <w:tcW w:w="8222" w:type="dxa"/>
            <w:tcBorders>
              <w:top w:val="single" w:sz="4" w:space="0" w:color="auto"/>
              <w:bottom w:val="single" w:sz="4" w:space="0" w:color="auto"/>
              <w:right w:val="single" w:sz="4" w:space="0" w:color="auto"/>
            </w:tcBorders>
          </w:tcPr>
          <w:p w14:paraId="22CEC2C2" w14:textId="77777777" w:rsidR="0095593F" w:rsidRPr="008A43FF" w:rsidRDefault="0095593F" w:rsidP="00970FA8">
            <w:pPr>
              <w:tabs>
                <w:tab w:val="left" w:pos="885"/>
                <w:tab w:val="left" w:pos="1134"/>
              </w:tabs>
              <w:ind w:firstLine="34"/>
            </w:pPr>
            <w:bookmarkStart w:id="40" w:name="sub_7771600"/>
            <w:r w:rsidRPr="008A43FF">
              <w:t>БАЛАНС (актив)</w:t>
            </w:r>
            <w:bookmarkEnd w:id="40"/>
          </w:p>
        </w:tc>
        <w:tc>
          <w:tcPr>
            <w:tcW w:w="1815" w:type="dxa"/>
            <w:tcBorders>
              <w:top w:val="single" w:sz="4" w:space="0" w:color="auto"/>
              <w:left w:val="single" w:sz="4" w:space="0" w:color="auto"/>
              <w:bottom w:val="single" w:sz="4" w:space="0" w:color="auto"/>
            </w:tcBorders>
          </w:tcPr>
          <w:p w14:paraId="711261AB" w14:textId="77777777" w:rsidR="0095593F" w:rsidRPr="008A43FF" w:rsidRDefault="0095593F" w:rsidP="00970FA8">
            <w:pPr>
              <w:tabs>
                <w:tab w:val="left" w:pos="318"/>
                <w:tab w:val="left" w:pos="1134"/>
              </w:tabs>
              <w:ind w:left="34"/>
              <w:jc w:val="center"/>
            </w:pPr>
            <w:r w:rsidRPr="008A43FF">
              <w:t>1600</w:t>
            </w:r>
          </w:p>
        </w:tc>
      </w:tr>
      <w:tr w:rsidR="0095593F" w:rsidRPr="008A43FF" w14:paraId="473044F3" w14:textId="77777777" w:rsidTr="00970FA8">
        <w:tc>
          <w:tcPr>
            <w:tcW w:w="8222" w:type="dxa"/>
            <w:tcBorders>
              <w:top w:val="single" w:sz="4" w:space="0" w:color="auto"/>
              <w:bottom w:val="single" w:sz="4" w:space="0" w:color="auto"/>
              <w:right w:val="single" w:sz="4" w:space="0" w:color="auto"/>
            </w:tcBorders>
          </w:tcPr>
          <w:p w14:paraId="69320A40" w14:textId="77777777" w:rsidR="0095593F" w:rsidRPr="008A43FF" w:rsidRDefault="0095593F" w:rsidP="00970FA8">
            <w:pPr>
              <w:tabs>
                <w:tab w:val="left" w:pos="885"/>
                <w:tab w:val="left" w:pos="1134"/>
              </w:tabs>
              <w:ind w:firstLine="34"/>
            </w:pPr>
            <w:bookmarkStart w:id="41" w:name="sub_1300"/>
            <w:r w:rsidRPr="008A43FF">
              <w:t>ИТОГО капитал</w:t>
            </w:r>
            <w:bookmarkEnd w:id="41"/>
          </w:p>
        </w:tc>
        <w:tc>
          <w:tcPr>
            <w:tcW w:w="1815" w:type="dxa"/>
            <w:tcBorders>
              <w:top w:val="single" w:sz="4" w:space="0" w:color="auto"/>
              <w:left w:val="single" w:sz="4" w:space="0" w:color="auto"/>
              <w:bottom w:val="single" w:sz="4" w:space="0" w:color="auto"/>
            </w:tcBorders>
          </w:tcPr>
          <w:p w14:paraId="3FC0169C" w14:textId="77777777" w:rsidR="0095593F" w:rsidRPr="008A43FF" w:rsidRDefault="0095593F" w:rsidP="00970FA8">
            <w:pPr>
              <w:tabs>
                <w:tab w:val="left" w:pos="318"/>
                <w:tab w:val="left" w:pos="1134"/>
              </w:tabs>
              <w:ind w:left="34"/>
              <w:jc w:val="center"/>
            </w:pPr>
            <w:r w:rsidRPr="008A43FF">
              <w:t>1300</w:t>
            </w:r>
          </w:p>
        </w:tc>
      </w:tr>
      <w:tr w:rsidR="0095593F" w:rsidRPr="008A43FF" w14:paraId="41B9AFD1" w14:textId="77777777" w:rsidTr="00970FA8">
        <w:tc>
          <w:tcPr>
            <w:tcW w:w="8222" w:type="dxa"/>
            <w:tcBorders>
              <w:top w:val="single" w:sz="4" w:space="0" w:color="auto"/>
              <w:bottom w:val="single" w:sz="4" w:space="0" w:color="auto"/>
              <w:right w:val="single" w:sz="4" w:space="0" w:color="auto"/>
            </w:tcBorders>
          </w:tcPr>
          <w:p w14:paraId="21D1F5CC" w14:textId="77777777" w:rsidR="0095593F" w:rsidRPr="008A43FF" w:rsidRDefault="0095593F" w:rsidP="00970FA8">
            <w:pPr>
              <w:tabs>
                <w:tab w:val="left" w:pos="885"/>
                <w:tab w:val="left" w:pos="1134"/>
              </w:tabs>
              <w:ind w:firstLine="34"/>
            </w:pPr>
            <w:bookmarkStart w:id="42" w:name="sub_1310"/>
            <w:r w:rsidRPr="008A43FF">
              <w:t>Уставный капитал (складочный капитал, уставный фонд, вклады товарищей)</w:t>
            </w:r>
            <w:bookmarkEnd w:id="42"/>
            <w:r w:rsidRPr="008A43FF">
              <w:t xml:space="preserve"> </w:t>
            </w:r>
          </w:p>
        </w:tc>
        <w:tc>
          <w:tcPr>
            <w:tcW w:w="1815" w:type="dxa"/>
            <w:tcBorders>
              <w:top w:val="single" w:sz="4" w:space="0" w:color="auto"/>
              <w:left w:val="single" w:sz="4" w:space="0" w:color="auto"/>
              <w:bottom w:val="single" w:sz="4" w:space="0" w:color="auto"/>
            </w:tcBorders>
          </w:tcPr>
          <w:p w14:paraId="0ECF4C95" w14:textId="77777777" w:rsidR="0095593F" w:rsidRPr="008A43FF" w:rsidRDefault="0095593F" w:rsidP="00970FA8">
            <w:pPr>
              <w:tabs>
                <w:tab w:val="left" w:pos="318"/>
                <w:tab w:val="left" w:pos="1134"/>
              </w:tabs>
              <w:ind w:left="34"/>
              <w:jc w:val="center"/>
            </w:pPr>
            <w:r w:rsidRPr="008A43FF">
              <w:t>1310</w:t>
            </w:r>
          </w:p>
        </w:tc>
      </w:tr>
      <w:tr w:rsidR="0095593F" w:rsidRPr="008A43FF" w14:paraId="5CF696AD" w14:textId="77777777" w:rsidTr="00970FA8">
        <w:tc>
          <w:tcPr>
            <w:tcW w:w="8222" w:type="dxa"/>
            <w:tcBorders>
              <w:top w:val="single" w:sz="4" w:space="0" w:color="auto"/>
              <w:bottom w:val="single" w:sz="4" w:space="0" w:color="auto"/>
              <w:right w:val="single" w:sz="4" w:space="0" w:color="auto"/>
            </w:tcBorders>
          </w:tcPr>
          <w:p w14:paraId="0B9ACDE7" w14:textId="77777777" w:rsidR="0095593F" w:rsidRPr="008A43FF" w:rsidRDefault="0095593F" w:rsidP="00970FA8">
            <w:pPr>
              <w:tabs>
                <w:tab w:val="left" w:pos="885"/>
                <w:tab w:val="left" w:pos="1134"/>
              </w:tabs>
              <w:ind w:firstLine="34"/>
            </w:pPr>
            <w:bookmarkStart w:id="43" w:name="sub_1320"/>
            <w:r w:rsidRPr="008A43FF">
              <w:t>Собственные акции, выкупленные у акционеров</w:t>
            </w:r>
            <w:bookmarkEnd w:id="43"/>
          </w:p>
        </w:tc>
        <w:tc>
          <w:tcPr>
            <w:tcW w:w="1815" w:type="dxa"/>
            <w:tcBorders>
              <w:top w:val="single" w:sz="4" w:space="0" w:color="auto"/>
              <w:left w:val="single" w:sz="4" w:space="0" w:color="auto"/>
              <w:bottom w:val="single" w:sz="4" w:space="0" w:color="auto"/>
            </w:tcBorders>
          </w:tcPr>
          <w:p w14:paraId="4CD9DCC0" w14:textId="77777777" w:rsidR="0095593F" w:rsidRPr="008A43FF" w:rsidRDefault="0095593F" w:rsidP="00970FA8">
            <w:pPr>
              <w:tabs>
                <w:tab w:val="left" w:pos="318"/>
                <w:tab w:val="left" w:pos="1134"/>
              </w:tabs>
              <w:ind w:left="34"/>
              <w:jc w:val="center"/>
            </w:pPr>
            <w:r w:rsidRPr="008A43FF">
              <w:t>1320</w:t>
            </w:r>
          </w:p>
        </w:tc>
      </w:tr>
      <w:tr w:rsidR="0095593F" w:rsidRPr="008A43FF" w14:paraId="4D9F4BA2" w14:textId="77777777" w:rsidTr="00970FA8">
        <w:tc>
          <w:tcPr>
            <w:tcW w:w="8222" w:type="dxa"/>
            <w:tcBorders>
              <w:top w:val="single" w:sz="4" w:space="0" w:color="auto"/>
              <w:bottom w:val="single" w:sz="4" w:space="0" w:color="auto"/>
              <w:right w:val="single" w:sz="4" w:space="0" w:color="auto"/>
            </w:tcBorders>
          </w:tcPr>
          <w:p w14:paraId="7AFF5E62" w14:textId="77777777" w:rsidR="0095593F" w:rsidRPr="008A43FF" w:rsidRDefault="0095593F" w:rsidP="00970FA8">
            <w:pPr>
              <w:tabs>
                <w:tab w:val="left" w:pos="885"/>
                <w:tab w:val="left" w:pos="1134"/>
              </w:tabs>
              <w:ind w:firstLine="34"/>
            </w:pPr>
            <w:bookmarkStart w:id="44" w:name="sub_1340"/>
            <w:r w:rsidRPr="008A43FF">
              <w:t>Переоценка внеоборотных активов</w:t>
            </w:r>
            <w:bookmarkEnd w:id="44"/>
          </w:p>
        </w:tc>
        <w:tc>
          <w:tcPr>
            <w:tcW w:w="1815" w:type="dxa"/>
            <w:tcBorders>
              <w:top w:val="single" w:sz="4" w:space="0" w:color="auto"/>
              <w:left w:val="single" w:sz="4" w:space="0" w:color="auto"/>
              <w:bottom w:val="single" w:sz="4" w:space="0" w:color="auto"/>
            </w:tcBorders>
          </w:tcPr>
          <w:p w14:paraId="31D4D940" w14:textId="77777777" w:rsidR="0095593F" w:rsidRPr="008A43FF" w:rsidRDefault="0095593F" w:rsidP="00970FA8">
            <w:pPr>
              <w:tabs>
                <w:tab w:val="left" w:pos="318"/>
                <w:tab w:val="left" w:pos="1134"/>
              </w:tabs>
              <w:ind w:left="34"/>
              <w:jc w:val="center"/>
            </w:pPr>
            <w:r w:rsidRPr="008A43FF">
              <w:t>1340</w:t>
            </w:r>
          </w:p>
        </w:tc>
      </w:tr>
      <w:tr w:rsidR="0095593F" w:rsidRPr="008A43FF" w14:paraId="160FC122" w14:textId="77777777" w:rsidTr="00970FA8">
        <w:tc>
          <w:tcPr>
            <w:tcW w:w="8222" w:type="dxa"/>
            <w:tcBorders>
              <w:top w:val="single" w:sz="4" w:space="0" w:color="auto"/>
              <w:bottom w:val="single" w:sz="4" w:space="0" w:color="auto"/>
              <w:right w:val="single" w:sz="4" w:space="0" w:color="auto"/>
            </w:tcBorders>
          </w:tcPr>
          <w:p w14:paraId="73256874" w14:textId="77777777" w:rsidR="0095593F" w:rsidRPr="008A43FF" w:rsidRDefault="0095593F" w:rsidP="00970FA8">
            <w:pPr>
              <w:tabs>
                <w:tab w:val="left" w:pos="885"/>
                <w:tab w:val="left" w:pos="1134"/>
              </w:tabs>
              <w:ind w:firstLine="34"/>
            </w:pPr>
            <w:bookmarkStart w:id="45" w:name="sub_1350"/>
            <w:r w:rsidRPr="008A43FF">
              <w:t>Добавочный капитал (без переоценки)</w:t>
            </w:r>
            <w:bookmarkEnd w:id="45"/>
            <w:r w:rsidRPr="008A43FF">
              <w:t xml:space="preserve"> </w:t>
            </w:r>
          </w:p>
        </w:tc>
        <w:tc>
          <w:tcPr>
            <w:tcW w:w="1815" w:type="dxa"/>
            <w:tcBorders>
              <w:top w:val="single" w:sz="4" w:space="0" w:color="auto"/>
              <w:left w:val="single" w:sz="4" w:space="0" w:color="auto"/>
              <w:bottom w:val="single" w:sz="4" w:space="0" w:color="auto"/>
            </w:tcBorders>
          </w:tcPr>
          <w:p w14:paraId="7D252BD7" w14:textId="77777777" w:rsidR="0095593F" w:rsidRPr="008A43FF" w:rsidRDefault="0095593F" w:rsidP="00970FA8">
            <w:pPr>
              <w:tabs>
                <w:tab w:val="left" w:pos="318"/>
                <w:tab w:val="left" w:pos="1134"/>
              </w:tabs>
              <w:ind w:left="34"/>
              <w:jc w:val="center"/>
            </w:pPr>
            <w:r w:rsidRPr="008A43FF">
              <w:t>1350</w:t>
            </w:r>
          </w:p>
        </w:tc>
      </w:tr>
      <w:tr w:rsidR="0095593F" w:rsidRPr="008A43FF" w14:paraId="6CD8D62A" w14:textId="77777777" w:rsidTr="00970FA8">
        <w:tc>
          <w:tcPr>
            <w:tcW w:w="8222" w:type="dxa"/>
            <w:tcBorders>
              <w:top w:val="single" w:sz="4" w:space="0" w:color="auto"/>
              <w:bottom w:val="single" w:sz="4" w:space="0" w:color="auto"/>
              <w:right w:val="single" w:sz="4" w:space="0" w:color="auto"/>
            </w:tcBorders>
          </w:tcPr>
          <w:p w14:paraId="7570E9B9" w14:textId="77777777" w:rsidR="0095593F" w:rsidRPr="008A43FF" w:rsidRDefault="0095593F" w:rsidP="00970FA8">
            <w:pPr>
              <w:tabs>
                <w:tab w:val="left" w:pos="885"/>
                <w:tab w:val="left" w:pos="1134"/>
              </w:tabs>
              <w:ind w:firstLine="34"/>
            </w:pPr>
            <w:bookmarkStart w:id="46" w:name="sub_1360"/>
            <w:r w:rsidRPr="008A43FF">
              <w:t>Резервный капитал</w:t>
            </w:r>
            <w:bookmarkEnd w:id="46"/>
          </w:p>
        </w:tc>
        <w:tc>
          <w:tcPr>
            <w:tcW w:w="1815" w:type="dxa"/>
            <w:tcBorders>
              <w:top w:val="single" w:sz="4" w:space="0" w:color="auto"/>
              <w:left w:val="single" w:sz="4" w:space="0" w:color="auto"/>
              <w:bottom w:val="single" w:sz="4" w:space="0" w:color="auto"/>
            </w:tcBorders>
          </w:tcPr>
          <w:p w14:paraId="07C35D24" w14:textId="77777777" w:rsidR="0095593F" w:rsidRPr="008A43FF" w:rsidRDefault="0095593F" w:rsidP="00970FA8">
            <w:pPr>
              <w:tabs>
                <w:tab w:val="left" w:pos="318"/>
                <w:tab w:val="left" w:pos="1134"/>
              </w:tabs>
              <w:ind w:left="34"/>
              <w:jc w:val="center"/>
            </w:pPr>
            <w:r w:rsidRPr="008A43FF">
              <w:t>1360</w:t>
            </w:r>
          </w:p>
        </w:tc>
      </w:tr>
      <w:tr w:rsidR="0095593F" w:rsidRPr="008A43FF" w14:paraId="0160B44C" w14:textId="77777777" w:rsidTr="00970FA8">
        <w:tc>
          <w:tcPr>
            <w:tcW w:w="8222" w:type="dxa"/>
            <w:tcBorders>
              <w:top w:val="single" w:sz="4" w:space="0" w:color="auto"/>
              <w:bottom w:val="single" w:sz="4" w:space="0" w:color="auto"/>
              <w:right w:val="single" w:sz="4" w:space="0" w:color="auto"/>
            </w:tcBorders>
          </w:tcPr>
          <w:p w14:paraId="559CE9EA" w14:textId="77777777" w:rsidR="0095593F" w:rsidRPr="008A43FF" w:rsidRDefault="0095593F" w:rsidP="00970FA8">
            <w:pPr>
              <w:tabs>
                <w:tab w:val="left" w:pos="885"/>
                <w:tab w:val="left" w:pos="1134"/>
              </w:tabs>
              <w:ind w:firstLine="34"/>
            </w:pPr>
            <w:bookmarkStart w:id="47" w:name="sub_1370"/>
            <w:r w:rsidRPr="008A43FF">
              <w:t>Нераспределенная прибыль (непокрытый убыток)</w:t>
            </w:r>
            <w:bookmarkEnd w:id="47"/>
            <w:r w:rsidRPr="008A43FF">
              <w:t xml:space="preserve"> </w:t>
            </w:r>
          </w:p>
        </w:tc>
        <w:tc>
          <w:tcPr>
            <w:tcW w:w="1815" w:type="dxa"/>
            <w:tcBorders>
              <w:top w:val="single" w:sz="4" w:space="0" w:color="auto"/>
              <w:left w:val="single" w:sz="4" w:space="0" w:color="auto"/>
              <w:bottom w:val="single" w:sz="4" w:space="0" w:color="auto"/>
            </w:tcBorders>
          </w:tcPr>
          <w:p w14:paraId="7FC69C22" w14:textId="77777777" w:rsidR="0095593F" w:rsidRPr="008A43FF" w:rsidRDefault="0095593F" w:rsidP="00970FA8">
            <w:pPr>
              <w:tabs>
                <w:tab w:val="left" w:pos="318"/>
                <w:tab w:val="left" w:pos="1134"/>
              </w:tabs>
              <w:ind w:left="34"/>
              <w:jc w:val="center"/>
            </w:pPr>
            <w:r w:rsidRPr="008A43FF">
              <w:t>1370</w:t>
            </w:r>
          </w:p>
        </w:tc>
      </w:tr>
      <w:tr w:rsidR="0095593F" w:rsidRPr="008A43FF" w14:paraId="3086E5B2" w14:textId="77777777" w:rsidTr="00970FA8">
        <w:tc>
          <w:tcPr>
            <w:tcW w:w="8222" w:type="dxa"/>
            <w:tcBorders>
              <w:top w:val="single" w:sz="4" w:space="0" w:color="auto"/>
              <w:bottom w:val="single" w:sz="4" w:space="0" w:color="auto"/>
              <w:right w:val="single" w:sz="4" w:space="0" w:color="auto"/>
            </w:tcBorders>
          </w:tcPr>
          <w:p w14:paraId="75F18978" w14:textId="77777777" w:rsidR="0095593F" w:rsidRPr="008A43FF" w:rsidRDefault="0095593F" w:rsidP="00970FA8">
            <w:pPr>
              <w:tabs>
                <w:tab w:val="left" w:pos="885"/>
                <w:tab w:val="left" w:pos="1134"/>
              </w:tabs>
              <w:ind w:firstLine="34"/>
            </w:pPr>
            <w:bookmarkStart w:id="48" w:name="sub_1410"/>
            <w:r w:rsidRPr="008A43FF">
              <w:t>Долгосрочные заемные средства</w:t>
            </w:r>
            <w:bookmarkEnd w:id="48"/>
          </w:p>
        </w:tc>
        <w:tc>
          <w:tcPr>
            <w:tcW w:w="1815" w:type="dxa"/>
            <w:tcBorders>
              <w:top w:val="single" w:sz="4" w:space="0" w:color="auto"/>
              <w:left w:val="single" w:sz="4" w:space="0" w:color="auto"/>
              <w:bottom w:val="single" w:sz="4" w:space="0" w:color="auto"/>
            </w:tcBorders>
          </w:tcPr>
          <w:p w14:paraId="4E33B3D6" w14:textId="77777777" w:rsidR="0095593F" w:rsidRPr="008A43FF" w:rsidRDefault="0095593F" w:rsidP="00970FA8">
            <w:pPr>
              <w:tabs>
                <w:tab w:val="left" w:pos="318"/>
                <w:tab w:val="left" w:pos="1134"/>
              </w:tabs>
              <w:ind w:left="34"/>
              <w:jc w:val="center"/>
            </w:pPr>
            <w:r w:rsidRPr="008A43FF">
              <w:t>1410</w:t>
            </w:r>
          </w:p>
        </w:tc>
      </w:tr>
      <w:tr w:rsidR="0095593F" w:rsidRPr="008A43FF" w14:paraId="6BDD7DA2" w14:textId="77777777" w:rsidTr="00970FA8">
        <w:tc>
          <w:tcPr>
            <w:tcW w:w="8222" w:type="dxa"/>
            <w:tcBorders>
              <w:top w:val="single" w:sz="4" w:space="0" w:color="auto"/>
              <w:bottom w:val="single" w:sz="4" w:space="0" w:color="auto"/>
              <w:right w:val="single" w:sz="4" w:space="0" w:color="auto"/>
            </w:tcBorders>
          </w:tcPr>
          <w:p w14:paraId="4226A60C" w14:textId="77777777" w:rsidR="0095593F" w:rsidRPr="008A43FF" w:rsidRDefault="0095593F" w:rsidP="00970FA8">
            <w:pPr>
              <w:tabs>
                <w:tab w:val="left" w:pos="885"/>
                <w:tab w:val="left" w:pos="1134"/>
              </w:tabs>
              <w:ind w:firstLine="34"/>
            </w:pPr>
            <w:r w:rsidRPr="008A43FF">
              <w:t>Отложенные налоговые обязательства</w:t>
            </w:r>
          </w:p>
        </w:tc>
        <w:tc>
          <w:tcPr>
            <w:tcW w:w="1815" w:type="dxa"/>
            <w:tcBorders>
              <w:top w:val="single" w:sz="4" w:space="0" w:color="auto"/>
              <w:left w:val="single" w:sz="4" w:space="0" w:color="auto"/>
              <w:bottom w:val="single" w:sz="4" w:space="0" w:color="auto"/>
            </w:tcBorders>
          </w:tcPr>
          <w:p w14:paraId="5FBCDFAB" w14:textId="77777777" w:rsidR="0095593F" w:rsidRPr="008A43FF" w:rsidRDefault="0095593F" w:rsidP="00970FA8">
            <w:pPr>
              <w:tabs>
                <w:tab w:val="left" w:pos="318"/>
                <w:tab w:val="left" w:pos="1134"/>
              </w:tabs>
              <w:ind w:left="34"/>
              <w:jc w:val="center"/>
            </w:pPr>
            <w:r w:rsidRPr="008A43FF">
              <w:t>1420</w:t>
            </w:r>
          </w:p>
        </w:tc>
      </w:tr>
      <w:tr w:rsidR="0095593F" w:rsidRPr="008A43FF" w14:paraId="1F948E1A" w14:textId="77777777" w:rsidTr="00970FA8">
        <w:tc>
          <w:tcPr>
            <w:tcW w:w="8222" w:type="dxa"/>
            <w:tcBorders>
              <w:top w:val="single" w:sz="4" w:space="0" w:color="auto"/>
              <w:bottom w:val="single" w:sz="4" w:space="0" w:color="auto"/>
              <w:right w:val="single" w:sz="4" w:space="0" w:color="auto"/>
            </w:tcBorders>
          </w:tcPr>
          <w:p w14:paraId="2B2999E0" w14:textId="77777777" w:rsidR="0095593F" w:rsidRPr="008A43FF" w:rsidRDefault="0095593F" w:rsidP="00970FA8">
            <w:pPr>
              <w:tabs>
                <w:tab w:val="left" w:pos="885"/>
                <w:tab w:val="left" w:pos="1134"/>
              </w:tabs>
              <w:ind w:firstLine="34"/>
            </w:pPr>
            <w:r w:rsidRPr="008A43FF">
              <w:t>Оценочные обязательства</w:t>
            </w:r>
          </w:p>
        </w:tc>
        <w:tc>
          <w:tcPr>
            <w:tcW w:w="1815" w:type="dxa"/>
            <w:tcBorders>
              <w:top w:val="single" w:sz="4" w:space="0" w:color="auto"/>
              <w:left w:val="single" w:sz="4" w:space="0" w:color="auto"/>
              <w:bottom w:val="single" w:sz="4" w:space="0" w:color="auto"/>
            </w:tcBorders>
          </w:tcPr>
          <w:p w14:paraId="7601011C" w14:textId="77777777" w:rsidR="0095593F" w:rsidRPr="008A43FF" w:rsidRDefault="0095593F" w:rsidP="00970FA8">
            <w:pPr>
              <w:tabs>
                <w:tab w:val="left" w:pos="318"/>
                <w:tab w:val="left" w:pos="1134"/>
              </w:tabs>
              <w:ind w:left="34"/>
              <w:jc w:val="center"/>
            </w:pPr>
            <w:bookmarkStart w:id="49" w:name="sub_1430"/>
            <w:r w:rsidRPr="008A43FF">
              <w:t>1430</w:t>
            </w:r>
            <w:bookmarkEnd w:id="49"/>
          </w:p>
        </w:tc>
      </w:tr>
      <w:tr w:rsidR="0095593F" w:rsidRPr="008A43FF" w14:paraId="54B288CF" w14:textId="77777777" w:rsidTr="00970FA8">
        <w:tc>
          <w:tcPr>
            <w:tcW w:w="8222" w:type="dxa"/>
            <w:tcBorders>
              <w:top w:val="single" w:sz="4" w:space="0" w:color="auto"/>
              <w:bottom w:val="single" w:sz="4" w:space="0" w:color="auto"/>
              <w:right w:val="single" w:sz="4" w:space="0" w:color="auto"/>
            </w:tcBorders>
          </w:tcPr>
          <w:p w14:paraId="211C49E6" w14:textId="77777777" w:rsidR="0095593F" w:rsidRPr="008A43FF" w:rsidRDefault="0095593F" w:rsidP="00970FA8">
            <w:pPr>
              <w:tabs>
                <w:tab w:val="left" w:pos="885"/>
                <w:tab w:val="left" w:pos="1134"/>
              </w:tabs>
              <w:ind w:firstLine="34"/>
            </w:pPr>
            <w:bookmarkStart w:id="50" w:name="sub_1450"/>
            <w:r w:rsidRPr="008A43FF">
              <w:t>Прочие долгосрочные обязательства</w:t>
            </w:r>
            <w:bookmarkEnd w:id="50"/>
          </w:p>
        </w:tc>
        <w:tc>
          <w:tcPr>
            <w:tcW w:w="1815" w:type="dxa"/>
            <w:tcBorders>
              <w:top w:val="single" w:sz="4" w:space="0" w:color="auto"/>
              <w:left w:val="single" w:sz="4" w:space="0" w:color="auto"/>
              <w:bottom w:val="single" w:sz="4" w:space="0" w:color="auto"/>
            </w:tcBorders>
          </w:tcPr>
          <w:p w14:paraId="554BB6D9" w14:textId="77777777" w:rsidR="0095593F" w:rsidRPr="008A43FF" w:rsidRDefault="0095593F" w:rsidP="00970FA8">
            <w:pPr>
              <w:tabs>
                <w:tab w:val="left" w:pos="318"/>
                <w:tab w:val="left" w:pos="1134"/>
              </w:tabs>
              <w:ind w:left="34"/>
              <w:jc w:val="center"/>
            </w:pPr>
            <w:r w:rsidRPr="008A43FF">
              <w:t>1450</w:t>
            </w:r>
          </w:p>
        </w:tc>
      </w:tr>
      <w:tr w:rsidR="0095593F" w:rsidRPr="008A43FF" w14:paraId="571ECBCE" w14:textId="77777777" w:rsidTr="00970FA8">
        <w:tc>
          <w:tcPr>
            <w:tcW w:w="8222" w:type="dxa"/>
            <w:tcBorders>
              <w:top w:val="single" w:sz="4" w:space="0" w:color="auto"/>
              <w:bottom w:val="single" w:sz="4" w:space="0" w:color="auto"/>
              <w:right w:val="single" w:sz="4" w:space="0" w:color="auto"/>
            </w:tcBorders>
          </w:tcPr>
          <w:p w14:paraId="60374F34" w14:textId="77777777" w:rsidR="0095593F" w:rsidRPr="008A43FF" w:rsidRDefault="0095593F" w:rsidP="00970FA8">
            <w:pPr>
              <w:tabs>
                <w:tab w:val="left" w:pos="885"/>
                <w:tab w:val="left" w:pos="1134"/>
              </w:tabs>
              <w:ind w:firstLine="34"/>
            </w:pPr>
            <w:bookmarkStart w:id="51" w:name="sub_1400"/>
            <w:r w:rsidRPr="008A43FF">
              <w:t>ИТОГО долгосрочных обязательств</w:t>
            </w:r>
            <w:bookmarkEnd w:id="51"/>
          </w:p>
        </w:tc>
        <w:tc>
          <w:tcPr>
            <w:tcW w:w="1815" w:type="dxa"/>
            <w:tcBorders>
              <w:top w:val="single" w:sz="4" w:space="0" w:color="auto"/>
              <w:left w:val="single" w:sz="4" w:space="0" w:color="auto"/>
              <w:bottom w:val="single" w:sz="4" w:space="0" w:color="auto"/>
            </w:tcBorders>
          </w:tcPr>
          <w:p w14:paraId="44E66E35" w14:textId="77777777" w:rsidR="0095593F" w:rsidRPr="008A43FF" w:rsidRDefault="0095593F" w:rsidP="00970FA8">
            <w:pPr>
              <w:tabs>
                <w:tab w:val="left" w:pos="318"/>
                <w:tab w:val="left" w:pos="1134"/>
              </w:tabs>
              <w:ind w:left="34"/>
              <w:jc w:val="center"/>
            </w:pPr>
            <w:r w:rsidRPr="008A43FF">
              <w:t>1400</w:t>
            </w:r>
          </w:p>
        </w:tc>
      </w:tr>
      <w:tr w:rsidR="0095593F" w:rsidRPr="008A43FF" w14:paraId="2F0A8E11" w14:textId="77777777" w:rsidTr="00970FA8">
        <w:tc>
          <w:tcPr>
            <w:tcW w:w="8222" w:type="dxa"/>
            <w:tcBorders>
              <w:top w:val="single" w:sz="4" w:space="0" w:color="auto"/>
              <w:bottom w:val="single" w:sz="4" w:space="0" w:color="auto"/>
              <w:right w:val="single" w:sz="4" w:space="0" w:color="auto"/>
            </w:tcBorders>
          </w:tcPr>
          <w:p w14:paraId="537D94E5" w14:textId="77777777" w:rsidR="0095593F" w:rsidRPr="008A43FF" w:rsidRDefault="0095593F" w:rsidP="00970FA8">
            <w:pPr>
              <w:tabs>
                <w:tab w:val="left" w:pos="885"/>
                <w:tab w:val="left" w:pos="1134"/>
              </w:tabs>
              <w:ind w:firstLine="34"/>
            </w:pPr>
            <w:bookmarkStart w:id="52" w:name="sub_1510"/>
            <w:r w:rsidRPr="008A43FF">
              <w:t>Краткосрочные заемные обязательства</w:t>
            </w:r>
            <w:bookmarkEnd w:id="52"/>
          </w:p>
        </w:tc>
        <w:tc>
          <w:tcPr>
            <w:tcW w:w="1815" w:type="dxa"/>
            <w:tcBorders>
              <w:top w:val="single" w:sz="4" w:space="0" w:color="auto"/>
              <w:left w:val="single" w:sz="4" w:space="0" w:color="auto"/>
              <w:bottom w:val="single" w:sz="4" w:space="0" w:color="auto"/>
            </w:tcBorders>
          </w:tcPr>
          <w:p w14:paraId="13C60716" w14:textId="77777777" w:rsidR="0095593F" w:rsidRPr="008A43FF" w:rsidRDefault="0095593F" w:rsidP="00970FA8">
            <w:pPr>
              <w:tabs>
                <w:tab w:val="left" w:pos="318"/>
                <w:tab w:val="left" w:pos="1134"/>
              </w:tabs>
              <w:ind w:left="34"/>
              <w:jc w:val="center"/>
            </w:pPr>
            <w:r w:rsidRPr="008A43FF">
              <w:t>1510</w:t>
            </w:r>
          </w:p>
        </w:tc>
      </w:tr>
      <w:tr w:rsidR="0095593F" w:rsidRPr="008A43FF" w14:paraId="5CC6B9AD" w14:textId="77777777" w:rsidTr="00970FA8">
        <w:tc>
          <w:tcPr>
            <w:tcW w:w="8222" w:type="dxa"/>
            <w:tcBorders>
              <w:top w:val="single" w:sz="4" w:space="0" w:color="auto"/>
              <w:bottom w:val="single" w:sz="4" w:space="0" w:color="auto"/>
              <w:right w:val="single" w:sz="4" w:space="0" w:color="auto"/>
            </w:tcBorders>
          </w:tcPr>
          <w:p w14:paraId="42F8E90F" w14:textId="77777777" w:rsidR="0095593F" w:rsidRPr="008A43FF" w:rsidRDefault="0095593F" w:rsidP="00970FA8">
            <w:pPr>
              <w:tabs>
                <w:tab w:val="left" w:pos="885"/>
                <w:tab w:val="left" w:pos="1134"/>
              </w:tabs>
              <w:ind w:firstLine="34"/>
            </w:pPr>
            <w:bookmarkStart w:id="53" w:name="sub_1520"/>
            <w:r w:rsidRPr="008A43FF">
              <w:t>Краткосрочная кредиторская задолженность</w:t>
            </w:r>
            <w:bookmarkEnd w:id="53"/>
          </w:p>
        </w:tc>
        <w:tc>
          <w:tcPr>
            <w:tcW w:w="1815" w:type="dxa"/>
            <w:tcBorders>
              <w:top w:val="single" w:sz="4" w:space="0" w:color="auto"/>
              <w:left w:val="single" w:sz="4" w:space="0" w:color="auto"/>
              <w:bottom w:val="single" w:sz="4" w:space="0" w:color="auto"/>
            </w:tcBorders>
          </w:tcPr>
          <w:p w14:paraId="6211B7D8" w14:textId="77777777" w:rsidR="0095593F" w:rsidRPr="008A43FF" w:rsidRDefault="0095593F" w:rsidP="00970FA8">
            <w:pPr>
              <w:tabs>
                <w:tab w:val="left" w:pos="318"/>
                <w:tab w:val="left" w:pos="1134"/>
              </w:tabs>
              <w:ind w:left="34"/>
              <w:jc w:val="center"/>
            </w:pPr>
            <w:r w:rsidRPr="008A43FF">
              <w:t>1520</w:t>
            </w:r>
          </w:p>
        </w:tc>
      </w:tr>
      <w:tr w:rsidR="0095593F" w:rsidRPr="008A43FF" w14:paraId="78981560" w14:textId="77777777" w:rsidTr="00970FA8">
        <w:tc>
          <w:tcPr>
            <w:tcW w:w="8222" w:type="dxa"/>
            <w:tcBorders>
              <w:top w:val="single" w:sz="4" w:space="0" w:color="auto"/>
              <w:bottom w:val="single" w:sz="4" w:space="0" w:color="auto"/>
              <w:right w:val="single" w:sz="4" w:space="0" w:color="auto"/>
            </w:tcBorders>
          </w:tcPr>
          <w:p w14:paraId="4ECE0461" w14:textId="77777777" w:rsidR="0095593F" w:rsidRPr="008A43FF" w:rsidRDefault="0095593F" w:rsidP="00970FA8">
            <w:pPr>
              <w:tabs>
                <w:tab w:val="left" w:pos="885"/>
                <w:tab w:val="left" w:pos="1134"/>
              </w:tabs>
              <w:ind w:firstLine="34"/>
            </w:pPr>
            <w:bookmarkStart w:id="54" w:name="sub_1530"/>
            <w:r w:rsidRPr="008A43FF">
              <w:t>Доходы будущих периодов</w:t>
            </w:r>
            <w:bookmarkEnd w:id="54"/>
          </w:p>
        </w:tc>
        <w:tc>
          <w:tcPr>
            <w:tcW w:w="1815" w:type="dxa"/>
            <w:tcBorders>
              <w:top w:val="single" w:sz="4" w:space="0" w:color="auto"/>
              <w:left w:val="single" w:sz="4" w:space="0" w:color="auto"/>
              <w:bottom w:val="single" w:sz="4" w:space="0" w:color="auto"/>
            </w:tcBorders>
          </w:tcPr>
          <w:p w14:paraId="508AD19B" w14:textId="77777777" w:rsidR="0095593F" w:rsidRPr="008A43FF" w:rsidRDefault="0095593F" w:rsidP="00970FA8">
            <w:pPr>
              <w:tabs>
                <w:tab w:val="left" w:pos="318"/>
                <w:tab w:val="left" w:pos="1134"/>
              </w:tabs>
              <w:ind w:left="34"/>
              <w:jc w:val="center"/>
            </w:pPr>
            <w:r w:rsidRPr="008A43FF">
              <w:t>1530</w:t>
            </w:r>
          </w:p>
        </w:tc>
      </w:tr>
      <w:tr w:rsidR="0095593F" w:rsidRPr="008A43FF" w14:paraId="26D9882B" w14:textId="77777777" w:rsidTr="00970FA8">
        <w:tc>
          <w:tcPr>
            <w:tcW w:w="8222" w:type="dxa"/>
            <w:tcBorders>
              <w:top w:val="single" w:sz="4" w:space="0" w:color="auto"/>
              <w:bottom w:val="single" w:sz="4" w:space="0" w:color="auto"/>
              <w:right w:val="single" w:sz="4" w:space="0" w:color="auto"/>
            </w:tcBorders>
          </w:tcPr>
          <w:p w14:paraId="7D78FD8E" w14:textId="77777777" w:rsidR="0095593F" w:rsidRPr="008A43FF" w:rsidRDefault="0095593F" w:rsidP="00970FA8">
            <w:pPr>
              <w:tabs>
                <w:tab w:val="left" w:pos="885"/>
                <w:tab w:val="left" w:pos="1134"/>
              </w:tabs>
              <w:ind w:firstLine="34"/>
            </w:pPr>
            <w:bookmarkStart w:id="55" w:name="sub_1540"/>
            <w:r w:rsidRPr="008A43FF">
              <w:t>Оценочные обязательства</w:t>
            </w:r>
            <w:bookmarkEnd w:id="55"/>
          </w:p>
        </w:tc>
        <w:tc>
          <w:tcPr>
            <w:tcW w:w="1815" w:type="dxa"/>
            <w:tcBorders>
              <w:top w:val="single" w:sz="4" w:space="0" w:color="auto"/>
              <w:left w:val="single" w:sz="4" w:space="0" w:color="auto"/>
              <w:bottom w:val="single" w:sz="4" w:space="0" w:color="auto"/>
            </w:tcBorders>
          </w:tcPr>
          <w:p w14:paraId="25A43031" w14:textId="77777777" w:rsidR="0095593F" w:rsidRPr="008A43FF" w:rsidRDefault="0095593F" w:rsidP="00970FA8">
            <w:pPr>
              <w:tabs>
                <w:tab w:val="left" w:pos="318"/>
                <w:tab w:val="left" w:pos="1134"/>
              </w:tabs>
              <w:ind w:left="34"/>
              <w:jc w:val="center"/>
            </w:pPr>
            <w:r w:rsidRPr="008A43FF">
              <w:t>1540</w:t>
            </w:r>
          </w:p>
        </w:tc>
      </w:tr>
      <w:tr w:rsidR="0095593F" w:rsidRPr="008A43FF" w14:paraId="2786FEDE" w14:textId="77777777" w:rsidTr="00970FA8">
        <w:tc>
          <w:tcPr>
            <w:tcW w:w="8222" w:type="dxa"/>
            <w:tcBorders>
              <w:top w:val="single" w:sz="4" w:space="0" w:color="auto"/>
              <w:bottom w:val="single" w:sz="4" w:space="0" w:color="auto"/>
              <w:right w:val="single" w:sz="4" w:space="0" w:color="auto"/>
            </w:tcBorders>
          </w:tcPr>
          <w:p w14:paraId="02498E3A" w14:textId="77777777" w:rsidR="0095593F" w:rsidRPr="008A43FF" w:rsidRDefault="0095593F" w:rsidP="00970FA8">
            <w:pPr>
              <w:tabs>
                <w:tab w:val="left" w:pos="885"/>
                <w:tab w:val="left" w:pos="1134"/>
              </w:tabs>
              <w:ind w:firstLine="34"/>
            </w:pPr>
            <w:bookmarkStart w:id="56" w:name="sub_1550"/>
            <w:r w:rsidRPr="008A43FF">
              <w:t>Прочие краткосрочные обязательства</w:t>
            </w:r>
            <w:bookmarkEnd w:id="56"/>
          </w:p>
        </w:tc>
        <w:tc>
          <w:tcPr>
            <w:tcW w:w="1815" w:type="dxa"/>
            <w:tcBorders>
              <w:top w:val="single" w:sz="4" w:space="0" w:color="auto"/>
              <w:left w:val="single" w:sz="4" w:space="0" w:color="auto"/>
              <w:bottom w:val="single" w:sz="4" w:space="0" w:color="auto"/>
            </w:tcBorders>
          </w:tcPr>
          <w:p w14:paraId="5AE1E7D0" w14:textId="77777777" w:rsidR="0095593F" w:rsidRPr="008A43FF" w:rsidRDefault="0095593F" w:rsidP="00970FA8">
            <w:pPr>
              <w:tabs>
                <w:tab w:val="left" w:pos="318"/>
                <w:tab w:val="left" w:pos="1134"/>
              </w:tabs>
              <w:ind w:left="34"/>
              <w:jc w:val="center"/>
            </w:pPr>
            <w:r w:rsidRPr="008A43FF">
              <w:t>1550</w:t>
            </w:r>
          </w:p>
        </w:tc>
      </w:tr>
      <w:tr w:rsidR="0095593F" w:rsidRPr="008A43FF" w14:paraId="3B7ED92E" w14:textId="77777777" w:rsidTr="00970FA8">
        <w:tc>
          <w:tcPr>
            <w:tcW w:w="8222" w:type="dxa"/>
            <w:tcBorders>
              <w:top w:val="single" w:sz="4" w:space="0" w:color="auto"/>
              <w:bottom w:val="single" w:sz="4" w:space="0" w:color="auto"/>
              <w:right w:val="single" w:sz="4" w:space="0" w:color="auto"/>
            </w:tcBorders>
          </w:tcPr>
          <w:p w14:paraId="00EC4F23" w14:textId="77777777" w:rsidR="0095593F" w:rsidRPr="008A43FF" w:rsidRDefault="0095593F" w:rsidP="00970FA8">
            <w:pPr>
              <w:tabs>
                <w:tab w:val="left" w:pos="885"/>
                <w:tab w:val="left" w:pos="1134"/>
              </w:tabs>
              <w:ind w:firstLine="34"/>
            </w:pPr>
            <w:bookmarkStart w:id="57" w:name="sub_1500"/>
            <w:r w:rsidRPr="008A43FF">
              <w:t>ИТОГО краткосрочных обязательств</w:t>
            </w:r>
            <w:bookmarkEnd w:id="57"/>
          </w:p>
        </w:tc>
        <w:tc>
          <w:tcPr>
            <w:tcW w:w="1815" w:type="dxa"/>
            <w:tcBorders>
              <w:top w:val="single" w:sz="4" w:space="0" w:color="auto"/>
              <w:left w:val="single" w:sz="4" w:space="0" w:color="auto"/>
              <w:bottom w:val="single" w:sz="4" w:space="0" w:color="auto"/>
            </w:tcBorders>
          </w:tcPr>
          <w:p w14:paraId="04A4A5F2" w14:textId="77777777" w:rsidR="0095593F" w:rsidRPr="008A43FF" w:rsidRDefault="0095593F" w:rsidP="00970FA8">
            <w:pPr>
              <w:tabs>
                <w:tab w:val="left" w:pos="318"/>
                <w:tab w:val="left" w:pos="1134"/>
              </w:tabs>
              <w:ind w:left="34"/>
              <w:jc w:val="center"/>
            </w:pPr>
            <w:r w:rsidRPr="008A43FF">
              <w:t>1500</w:t>
            </w:r>
          </w:p>
        </w:tc>
      </w:tr>
      <w:tr w:rsidR="0095593F" w:rsidRPr="008A43FF" w14:paraId="5A7349F3" w14:textId="77777777" w:rsidTr="00970FA8">
        <w:tc>
          <w:tcPr>
            <w:tcW w:w="8222" w:type="dxa"/>
            <w:tcBorders>
              <w:top w:val="single" w:sz="4" w:space="0" w:color="auto"/>
              <w:bottom w:val="single" w:sz="4" w:space="0" w:color="auto"/>
              <w:right w:val="single" w:sz="4" w:space="0" w:color="auto"/>
            </w:tcBorders>
          </w:tcPr>
          <w:p w14:paraId="0C5E9BC1" w14:textId="77777777" w:rsidR="0095593F" w:rsidRPr="008A43FF" w:rsidRDefault="0095593F" w:rsidP="00970FA8">
            <w:pPr>
              <w:tabs>
                <w:tab w:val="left" w:pos="885"/>
                <w:tab w:val="left" w:pos="1134"/>
              </w:tabs>
              <w:ind w:firstLine="34"/>
            </w:pPr>
            <w:bookmarkStart w:id="58" w:name="sub_1700"/>
            <w:r w:rsidRPr="008A43FF">
              <w:t>БАЛАНС (пассив)</w:t>
            </w:r>
            <w:bookmarkEnd w:id="58"/>
          </w:p>
        </w:tc>
        <w:tc>
          <w:tcPr>
            <w:tcW w:w="1815" w:type="dxa"/>
            <w:tcBorders>
              <w:top w:val="single" w:sz="4" w:space="0" w:color="auto"/>
              <w:left w:val="single" w:sz="4" w:space="0" w:color="auto"/>
              <w:bottom w:val="single" w:sz="4" w:space="0" w:color="auto"/>
            </w:tcBorders>
          </w:tcPr>
          <w:p w14:paraId="2489EDC4" w14:textId="77777777" w:rsidR="0095593F" w:rsidRPr="008A43FF" w:rsidRDefault="0095593F" w:rsidP="00970FA8">
            <w:pPr>
              <w:tabs>
                <w:tab w:val="left" w:pos="318"/>
                <w:tab w:val="left" w:pos="1134"/>
              </w:tabs>
              <w:ind w:left="34"/>
              <w:jc w:val="center"/>
            </w:pPr>
            <w:r w:rsidRPr="008A43FF">
              <w:t>1700</w:t>
            </w:r>
          </w:p>
        </w:tc>
      </w:tr>
      <w:tr w:rsidR="0095593F" w:rsidRPr="008A43FF" w14:paraId="65726A51" w14:textId="77777777" w:rsidTr="00970FA8">
        <w:tc>
          <w:tcPr>
            <w:tcW w:w="10037" w:type="dxa"/>
            <w:gridSpan w:val="2"/>
            <w:tcBorders>
              <w:top w:val="single" w:sz="4" w:space="0" w:color="auto"/>
              <w:bottom w:val="single" w:sz="4" w:space="0" w:color="auto"/>
            </w:tcBorders>
          </w:tcPr>
          <w:p w14:paraId="13E8CFA3" w14:textId="77777777" w:rsidR="0095593F" w:rsidRPr="008A43FF" w:rsidRDefault="0095593F" w:rsidP="00970FA8">
            <w:pPr>
              <w:tabs>
                <w:tab w:val="left" w:pos="318"/>
                <w:tab w:val="left" w:pos="1134"/>
              </w:tabs>
              <w:ind w:left="34"/>
              <w:jc w:val="center"/>
            </w:pPr>
            <w:r w:rsidRPr="00FF097F">
              <w:rPr>
                <w:b/>
              </w:rPr>
              <w:t>ОКУД 0710001:</w:t>
            </w:r>
          </w:p>
        </w:tc>
      </w:tr>
      <w:tr w:rsidR="0095593F" w:rsidRPr="008A43FF" w14:paraId="4DB4C35E" w14:textId="77777777" w:rsidTr="00970FA8">
        <w:tc>
          <w:tcPr>
            <w:tcW w:w="8222" w:type="dxa"/>
            <w:tcBorders>
              <w:top w:val="single" w:sz="4" w:space="0" w:color="auto"/>
              <w:bottom w:val="single" w:sz="4" w:space="0" w:color="auto"/>
              <w:right w:val="single" w:sz="4" w:space="0" w:color="auto"/>
            </w:tcBorders>
          </w:tcPr>
          <w:p w14:paraId="716597EA" w14:textId="77777777" w:rsidR="0095593F" w:rsidRPr="008A43FF" w:rsidRDefault="0095593F" w:rsidP="00970FA8">
            <w:pPr>
              <w:tabs>
                <w:tab w:val="left" w:pos="885"/>
                <w:tab w:val="left" w:pos="1134"/>
              </w:tabs>
              <w:ind w:firstLine="34"/>
            </w:pPr>
            <w:bookmarkStart w:id="59" w:name="sub_4200"/>
            <w:r w:rsidRPr="008A43FF">
              <w:t>ОТЧЕТ О ПРИБЫЛЯХ И УБЫТКАХ</w:t>
            </w:r>
            <w:bookmarkEnd w:id="59"/>
          </w:p>
        </w:tc>
        <w:tc>
          <w:tcPr>
            <w:tcW w:w="1815" w:type="dxa"/>
            <w:tcBorders>
              <w:top w:val="single" w:sz="4" w:space="0" w:color="auto"/>
              <w:left w:val="single" w:sz="4" w:space="0" w:color="auto"/>
              <w:bottom w:val="single" w:sz="4" w:space="0" w:color="auto"/>
            </w:tcBorders>
          </w:tcPr>
          <w:p w14:paraId="6181DAD3" w14:textId="77777777" w:rsidR="0095593F" w:rsidRPr="008A43FF" w:rsidRDefault="0095593F" w:rsidP="00970FA8">
            <w:pPr>
              <w:tabs>
                <w:tab w:val="left" w:pos="318"/>
                <w:tab w:val="left" w:pos="1134"/>
              </w:tabs>
              <w:ind w:left="34"/>
              <w:jc w:val="center"/>
            </w:pPr>
            <w:r w:rsidRPr="008A43FF">
              <w:t>2000</w:t>
            </w:r>
          </w:p>
        </w:tc>
      </w:tr>
      <w:tr w:rsidR="0095593F" w:rsidRPr="008A43FF" w14:paraId="34B90361" w14:textId="77777777" w:rsidTr="00970FA8">
        <w:tc>
          <w:tcPr>
            <w:tcW w:w="8222" w:type="dxa"/>
            <w:tcBorders>
              <w:top w:val="single" w:sz="4" w:space="0" w:color="auto"/>
              <w:bottom w:val="single" w:sz="4" w:space="0" w:color="auto"/>
              <w:right w:val="single" w:sz="4" w:space="0" w:color="auto"/>
            </w:tcBorders>
          </w:tcPr>
          <w:p w14:paraId="2AB7CA83" w14:textId="77777777" w:rsidR="0095593F" w:rsidRPr="008A43FF" w:rsidRDefault="0095593F" w:rsidP="00970FA8">
            <w:pPr>
              <w:tabs>
                <w:tab w:val="left" w:pos="885"/>
                <w:tab w:val="left" w:pos="1134"/>
              </w:tabs>
              <w:ind w:firstLine="34"/>
            </w:pPr>
            <w:bookmarkStart w:id="60" w:name="sub_42110"/>
            <w:r w:rsidRPr="008A43FF">
              <w:t>Выручка</w:t>
            </w:r>
            <w:bookmarkEnd w:id="60"/>
          </w:p>
        </w:tc>
        <w:tc>
          <w:tcPr>
            <w:tcW w:w="1815" w:type="dxa"/>
            <w:tcBorders>
              <w:top w:val="single" w:sz="4" w:space="0" w:color="auto"/>
              <w:left w:val="single" w:sz="4" w:space="0" w:color="auto"/>
              <w:bottom w:val="single" w:sz="4" w:space="0" w:color="auto"/>
            </w:tcBorders>
          </w:tcPr>
          <w:p w14:paraId="67E0C380" w14:textId="77777777" w:rsidR="0095593F" w:rsidRPr="008A43FF" w:rsidRDefault="0095593F" w:rsidP="00970FA8">
            <w:pPr>
              <w:tabs>
                <w:tab w:val="left" w:pos="318"/>
                <w:tab w:val="left" w:pos="1134"/>
              </w:tabs>
              <w:ind w:left="34"/>
              <w:jc w:val="center"/>
            </w:pPr>
            <w:r w:rsidRPr="008A43FF">
              <w:t>2110</w:t>
            </w:r>
          </w:p>
        </w:tc>
      </w:tr>
      <w:tr w:rsidR="0095593F" w:rsidRPr="008A43FF" w14:paraId="275D41D5" w14:textId="77777777" w:rsidTr="00970FA8">
        <w:tc>
          <w:tcPr>
            <w:tcW w:w="8222" w:type="dxa"/>
            <w:tcBorders>
              <w:top w:val="single" w:sz="4" w:space="0" w:color="auto"/>
              <w:bottom w:val="single" w:sz="4" w:space="0" w:color="auto"/>
              <w:right w:val="single" w:sz="4" w:space="0" w:color="auto"/>
            </w:tcBorders>
          </w:tcPr>
          <w:p w14:paraId="38C38013" w14:textId="77777777" w:rsidR="0095593F" w:rsidRPr="008A43FF" w:rsidRDefault="0095593F" w:rsidP="00970FA8">
            <w:pPr>
              <w:tabs>
                <w:tab w:val="left" w:pos="885"/>
                <w:tab w:val="left" w:pos="1134"/>
              </w:tabs>
              <w:ind w:firstLine="34"/>
            </w:pPr>
            <w:bookmarkStart w:id="61" w:name="sub_42120"/>
            <w:r w:rsidRPr="008A43FF">
              <w:t>Себестоимость продаж</w:t>
            </w:r>
            <w:bookmarkEnd w:id="61"/>
          </w:p>
        </w:tc>
        <w:tc>
          <w:tcPr>
            <w:tcW w:w="1815" w:type="dxa"/>
            <w:tcBorders>
              <w:top w:val="single" w:sz="4" w:space="0" w:color="auto"/>
              <w:left w:val="single" w:sz="4" w:space="0" w:color="auto"/>
              <w:bottom w:val="single" w:sz="4" w:space="0" w:color="auto"/>
            </w:tcBorders>
          </w:tcPr>
          <w:p w14:paraId="3F151897" w14:textId="77777777" w:rsidR="0095593F" w:rsidRPr="008A43FF" w:rsidRDefault="0095593F" w:rsidP="00970FA8">
            <w:pPr>
              <w:tabs>
                <w:tab w:val="left" w:pos="318"/>
                <w:tab w:val="left" w:pos="1134"/>
              </w:tabs>
              <w:ind w:left="34"/>
              <w:jc w:val="center"/>
            </w:pPr>
            <w:r w:rsidRPr="008A43FF">
              <w:t>2120</w:t>
            </w:r>
          </w:p>
        </w:tc>
      </w:tr>
      <w:tr w:rsidR="0095593F" w:rsidRPr="008A43FF" w14:paraId="2587920A" w14:textId="77777777" w:rsidTr="00970FA8">
        <w:tc>
          <w:tcPr>
            <w:tcW w:w="8222" w:type="dxa"/>
            <w:tcBorders>
              <w:top w:val="single" w:sz="4" w:space="0" w:color="auto"/>
              <w:bottom w:val="single" w:sz="4" w:space="0" w:color="auto"/>
              <w:right w:val="single" w:sz="4" w:space="0" w:color="auto"/>
            </w:tcBorders>
          </w:tcPr>
          <w:p w14:paraId="3FB34E36" w14:textId="77777777" w:rsidR="0095593F" w:rsidRPr="008A43FF" w:rsidRDefault="0095593F" w:rsidP="00970FA8">
            <w:pPr>
              <w:tabs>
                <w:tab w:val="left" w:pos="885"/>
                <w:tab w:val="left" w:pos="1134"/>
              </w:tabs>
              <w:ind w:firstLine="34"/>
            </w:pPr>
            <w:bookmarkStart w:id="62" w:name="sub_42100"/>
            <w:r w:rsidRPr="008A43FF">
              <w:lastRenderedPageBreak/>
              <w:t>Валовая прибыль (убыток)</w:t>
            </w:r>
            <w:bookmarkEnd w:id="62"/>
          </w:p>
        </w:tc>
        <w:tc>
          <w:tcPr>
            <w:tcW w:w="1815" w:type="dxa"/>
            <w:tcBorders>
              <w:top w:val="single" w:sz="4" w:space="0" w:color="auto"/>
              <w:left w:val="single" w:sz="4" w:space="0" w:color="auto"/>
              <w:bottom w:val="single" w:sz="4" w:space="0" w:color="auto"/>
            </w:tcBorders>
          </w:tcPr>
          <w:p w14:paraId="5CCC528B" w14:textId="77777777" w:rsidR="0095593F" w:rsidRPr="008A43FF" w:rsidRDefault="0095593F" w:rsidP="00970FA8">
            <w:pPr>
              <w:tabs>
                <w:tab w:val="left" w:pos="318"/>
                <w:tab w:val="left" w:pos="1134"/>
              </w:tabs>
              <w:ind w:left="34"/>
              <w:jc w:val="center"/>
            </w:pPr>
            <w:r w:rsidRPr="008A43FF">
              <w:t>2100</w:t>
            </w:r>
          </w:p>
        </w:tc>
      </w:tr>
      <w:tr w:rsidR="0095593F" w:rsidRPr="008A43FF" w14:paraId="09F73AD5" w14:textId="77777777" w:rsidTr="00970FA8">
        <w:tc>
          <w:tcPr>
            <w:tcW w:w="8222" w:type="dxa"/>
            <w:tcBorders>
              <w:top w:val="single" w:sz="4" w:space="0" w:color="auto"/>
              <w:bottom w:val="single" w:sz="4" w:space="0" w:color="auto"/>
              <w:right w:val="single" w:sz="4" w:space="0" w:color="auto"/>
            </w:tcBorders>
          </w:tcPr>
          <w:p w14:paraId="5CFA408E" w14:textId="77777777" w:rsidR="0095593F" w:rsidRPr="008A43FF" w:rsidRDefault="0095593F" w:rsidP="00970FA8">
            <w:pPr>
              <w:tabs>
                <w:tab w:val="left" w:pos="885"/>
                <w:tab w:val="left" w:pos="1134"/>
              </w:tabs>
              <w:ind w:firstLine="34"/>
            </w:pPr>
            <w:bookmarkStart w:id="63" w:name="sub_42210"/>
            <w:r w:rsidRPr="008A43FF">
              <w:t>Коммерческие расходы</w:t>
            </w:r>
            <w:bookmarkEnd w:id="63"/>
          </w:p>
        </w:tc>
        <w:tc>
          <w:tcPr>
            <w:tcW w:w="1815" w:type="dxa"/>
            <w:tcBorders>
              <w:top w:val="single" w:sz="4" w:space="0" w:color="auto"/>
              <w:left w:val="single" w:sz="4" w:space="0" w:color="auto"/>
              <w:bottom w:val="single" w:sz="4" w:space="0" w:color="auto"/>
            </w:tcBorders>
          </w:tcPr>
          <w:p w14:paraId="078B66E6" w14:textId="77777777" w:rsidR="0095593F" w:rsidRPr="008A43FF" w:rsidRDefault="0095593F" w:rsidP="00970FA8">
            <w:pPr>
              <w:tabs>
                <w:tab w:val="left" w:pos="318"/>
                <w:tab w:val="left" w:pos="1134"/>
              </w:tabs>
              <w:ind w:left="34"/>
              <w:jc w:val="center"/>
            </w:pPr>
            <w:r w:rsidRPr="008A43FF">
              <w:t>2210</w:t>
            </w:r>
          </w:p>
        </w:tc>
      </w:tr>
      <w:tr w:rsidR="0095593F" w:rsidRPr="008A43FF" w14:paraId="5D4F1DB2" w14:textId="77777777" w:rsidTr="00970FA8">
        <w:tc>
          <w:tcPr>
            <w:tcW w:w="8222" w:type="dxa"/>
            <w:tcBorders>
              <w:top w:val="single" w:sz="4" w:space="0" w:color="auto"/>
              <w:bottom w:val="single" w:sz="4" w:space="0" w:color="auto"/>
              <w:right w:val="single" w:sz="4" w:space="0" w:color="auto"/>
            </w:tcBorders>
          </w:tcPr>
          <w:p w14:paraId="6C98B679" w14:textId="77777777" w:rsidR="0095593F" w:rsidRPr="008A43FF" w:rsidRDefault="0095593F" w:rsidP="00970FA8">
            <w:pPr>
              <w:tabs>
                <w:tab w:val="left" w:pos="885"/>
                <w:tab w:val="left" w:pos="1134"/>
              </w:tabs>
              <w:ind w:firstLine="34"/>
            </w:pPr>
            <w:bookmarkStart w:id="64" w:name="sub_42220"/>
            <w:r w:rsidRPr="008A43FF">
              <w:t>Управленческие расходы</w:t>
            </w:r>
            <w:bookmarkEnd w:id="64"/>
          </w:p>
        </w:tc>
        <w:tc>
          <w:tcPr>
            <w:tcW w:w="1815" w:type="dxa"/>
            <w:tcBorders>
              <w:top w:val="single" w:sz="4" w:space="0" w:color="auto"/>
              <w:left w:val="single" w:sz="4" w:space="0" w:color="auto"/>
              <w:bottom w:val="single" w:sz="4" w:space="0" w:color="auto"/>
            </w:tcBorders>
          </w:tcPr>
          <w:p w14:paraId="399D2988" w14:textId="77777777" w:rsidR="0095593F" w:rsidRPr="008A43FF" w:rsidRDefault="0095593F" w:rsidP="00970FA8">
            <w:pPr>
              <w:tabs>
                <w:tab w:val="left" w:pos="318"/>
                <w:tab w:val="left" w:pos="1134"/>
              </w:tabs>
              <w:ind w:left="34"/>
              <w:jc w:val="center"/>
            </w:pPr>
            <w:r w:rsidRPr="008A43FF">
              <w:t>2220</w:t>
            </w:r>
          </w:p>
        </w:tc>
      </w:tr>
      <w:tr w:rsidR="0095593F" w:rsidRPr="008A43FF" w14:paraId="11B46DF1" w14:textId="77777777" w:rsidTr="00970FA8">
        <w:tc>
          <w:tcPr>
            <w:tcW w:w="8222" w:type="dxa"/>
            <w:tcBorders>
              <w:top w:val="single" w:sz="4" w:space="0" w:color="auto"/>
              <w:bottom w:val="single" w:sz="4" w:space="0" w:color="auto"/>
              <w:right w:val="single" w:sz="4" w:space="0" w:color="auto"/>
            </w:tcBorders>
          </w:tcPr>
          <w:p w14:paraId="3F3326F5" w14:textId="77777777" w:rsidR="0095593F" w:rsidRPr="008A43FF" w:rsidRDefault="0095593F" w:rsidP="00970FA8">
            <w:pPr>
              <w:tabs>
                <w:tab w:val="left" w:pos="885"/>
                <w:tab w:val="left" w:pos="1134"/>
              </w:tabs>
              <w:ind w:firstLine="34"/>
            </w:pPr>
            <w:bookmarkStart w:id="65" w:name="sub_42200"/>
            <w:r w:rsidRPr="008A43FF">
              <w:t>Прибыль (убыток) от продаж</w:t>
            </w:r>
            <w:bookmarkEnd w:id="65"/>
          </w:p>
        </w:tc>
        <w:tc>
          <w:tcPr>
            <w:tcW w:w="1815" w:type="dxa"/>
            <w:tcBorders>
              <w:top w:val="single" w:sz="4" w:space="0" w:color="auto"/>
              <w:left w:val="single" w:sz="4" w:space="0" w:color="auto"/>
              <w:bottom w:val="single" w:sz="4" w:space="0" w:color="auto"/>
            </w:tcBorders>
          </w:tcPr>
          <w:p w14:paraId="286A510F" w14:textId="77777777" w:rsidR="0095593F" w:rsidRPr="008A43FF" w:rsidRDefault="0095593F" w:rsidP="00970FA8">
            <w:pPr>
              <w:tabs>
                <w:tab w:val="left" w:pos="318"/>
                <w:tab w:val="left" w:pos="1134"/>
              </w:tabs>
              <w:ind w:left="34"/>
              <w:jc w:val="center"/>
            </w:pPr>
            <w:r w:rsidRPr="008A43FF">
              <w:t>2200</w:t>
            </w:r>
          </w:p>
        </w:tc>
      </w:tr>
      <w:tr w:rsidR="0095593F" w:rsidRPr="008A43FF" w14:paraId="2EB9D926" w14:textId="77777777" w:rsidTr="00970FA8">
        <w:tc>
          <w:tcPr>
            <w:tcW w:w="8222" w:type="dxa"/>
            <w:tcBorders>
              <w:top w:val="single" w:sz="4" w:space="0" w:color="auto"/>
              <w:bottom w:val="single" w:sz="4" w:space="0" w:color="auto"/>
              <w:right w:val="single" w:sz="4" w:space="0" w:color="auto"/>
            </w:tcBorders>
          </w:tcPr>
          <w:p w14:paraId="51EA6096" w14:textId="77777777" w:rsidR="0095593F" w:rsidRPr="008A43FF" w:rsidRDefault="0095593F" w:rsidP="00970FA8">
            <w:pPr>
              <w:tabs>
                <w:tab w:val="left" w:pos="885"/>
                <w:tab w:val="left" w:pos="1134"/>
              </w:tabs>
              <w:ind w:firstLine="34"/>
            </w:pPr>
            <w:bookmarkStart w:id="66" w:name="sub_42310"/>
            <w:r w:rsidRPr="008A43FF">
              <w:t>Доходы от участия в других организациях</w:t>
            </w:r>
            <w:bookmarkEnd w:id="66"/>
          </w:p>
        </w:tc>
        <w:tc>
          <w:tcPr>
            <w:tcW w:w="1815" w:type="dxa"/>
            <w:tcBorders>
              <w:top w:val="single" w:sz="4" w:space="0" w:color="auto"/>
              <w:left w:val="single" w:sz="4" w:space="0" w:color="auto"/>
              <w:bottom w:val="single" w:sz="4" w:space="0" w:color="auto"/>
            </w:tcBorders>
          </w:tcPr>
          <w:p w14:paraId="27883083" w14:textId="77777777" w:rsidR="0095593F" w:rsidRPr="008A43FF" w:rsidRDefault="0095593F" w:rsidP="00970FA8">
            <w:pPr>
              <w:tabs>
                <w:tab w:val="left" w:pos="318"/>
                <w:tab w:val="left" w:pos="1134"/>
              </w:tabs>
              <w:ind w:left="34"/>
              <w:jc w:val="center"/>
            </w:pPr>
            <w:r w:rsidRPr="008A43FF">
              <w:t>2310</w:t>
            </w:r>
          </w:p>
        </w:tc>
      </w:tr>
      <w:tr w:rsidR="0095593F" w:rsidRPr="008A43FF" w14:paraId="0EAA5347" w14:textId="77777777" w:rsidTr="00970FA8">
        <w:tc>
          <w:tcPr>
            <w:tcW w:w="8222" w:type="dxa"/>
            <w:tcBorders>
              <w:top w:val="single" w:sz="4" w:space="0" w:color="auto"/>
              <w:bottom w:val="single" w:sz="4" w:space="0" w:color="auto"/>
              <w:right w:val="single" w:sz="4" w:space="0" w:color="auto"/>
            </w:tcBorders>
          </w:tcPr>
          <w:p w14:paraId="2ACC4C31" w14:textId="77777777" w:rsidR="0095593F" w:rsidRPr="008A43FF" w:rsidRDefault="0095593F" w:rsidP="00970FA8">
            <w:pPr>
              <w:tabs>
                <w:tab w:val="left" w:pos="885"/>
                <w:tab w:val="left" w:pos="1134"/>
              </w:tabs>
              <w:ind w:firstLine="34"/>
            </w:pPr>
            <w:bookmarkStart w:id="67" w:name="sub_42320"/>
            <w:r w:rsidRPr="008A43FF">
              <w:t>Проценты к получению</w:t>
            </w:r>
            <w:bookmarkEnd w:id="67"/>
          </w:p>
        </w:tc>
        <w:tc>
          <w:tcPr>
            <w:tcW w:w="1815" w:type="dxa"/>
            <w:tcBorders>
              <w:top w:val="single" w:sz="4" w:space="0" w:color="auto"/>
              <w:left w:val="single" w:sz="4" w:space="0" w:color="auto"/>
              <w:bottom w:val="single" w:sz="4" w:space="0" w:color="auto"/>
            </w:tcBorders>
          </w:tcPr>
          <w:p w14:paraId="7A93AEEA" w14:textId="77777777" w:rsidR="0095593F" w:rsidRPr="008A43FF" w:rsidRDefault="0095593F" w:rsidP="00970FA8">
            <w:pPr>
              <w:tabs>
                <w:tab w:val="left" w:pos="318"/>
                <w:tab w:val="left" w:pos="1134"/>
              </w:tabs>
              <w:ind w:left="34"/>
              <w:jc w:val="center"/>
            </w:pPr>
            <w:r w:rsidRPr="008A43FF">
              <w:t>2320</w:t>
            </w:r>
          </w:p>
        </w:tc>
      </w:tr>
      <w:tr w:rsidR="0095593F" w:rsidRPr="008A43FF" w14:paraId="73A3404C" w14:textId="77777777" w:rsidTr="00970FA8">
        <w:tc>
          <w:tcPr>
            <w:tcW w:w="8222" w:type="dxa"/>
            <w:tcBorders>
              <w:top w:val="single" w:sz="4" w:space="0" w:color="auto"/>
              <w:bottom w:val="single" w:sz="4" w:space="0" w:color="auto"/>
              <w:right w:val="single" w:sz="4" w:space="0" w:color="auto"/>
            </w:tcBorders>
          </w:tcPr>
          <w:p w14:paraId="37497F78" w14:textId="77777777" w:rsidR="0095593F" w:rsidRPr="008A43FF" w:rsidRDefault="0095593F" w:rsidP="00970FA8">
            <w:pPr>
              <w:tabs>
                <w:tab w:val="left" w:pos="885"/>
                <w:tab w:val="left" w:pos="1134"/>
              </w:tabs>
              <w:ind w:firstLine="34"/>
            </w:pPr>
            <w:bookmarkStart w:id="68" w:name="sub_42330"/>
            <w:r w:rsidRPr="008A43FF">
              <w:t>Проценты к уплате</w:t>
            </w:r>
            <w:bookmarkEnd w:id="68"/>
          </w:p>
        </w:tc>
        <w:tc>
          <w:tcPr>
            <w:tcW w:w="1815" w:type="dxa"/>
            <w:tcBorders>
              <w:top w:val="single" w:sz="4" w:space="0" w:color="auto"/>
              <w:left w:val="single" w:sz="4" w:space="0" w:color="auto"/>
              <w:bottom w:val="single" w:sz="4" w:space="0" w:color="auto"/>
            </w:tcBorders>
          </w:tcPr>
          <w:p w14:paraId="19ABECAC" w14:textId="77777777" w:rsidR="0095593F" w:rsidRPr="008A43FF" w:rsidRDefault="0095593F" w:rsidP="00970FA8">
            <w:pPr>
              <w:tabs>
                <w:tab w:val="left" w:pos="318"/>
                <w:tab w:val="left" w:pos="1134"/>
              </w:tabs>
              <w:ind w:left="34"/>
              <w:jc w:val="center"/>
            </w:pPr>
            <w:r w:rsidRPr="008A43FF">
              <w:t>2330</w:t>
            </w:r>
          </w:p>
        </w:tc>
      </w:tr>
      <w:tr w:rsidR="0095593F" w:rsidRPr="008A43FF" w14:paraId="636AB562" w14:textId="77777777" w:rsidTr="00970FA8">
        <w:tc>
          <w:tcPr>
            <w:tcW w:w="8222" w:type="dxa"/>
            <w:tcBorders>
              <w:top w:val="single" w:sz="4" w:space="0" w:color="auto"/>
              <w:bottom w:val="single" w:sz="4" w:space="0" w:color="auto"/>
              <w:right w:val="single" w:sz="4" w:space="0" w:color="auto"/>
            </w:tcBorders>
          </w:tcPr>
          <w:p w14:paraId="58E69E31" w14:textId="77777777" w:rsidR="0095593F" w:rsidRPr="008A43FF" w:rsidRDefault="0095593F" w:rsidP="00970FA8">
            <w:pPr>
              <w:tabs>
                <w:tab w:val="left" w:pos="885"/>
                <w:tab w:val="left" w:pos="1134"/>
              </w:tabs>
              <w:ind w:firstLine="34"/>
            </w:pPr>
            <w:bookmarkStart w:id="69" w:name="sub_42340"/>
            <w:r w:rsidRPr="008A43FF">
              <w:t>Прочие доходы</w:t>
            </w:r>
            <w:bookmarkEnd w:id="69"/>
          </w:p>
        </w:tc>
        <w:tc>
          <w:tcPr>
            <w:tcW w:w="1815" w:type="dxa"/>
            <w:tcBorders>
              <w:top w:val="single" w:sz="4" w:space="0" w:color="auto"/>
              <w:left w:val="single" w:sz="4" w:space="0" w:color="auto"/>
              <w:bottom w:val="single" w:sz="4" w:space="0" w:color="auto"/>
            </w:tcBorders>
          </w:tcPr>
          <w:p w14:paraId="224F9DF0" w14:textId="77777777" w:rsidR="0095593F" w:rsidRPr="008A43FF" w:rsidRDefault="0095593F" w:rsidP="00970FA8">
            <w:pPr>
              <w:tabs>
                <w:tab w:val="left" w:pos="318"/>
                <w:tab w:val="left" w:pos="1134"/>
              </w:tabs>
              <w:ind w:left="34"/>
              <w:jc w:val="center"/>
            </w:pPr>
            <w:r w:rsidRPr="008A43FF">
              <w:t>2340</w:t>
            </w:r>
          </w:p>
        </w:tc>
      </w:tr>
      <w:tr w:rsidR="0095593F" w:rsidRPr="008A43FF" w14:paraId="7C98C295" w14:textId="77777777" w:rsidTr="00970FA8">
        <w:tc>
          <w:tcPr>
            <w:tcW w:w="8222" w:type="dxa"/>
            <w:tcBorders>
              <w:top w:val="single" w:sz="4" w:space="0" w:color="auto"/>
              <w:bottom w:val="single" w:sz="4" w:space="0" w:color="auto"/>
              <w:right w:val="single" w:sz="4" w:space="0" w:color="auto"/>
            </w:tcBorders>
          </w:tcPr>
          <w:p w14:paraId="0FBD6F75" w14:textId="77777777" w:rsidR="0095593F" w:rsidRPr="008A43FF" w:rsidRDefault="0095593F" w:rsidP="00970FA8">
            <w:pPr>
              <w:tabs>
                <w:tab w:val="left" w:pos="885"/>
                <w:tab w:val="left" w:pos="1134"/>
              </w:tabs>
              <w:ind w:firstLine="34"/>
            </w:pPr>
            <w:bookmarkStart w:id="70" w:name="sub_42350"/>
            <w:r w:rsidRPr="008A43FF">
              <w:t>Прочие расходы</w:t>
            </w:r>
            <w:bookmarkEnd w:id="70"/>
          </w:p>
        </w:tc>
        <w:tc>
          <w:tcPr>
            <w:tcW w:w="1815" w:type="dxa"/>
            <w:tcBorders>
              <w:top w:val="single" w:sz="4" w:space="0" w:color="auto"/>
              <w:left w:val="single" w:sz="4" w:space="0" w:color="auto"/>
              <w:bottom w:val="single" w:sz="4" w:space="0" w:color="auto"/>
            </w:tcBorders>
          </w:tcPr>
          <w:p w14:paraId="7169A2D5" w14:textId="77777777" w:rsidR="0095593F" w:rsidRPr="008A43FF" w:rsidRDefault="0095593F" w:rsidP="00970FA8">
            <w:pPr>
              <w:tabs>
                <w:tab w:val="left" w:pos="318"/>
                <w:tab w:val="left" w:pos="1134"/>
              </w:tabs>
              <w:ind w:left="34"/>
              <w:jc w:val="center"/>
            </w:pPr>
            <w:r w:rsidRPr="008A43FF">
              <w:t>2350</w:t>
            </w:r>
          </w:p>
        </w:tc>
      </w:tr>
      <w:tr w:rsidR="0095593F" w:rsidRPr="008A43FF" w14:paraId="5FB14129" w14:textId="77777777" w:rsidTr="00970FA8">
        <w:tc>
          <w:tcPr>
            <w:tcW w:w="8222" w:type="dxa"/>
            <w:tcBorders>
              <w:top w:val="single" w:sz="4" w:space="0" w:color="auto"/>
              <w:bottom w:val="single" w:sz="4" w:space="0" w:color="auto"/>
              <w:right w:val="single" w:sz="4" w:space="0" w:color="auto"/>
            </w:tcBorders>
          </w:tcPr>
          <w:p w14:paraId="0B6DBC0D" w14:textId="77777777" w:rsidR="0095593F" w:rsidRPr="008A43FF" w:rsidRDefault="0095593F" w:rsidP="00970FA8">
            <w:pPr>
              <w:tabs>
                <w:tab w:val="left" w:pos="885"/>
                <w:tab w:val="left" w:pos="1134"/>
              </w:tabs>
              <w:ind w:firstLine="34"/>
            </w:pPr>
            <w:r w:rsidRPr="008A43FF">
              <w:t>Прибыль (убыток) до налогообложения</w:t>
            </w:r>
          </w:p>
        </w:tc>
        <w:tc>
          <w:tcPr>
            <w:tcW w:w="1815" w:type="dxa"/>
            <w:tcBorders>
              <w:top w:val="single" w:sz="4" w:space="0" w:color="auto"/>
              <w:left w:val="single" w:sz="4" w:space="0" w:color="auto"/>
              <w:bottom w:val="single" w:sz="4" w:space="0" w:color="auto"/>
            </w:tcBorders>
          </w:tcPr>
          <w:p w14:paraId="0BD4042F" w14:textId="77777777" w:rsidR="0095593F" w:rsidRPr="008A43FF" w:rsidRDefault="0095593F" w:rsidP="00970FA8">
            <w:pPr>
              <w:tabs>
                <w:tab w:val="left" w:pos="318"/>
                <w:tab w:val="left" w:pos="1134"/>
              </w:tabs>
              <w:ind w:left="34"/>
              <w:jc w:val="center"/>
            </w:pPr>
            <w:bookmarkStart w:id="71" w:name="sub_42300"/>
            <w:r w:rsidRPr="008A43FF">
              <w:t>2300</w:t>
            </w:r>
            <w:bookmarkEnd w:id="71"/>
          </w:p>
        </w:tc>
      </w:tr>
      <w:tr w:rsidR="0095593F" w:rsidRPr="008A43FF" w14:paraId="6D7977E4" w14:textId="77777777" w:rsidTr="00970FA8">
        <w:tc>
          <w:tcPr>
            <w:tcW w:w="8222" w:type="dxa"/>
            <w:tcBorders>
              <w:top w:val="single" w:sz="4" w:space="0" w:color="auto"/>
              <w:bottom w:val="single" w:sz="4" w:space="0" w:color="auto"/>
              <w:right w:val="single" w:sz="4" w:space="0" w:color="auto"/>
            </w:tcBorders>
          </w:tcPr>
          <w:p w14:paraId="2E1DA3AD" w14:textId="77777777" w:rsidR="0095593F" w:rsidRPr="008A43FF" w:rsidRDefault="0095593F" w:rsidP="00970FA8">
            <w:pPr>
              <w:tabs>
                <w:tab w:val="left" w:pos="885"/>
                <w:tab w:val="left" w:pos="1134"/>
              </w:tabs>
              <w:ind w:firstLine="34"/>
            </w:pPr>
            <w:bookmarkStart w:id="72" w:name="sub_7772410"/>
            <w:r w:rsidRPr="008A43FF">
              <w:t>Текущий налог на прибыль</w:t>
            </w:r>
            <w:bookmarkEnd w:id="72"/>
          </w:p>
        </w:tc>
        <w:tc>
          <w:tcPr>
            <w:tcW w:w="1815" w:type="dxa"/>
            <w:tcBorders>
              <w:top w:val="single" w:sz="4" w:space="0" w:color="auto"/>
              <w:left w:val="single" w:sz="4" w:space="0" w:color="auto"/>
              <w:bottom w:val="single" w:sz="4" w:space="0" w:color="auto"/>
            </w:tcBorders>
          </w:tcPr>
          <w:p w14:paraId="421CFF43" w14:textId="77777777" w:rsidR="0095593F" w:rsidRPr="008A43FF" w:rsidRDefault="0095593F" w:rsidP="00970FA8">
            <w:pPr>
              <w:tabs>
                <w:tab w:val="left" w:pos="318"/>
                <w:tab w:val="left" w:pos="1134"/>
              </w:tabs>
              <w:ind w:left="34"/>
              <w:jc w:val="center"/>
            </w:pPr>
            <w:r w:rsidRPr="008A43FF">
              <w:t>2410</w:t>
            </w:r>
          </w:p>
        </w:tc>
      </w:tr>
      <w:tr w:rsidR="0095593F" w:rsidRPr="008A43FF" w14:paraId="5D48A5E0" w14:textId="77777777" w:rsidTr="00970FA8">
        <w:tc>
          <w:tcPr>
            <w:tcW w:w="8222" w:type="dxa"/>
            <w:tcBorders>
              <w:top w:val="single" w:sz="4" w:space="0" w:color="auto"/>
              <w:bottom w:val="single" w:sz="4" w:space="0" w:color="auto"/>
              <w:right w:val="single" w:sz="4" w:space="0" w:color="auto"/>
            </w:tcBorders>
          </w:tcPr>
          <w:p w14:paraId="67F95BC3" w14:textId="77777777" w:rsidR="0095593F" w:rsidRPr="008A43FF" w:rsidRDefault="0095593F" w:rsidP="00970FA8">
            <w:pPr>
              <w:tabs>
                <w:tab w:val="left" w:pos="885"/>
                <w:tab w:val="left" w:pos="1134"/>
              </w:tabs>
              <w:ind w:firstLine="34"/>
            </w:pPr>
            <w:r w:rsidRPr="008A43FF">
              <w:t>Постоянные налоговые обязательства (активы)</w:t>
            </w:r>
          </w:p>
        </w:tc>
        <w:tc>
          <w:tcPr>
            <w:tcW w:w="1815" w:type="dxa"/>
            <w:tcBorders>
              <w:top w:val="single" w:sz="4" w:space="0" w:color="auto"/>
              <w:left w:val="single" w:sz="4" w:space="0" w:color="auto"/>
              <w:bottom w:val="single" w:sz="4" w:space="0" w:color="auto"/>
            </w:tcBorders>
          </w:tcPr>
          <w:p w14:paraId="64424472" w14:textId="77777777" w:rsidR="0095593F" w:rsidRPr="008A43FF" w:rsidRDefault="0095593F" w:rsidP="00970FA8">
            <w:pPr>
              <w:tabs>
                <w:tab w:val="left" w:pos="318"/>
                <w:tab w:val="left" w:pos="1134"/>
              </w:tabs>
              <w:ind w:left="34"/>
              <w:jc w:val="center"/>
            </w:pPr>
            <w:bookmarkStart w:id="73" w:name="sub_7772411"/>
            <w:r w:rsidRPr="008A43FF">
              <w:t>2421</w:t>
            </w:r>
            <w:bookmarkEnd w:id="73"/>
          </w:p>
        </w:tc>
      </w:tr>
      <w:tr w:rsidR="0095593F" w:rsidRPr="008A43FF" w14:paraId="76252AF7" w14:textId="77777777" w:rsidTr="00970FA8">
        <w:tc>
          <w:tcPr>
            <w:tcW w:w="8222" w:type="dxa"/>
            <w:tcBorders>
              <w:top w:val="single" w:sz="4" w:space="0" w:color="auto"/>
              <w:bottom w:val="single" w:sz="4" w:space="0" w:color="auto"/>
              <w:right w:val="single" w:sz="4" w:space="0" w:color="auto"/>
            </w:tcBorders>
          </w:tcPr>
          <w:p w14:paraId="471061C2" w14:textId="77777777" w:rsidR="0095593F" w:rsidRPr="008A43FF" w:rsidRDefault="0095593F" w:rsidP="00970FA8">
            <w:pPr>
              <w:tabs>
                <w:tab w:val="left" w:pos="885"/>
                <w:tab w:val="left" w:pos="1134"/>
              </w:tabs>
              <w:ind w:firstLine="34"/>
            </w:pPr>
            <w:r w:rsidRPr="008A43FF">
              <w:t>Изменение отложенных налоговых обязательств</w:t>
            </w:r>
          </w:p>
        </w:tc>
        <w:tc>
          <w:tcPr>
            <w:tcW w:w="1815" w:type="dxa"/>
            <w:tcBorders>
              <w:top w:val="single" w:sz="4" w:space="0" w:color="auto"/>
              <w:left w:val="single" w:sz="4" w:space="0" w:color="auto"/>
              <w:bottom w:val="single" w:sz="4" w:space="0" w:color="auto"/>
            </w:tcBorders>
          </w:tcPr>
          <w:p w14:paraId="5A833215" w14:textId="77777777" w:rsidR="0095593F" w:rsidRPr="008A43FF" w:rsidRDefault="0095593F" w:rsidP="00970FA8">
            <w:pPr>
              <w:tabs>
                <w:tab w:val="left" w:pos="318"/>
                <w:tab w:val="left" w:pos="1134"/>
              </w:tabs>
              <w:ind w:left="34"/>
              <w:jc w:val="center"/>
            </w:pPr>
            <w:r w:rsidRPr="008A43FF">
              <w:t>2430</w:t>
            </w:r>
          </w:p>
        </w:tc>
      </w:tr>
      <w:tr w:rsidR="0095593F" w:rsidRPr="008A43FF" w14:paraId="3D30CEBE" w14:textId="77777777" w:rsidTr="00970FA8">
        <w:tc>
          <w:tcPr>
            <w:tcW w:w="8222" w:type="dxa"/>
            <w:tcBorders>
              <w:top w:val="single" w:sz="4" w:space="0" w:color="auto"/>
              <w:bottom w:val="single" w:sz="4" w:space="0" w:color="auto"/>
              <w:right w:val="single" w:sz="4" w:space="0" w:color="auto"/>
            </w:tcBorders>
          </w:tcPr>
          <w:p w14:paraId="0AEE2FAF" w14:textId="77777777" w:rsidR="0095593F" w:rsidRPr="008A43FF" w:rsidRDefault="0095593F" w:rsidP="00970FA8">
            <w:pPr>
              <w:tabs>
                <w:tab w:val="left" w:pos="885"/>
                <w:tab w:val="left" w:pos="1134"/>
              </w:tabs>
              <w:ind w:firstLine="34"/>
            </w:pPr>
            <w:r w:rsidRPr="008A43FF">
              <w:t>Изменение отложенных налоговых активов</w:t>
            </w:r>
          </w:p>
        </w:tc>
        <w:tc>
          <w:tcPr>
            <w:tcW w:w="1815" w:type="dxa"/>
            <w:tcBorders>
              <w:top w:val="single" w:sz="4" w:space="0" w:color="auto"/>
              <w:left w:val="single" w:sz="4" w:space="0" w:color="auto"/>
              <w:bottom w:val="single" w:sz="4" w:space="0" w:color="auto"/>
            </w:tcBorders>
          </w:tcPr>
          <w:p w14:paraId="6EA7FA0E" w14:textId="77777777" w:rsidR="0095593F" w:rsidRPr="008A43FF" w:rsidRDefault="0095593F" w:rsidP="00970FA8">
            <w:pPr>
              <w:tabs>
                <w:tab w:val="left" w:pos="318"/>
                <w:tab w:val="left" w:pos="1134"/>
              </w:tabs>
              <w:ind w:left="34"/>
              <w:jc w:val="center"/>
            </w:pPr>
            <w:r w:rsidRPr="008A43FF">
              <w:t>2450</w:t>
            </w:r>
          </w:p>
        </w:tc>
      </w:tr>
      <w:tr w:rsidR="0095593F" w:rsidRPr="008A43FF" w14:paraId="19EB1A93" w14:textId="77777777" w:rsidTr="00970FA8">
        <w:tc>
          <w:tcPr>
            <w:tcW w:w="8222" w:type="dxa"/>
            <w:tcBorders>
              <w:top w:val="single" w:sz="4" w:space="0" w:color="auto"/>
              <w:bottom w:val="single" w:sz="4" w:space="0" w:color="auto"/>
              <w:right w:val="single" w:sz="4" w:space="0" w:color="auto"/>
            </w:tcBorders>
          </w:tcPr>
          <w:p w14:paraId="147818FB" w14:textId="77777777" w:rsidR="0095593F" w:rsidRPr="008A43FF" w:rsidRDefault="0095593F" w:rsidP="00970FA8">
            <w:pPr>
              <w:tabs>
                <w:tab w:val="left" w:pos="885"/>
                <w:tab w:val="left" w:pos="1134"/>
              </w:tabs>
              <w:ind w:firstLine="34"/>
            </w:pPr>
            <w:bookmarkStart w:id="74" w:name="sub_42460"/>
            <w:r w:rsidRPr="008A43FF">
              <w:t>Прочее</w:t>
            </w:r>
            <w:bookmarkEnd w:id="74"/>
          </w:p>
        </w:tc>
        <w:tc>
          <w:tcPr>
            <w:tcW w:w="1815" w:type="dxa"/>
            <w:tcBorders>
              <w:top w:val="single" w:sz="4" w:space="0" w:color="auto"/>
              <w:left w:val="single" w:sz="4" w:space="0" w:color="auto"/>
              <w:bottom w:val="single" w:sz="4" w:space="0" w:color="auto"/>
            </w:tcBorders>
          </w:tcPr>
          <w:p w14:paraId="5E63135F" w14:textId="77777777" w:rsidR="0095593F" w:rsidRPr="008A43FF" w:rsidRDefault="0095593F" w:rsidP="00970FA8">
            <w:pPr>
              <w:tabs>
                <w:tab w:val="left" w:pos="318"/>
                <w:tab w:val="left" w:pos="1134"/>
              </w:tabs>
              <w:ind w:left="34"/>
              <w:jc w:val="center"/>
            </w:pPr>
            <w:r w:rsidRPr="008A43FF">
              <w:t>2460</w:t>
            </w:r>
          </w:p>
        </w:tc>
      </w:tr>
      <w:tr w:rsidR="0095593F" w:rsidRPr="008A43FF" w14:paraId="7D22AD82" w14:textId="77777777" w:rsidTr="00970FA8">
        <w:tc>
          <w:tcPr>
            <w:tcW w:w="8222" w:type="dxa"/>
            <w:tcBorders>
              <w:top w:val="single" w:sz="4" w:space="0" w:color="auto"/>
              <w:bottom w:val="single" w:sz="4" w:space="0" w:color="auto"/>
              <w:right w:val="single" w:sz="4" w:space="0" w:color="auto"/>
            </w:tcBorders>
          </w:tcPr>
          <w:p w14:paraId="6B6744EE" w14:textId="77777777" w:rsidR="0095593F" w:rsidRPr="008A43FF" w:rsidRDefault="0095593F" w:rsidP="00970FA8">
            <w:pPr>
              <w:tabs>
                <w:tab w:val="left" w:pos="885"/>
                <w:tab w:val="left" w:pos="1134"/>
              </w:tabs>
              <w:ind w:firstLine="34"/>
            </w:pPr>
            <w:bookmarkStart w:id="75" w:name="sub_2400"/>
            <w:r w:rsidRPr="008A43FF">
              <w:t>Чистая прибыль (убыток)</w:t>
            </w:r>
            <w:bookmarkEnd w:id="75"/>
          </w:p>
        </w:tc>
        <w:tc>
          <w:tcPr>
            <w:tcW w:w="1815" w:type="dxa"/>
            <w:tcBorders>
              <w:top w:val="single" w:sz="4" w:space="0" w:color="auto"/>
              <w:left w:val="single" w:sz="4" w:space="0" w:color="auto"/>
              <w:bottom w:val="single" w:sz="4" w:space="0" w:color="auto"/>
            </w:tcBorders>
          </w:tcPr>
          <w:p w14:paraId="73CC3BE5" w14:textId="77777777" w:rsidR="0095593F" w:rsidRPr="008A43FF" w:rsidRDefault="0095593F" w:rsidP="00970FA8">
            <w:pPr>
              <w:tabs>
                <w:tab w:val="left" w:pos="318"/>
                <w:tab w:val="left" w:pos="1134"/>
              </w:tabs>
              <w:ind w:left="34"/>
              <w:jc w:val="center"/>
            </w:pPr>
            <w:r w:rsidRPr="008A43FF">
              <w:t>2400</w:t>
            </w:r>
          </w:p>
        </w:tc>
      </w:tr>
      <w:tr w:rsidR="0095593F" w:rsidRPr="008A43FF" w14:paraId="6C933C3C" w14:textId="77777777" w:rsidTr="00970FA8">
        <w:tc>
          <w:tcPr>
            <w:tcW w:w="8222" w:type="dxa"/>
            <w:tcBorders>
              <w:top w:val="single" w:sz="4" w:space="0" w:color="auto"/>
              <w:bottom w:val="single" w:sz="4" w:space="0" w:color="auto"/>
              <w:right w:val="single" w:sz="4" w:space="0" w:color="auto"/>
            </w:tcBorders>
          </w:tcPr>
          <w:p w14:paraId="36675507" w14:textId="77777777" w:rsidR="0095593F" w:rsidRPr="008A43FF" w:rsidRDefault="0095593F" w:rsidP="00970FA8">
            <w:pPr>
              <w:tabs>
                <w:tab w:val="left" w:pos="885"/>
                <w:tab w:val="left" w:pos="1134"/>
              </w:tabs>
              <w:ind w:firstLine="34"/>
            </w:pPr>
            <w:bookmarkStart w:id="76" w:name="sub_42510"/>
            <w:r w:rsidRPr="008A43FF">
              <w:t>Результат от переоценки внеоборотных активов, не включаемый в чистую прибыль (убыток)</w:t>
            </w:r>
            <w:bookmarkEnd w:id="76"/>
          </w:p>
        </w:tc>
        <w:tc>
          <w:tcPr>
            <w:tcW w:w="1815" w:type="dxa"/>
            <w:tcBorders>
              <w:top w:val="single" w:sz="4" w:space="0" w:color="auto"/>
              <w:left w:val="single" w:sz="4" w:space="0" w:color="auto"/>
              <w:bottom w:val="single" w:sz="4" w:space="0" w:color="auto"/>
            </w:tcBorders>
          </w:tcPr>
          <w:p w14:paraId="3535D0AD" w14:textId="77777777" w:rsidR="0095593F" w:rsidRPr="008A43FF" w:rsidRDefault="0095593F" w:rsidP="00970FA8">
            <w:pPr>
              <w:tabs>
                <w:tab w:val="left" w:pos="318"/>
                <w:tab w:val="left" w:pos="1134"/>
              </w:tabs>
              <w:ind w:left="34"/>
              <w:jc w:val="center"/>
            </w:pPr>
            <w:r w:rsidRPr="008A43FF">
              <w:t>2510</w:t>
            </w:r>
          </w:p>
        </w:tc>
      </w:tr>
      <w:tr w:rsidR="0095593F" w:rsidRPr="008A43FF" w14:paraId="379FB555" w14:textId="77777777" w:rsidTr="00970FA8">
        <w:tc>
          <w:tcPr>
            <w:tcW w:w="8222" w:type="dxa"/>
            <w:tcBorders>
              <w:top w:val="single" w:sz="4" w:space="0" w:color="auto"/>
              <w:bottom w:val="single" w:sz="4" w:space="0" w:color="auto"/>
              <w:right w:val="single" w:sz="4" w:space="0" w:color="auto"/>
            </w:tcBorders>
          </w:tcPr>
          <w:p w14:paraId="677ABD42" w14:textId="77777777" w:rsidR="0095593F" w:rsidRPr="008A43FF" w:rsidRDefault="0095593F" w:rsidP="00970FA8">
            <w:pPr>
              <w:tabs>
                <w:tab w:val="left" w:pos="885"/>
                <w:tab w:val="left" w:pos="1134"/>
              </w:tabs>
              <w:ind w:firstLine="34"/>
            </w:pPr>
            <w:r w:rsidRPr="008A43FF">
              <w:t>Результат от прочих операций, не включаемый в чистую прибыль (убыток) периода</w:t>
            </w:r>
          </w:p>
        </w:tc>
        <w:tc>
          <w:tcPr>
            <w:tcW w:w="1815" w:type="dxa"/>
            <w:tcBorders>
              <w:top w:val="single" w:sz="4" w:space="0" w:color="auto"/>
              <w:left w:val="single" w:sz="4" w:space="0" w:color="auto"/>
              <w:bottom w:val="single" w:sz="4" w:space="0" w:color="auto"/>
            </w:tcBorders>
          </w:tcPr>
          <w:p w14:paraId="6ABB89BB" w14:textId="77777777" w:rsidR="0095593F" w:rsidRPr="008A43FF" w:rsidRDefault="0095593F" w:rsidP="00970FA8">
            <w:pPr>
              <w:tabs>
                <w:tab w:val="left" w:pos="318"/>
                <w:tab w:val="left" w:pos="1134"/>
              </w:tabs>
              <w:ind w:left="34"/>
              <w:jc w:val="center"/>
            </w:pPr>
            <w:bookmarkStart w:id="77" w:name="sub_2520"/>
            <w:r w:rsidRPr="008A43FF">
              <w:t>2520</w:t>
            </w:r>
            <w:bookmarkEnd w:id="77"/>
          </w:p>
        </w:tc>
      </w:tr>
      <w:tr w:rsidR="0095593F" w:rsidRPr="008A43FF" w14:paraId="15196048" w14:textId="77777777" w:rsidTr="00970FA8">
        <w:tc>
          <w:tcPr>
            <w:tcW w:w="8222" w:type="dxa"/>
            <w:tcBorders>
              <w:top w:val="single" w:sz="4" w:space="0" w:color="auto"/>
              <w:bottom w:val="single" w:sz="4" w:space="0" w:color="auto"/>
              <w:right w:val="single" w:sz="4" w:space="0" w:color="auto"/>
            </w:tcBorders>
          </w:tcPr>
          <w:p w14:paraId="04FC5506" w14:textId="77777777" w:rsidR="0095593F" w:rsidRPr="008A43FF" w:rsidRDefault="0095593F" w:rsidP="00970FA8">
            <w:pPr>
              <w:tabs>
                <w:tab w:val="left" w:pos="885"/>
                <w:tab w:val="left" w:pos="1134"/>
              </w:tabs>
              <w:ind w:firstLine="34"/>
            </w:pPr>
            <w:bookmarkStart w:id="78" w:name="sub_42500"/>
            <w:r w:rsidRPr="008A43FF">
              <w:t>Совокупный финансовый результат периода</w:t>
            </w:r>
            <w:bookmarkEnd w:id="78"/>
          </w:p>
        </w:tc>
        <w:tc>
          <w:tcPr>
            <w:tcW w:w="1815" w:type="dxa"/>
            <w:tcBorders>
              <w:top w:val="single" w:sz="4" w:space="0" w:color="auto"/>
              <w:left w:val="single" w:sz="4" w:space="0" w:color="auto"/>
              <w:bottom w:val="single" w:sz="4" w:space="0" w:color="auto"/>
            </w:tcBorders>
          </w:tcPr>
          <w:p w14:paraId="5F56842B" w14:textId="77777777" w:rsidR="0095593F" w:rsidRPr="008A43FF" w:rsidRDefault="0095593F" w:rsidP="00970FA8">
            <w:pPr>
              <w:tabs>
                <w:tab w:val="left" w:pos="318"/>
                <w:tab w:val="left" w:pos="1134"/>
              </w:tabs>
              <w:ind w:left="34"/>
              <w:jc w:val="center"/>
            </w:pPr>
            <w:r w:rsidRPr="008A43FF">
              <w:t>2500</w:t>
            </w:r>
          </w:p>
        </w:tc>
      </w:tr>
      <w:tr w:rsidR="0095593F" w:rsidRPr="008A43FF" w14:paraId="7412E1B7" w14:textId="77777777" w:rsidTr="00970FA8">
        <w:tc>
          <w:tcPr>
            <w:tcW w:w="8222" w:type="dxa"/>
            <w:tcBorders>
              <w:top w:val="single" w:sz="4" w:space="0" w:color="auto"/>
              <w:bottom w:val="single" w:sz="4" w:space="0" w:color="auto"/>
              <w:right w:val="single" w:sz="4" w:space="0" w:color="auto"/>
            </w:tcBorders>
          </w:tcPr>
          <w:p w14:paraId="098F6AE6" w14:textId="77777777" w:rsidR="0095593F" w:rsidRPr="008A43FF" w:rsidRDefault="0095593F" w:rsidP="00970FA8">
            <w:pPr>
              <w:tabs>
                <w:tab w:val="left" w:pos="885"/>
                <w:tab w:val="left" w:pos="1134"/>
              </w:tabs>
              <w:ind w:firstLine="34"/>
            </w:pPr>
            <w:r w:rsidRPr="008A43FF">
              <w:t>Базовая прибыль (убыток) на акцию</w:t>
            </w:r>
          </w:p>
        </w:tc>
        <w:tc>
          <w:tcPr>
            <w:tcW w:w="1815" w:type="dxa"/>
            <w:tcBorders>
              <w:top w:val="single" w:sz="4" w:space="0" w:color="auto"/>
              <w:left w:val="single" w:sz="4" w:space="0" w:color="auto"/>
              <w:bottom w:val="single" w:sz="4" w:space="0" w:color="auto"/>
            </w:tcBorders>
          </w:tcPr>
          <w:p w14:paraId="5E04AAA2" w14:textId="77777777" w:rsidR="0095593F" w:rsidRPr="008A43FF" w:rsidRDefault="0095593F" w:rsidP="00970FA8">
            <w:pPr>
              <w:tabs>
                <w:tab w:val="left" w:pos="318"/>
                <w:tab w:val="left" w:pos="1134"/>
              </w:tabs>
              <w:ind w:left="34"/>
              <w:jc w:val="center"/>
            </w:pPr>
            <w:r w:rsidRPr="008A43FF">
              <w:t>2900</w:t>
            </w:r>
          </w:p>
        </w:tc>
      </w:tr>
      <w:tr w:rsidR="0095593F" w:rsidRPr="008A43FF" w14:paraId="54ABBE4A" w14:textId="77777777" w:rsidTr="00970FA8">
        <w:tc>
          <w:tcPr>
            <w:tcW w:w="8222" w:type="dxa"/>
            <w:tcBorders>
              <w:top w:val="single" w:sz="4" w:space="0" w:color="auto"/>
              <w:bottom w:val="single" w:sz="4" w:space="0" w:color="auto"/>
              <w:right w:val="single" w:sz="4" w:space="0" w:color="auto"/>
            </w:tcBorders>
          </w:tcPr>
          <w:p w14:paraId="136A13A8" w14:textId="77777777" w:rsidR="0095593F" w:rsidRPr="008A43FF" w:rsidRDefault="0095593F" w:rsidP="00970FA8">
            <w:pPr>
              <w:tabs>
                <w:tab w:val="left" w:pos="885"/>
                <w:tab w:val="left" w:pos="1134"/>
              </w:tabs>
              <w:ind w:firstLine="34"/>
            </w:pPr>
            <w:r w:rsidRPr="008A43FF">
              <w:t>Разводненная прибыль (убыток) на акцию</w:t>
            </w:r>
          </w:p>
        </w:tc>
        <w:tc>
          <w:tcPr>
            <w:tcW w:w="1815" w:type="dxa"/>
            <w:tcBorders>
              <w:top w:val="single" w:sz="4" w:space="0" w:color="auto"/>
              <w:left w:val="single" w:sz="4" w:space="0" w:color="auto"/>
              <w:bottom w:val="single" w:sz="4" w:space="0" w:color="auto"/>
            </w:tcBorders>
          </w:tcPr>
          <w:p w14:paraId="6780D657" w14:textId="77777777" w:rsidR="0095593F" w:rsidRPr="008A43FF" w:rsidRDefault="0095593F" w:rsidP="00970FA8">
            <w:pPr>
              <w:tabs>
                <w:tab w:val="left" w:pos="318"/>
                <w:tab w:val="left" w:pos="1134"/>
              </w:tabs>
              <w:ind w:left="34"/>
              <w:jc w:val="center"/>
            </w:pPr>
            <w:r w:rsidRPr="008A43FF">
              <w:t>2910</w:t>
            </w:r>
          </w:p>
        </w:tc>
      </w:tr>
    </w:tbl>
    <w:p w14:paraId="5BB0124B" w14:textId="77777777" w:rsidR="0095593F" w:rsidRPr="008A43FF" w:rsidRDefault="0095593F" w:rsidP="0095593F">
      <w:pPr>
        <w:tabs>
          <w:tab w:val="left" w:pos="709"/>
          <w:tab w:val="left" w:pos="1134"/>
        </w:tabs>
        <w:ind w:left="709"/>
        <w:rPr>
          <w:sz w:val="28"/>
          <w:szCs w:val="28"/>
        </w:rPr>
      </w:pPr>
    </w:p>
    <w:p w14:paraId="0CBAB94A" w14:textId="77777777" w:rsidR="0095593F" w:rsidRPr="008A43FF" w:rsidRDefault="0095593F" w:rsidP="0095593F">
      <w:pPr>
        <w:tabs>
          <w:tab w:val="left" w:pos="0"/>
        </w:tabs>
        <w:ind w:firstLine="709"/>
        <w:jc w:val="right"/>
        <w:rPr>
          <w:bCs/>
          <w:sz w:val="28"/>
          <w:szCs w:val="28"/>
        </w:rPr>
      </w:pPr>
      <w:r w:rsidRPr="008A43FF">
        <w:rPr>
          <w:bCs/>
          <w:sz w:val="28"/>
          <w:szCs w:val="28"/>
        </w:rPr>
        <w:t>Таблица 2</w:t>
      </w:r>
    </w:p>
    <w:p w14:paraId="726310E4" w14:textId="77777777" w:rsidR="0095593F" w:rsidRPr="008A43FF" w:rsidRDefault="0095593F" w:rsidP="0095593F">
      <w:pPr>
        <w:tabs>
          <w:tab w:val="left" w:pos="0"/>
        </w:tabs>
        <w:ind w:firstLine="709"/>
        <w:jc w:val="right"/>
        <w:rPr>
          <w:bCs/>
          <w:sz w:val="28"/>
          <w:szCs w:val="28"/>
        </w:rPr>
      </w:pPr>
    </w:p>
    <w:p w14:paraId="5D8BDFD4" w14:textId="77777777" w:rsidR="0095593F" w:rsidRDefault="0095593F" w:rsidP="0095593F">
      <w:pPr>
        <w:tabs>
          <w:tab w:val="left" w:pos="709"/>
          <w:tab w:val="left" w:pos="1134"/>
        </w:tabs>
        <w:ind w:left="1068"/>
        <w:jc w:val="center"/>
        <w:rPr>
          <w:bCs/>
          <w:sz w:val="28"/>
          <w:szCs w:val="28"/>
        </w:rPr>
      </w:pPr>
      <w:r w:rsidRPr="00F24831">
        <w:rPr>
          <w:bCs/>
          <w:sz w:val="28"/>
          <w:szCs w:val="28"/>
        </w:rPr>
        <w:t>Коды строк в формах бухгалтерской отчетности РСБУ</w:t>
      </w:r>
      <w:r>
        <w:rPr>
          <w:bCs/>
          <w:sz w:val="28"/>
          <w:szCs w:val="28"/>
        </w:rPr>
        <w:t xml:space="preserve"> </w:t>
      </w:r>
      <w:r w:rsidRPr="00A42F6E">
        <w:rPr>
          <w:bCs/>
          <w:sz w:val="28"/>
          <w:szCs w:val="28"/>
        </w:rPr>
        <w:t xml:space="preserve">(ОКУД </w:t>
      </w:r>
      <w:r>
        <w:rPr>
          <w:bCs/>
          <w:sz w:val="28"/>
          <w:szCs w:val="28"/>
        </w:rPr>
        <w:t>0503730</w:t>
      </w:r>
      <w:r w:rsidRPr="00A42F6E">
        <w:rPr>
          <w:bCs/>
          <w:sz w:val="28"/>
          <w:szCs w:val="28"/>
        </w:rPr>
        <w:t xml:space="preserve"> и 0</w:t>
      </w:r>
      <w:r>
        <w:rPr>
          <w:bCs/>
          <w:sz w:val="28"/>
          <w:szCs w:val="28"/>
        </w:rPr>
        <w:t>503721</w:t>
      </w:r>
      <w:r w:rsidRPr="00A42F6E">
        <w:rPr>
          <w:bCs/>
          <w:sz w:val="28"/>
          <w:szCs w:val="28"/>
        </w:rPr>
        <w:t>)</w:t>
      </w:r>
    </w:p>
    <w:p w14:paraId="5A16C286" w14:textId="77777777" w:rsidR="0095593F" w:rsidRDefault="0095593F" w:rsidP="0095593F">
      <w:pPr>
        <w:tabs>
          <w:tab w:val="left" w:pos="709"/>
          <w:tab w:val="left" w:pos="1134"/>
        </w:tabs>
        <w:ind w:left="709"/>
        <w:rPr>
          <w:sz w:val="28"/>
          <w:szCs w:val="28"/>
        </w:rPr>
      </w:pPr>
    </w:p>
    <w:tbl>
      <w:tblPr>
        <w:tblW w:w="9753"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938"/>
        <w:gridCol w:w="1815"/>
      </w:tblGrid>
      <w:tr w:rsidR="0095593F" w:rsidRPr="0034365A" w14:paraId="108B1549" w14:textId="77777777" w:rsidTr="00970FA8">
        <w:trPr>
          <w:tblHeader/>
        </w:trPr>
        <w:tc>
          <w:tcPr>
            <w:tcW w:w="7938" w:type="dxa"/>
            <w:tcBorders>
              <w:top w:val="single" w:sz="4" w:space="0" w:color="auto"/>
              <w:bottom w:val="single" w:sz="4" w:space="0" w:color="auto"/>
              <w:right w:val="single" w:sz="4" w:space="0" w:color="auto"/>
            </w:tcBorders>
          </w:tcPr>
          <w:p w14:paraId="363167D8" w14:textId="77777777" w:rsidR="0095593F" w:rsidRPr="0034365A" w:rsidRDefault="0095593F" w:rsidP="00970FA8">
            <w:pPr>
              <w:tabs>
                <w:tab w:val="left" w:pos="885"/>
                <w:tab w:val="left" w:pos="1134"/>
              </w:tabs>
              <w:ind w:left="34"/>
              <w:jc w:val="center"/>
              <w:rPr>
                <w:b/>
              </w:rPr>
            </w:pPr>
            <w:r w:rsidRPr="0034365A">
              <w:rPr>
                <w:b/>
              </w:rPr>
              <w:t>Наименование строки</w:t>
            </w:r>
          </w:p>
        </w:tc>
        <w:tc>
          <w:tcPr>
            <w:tcW w:w="1815" w:type="dxa"/>
            <w:tcBorders>
              <w:top w:val="single" w:sz="4" w:space="0" w:color="auto"/>
              <w:left w:val="single" w:sz="4" w:space="0" w:color="auto"/>
              <w:bottom w:val="single" w:sz="4" w:space="0" w:color="auto"/>
            </w:tcBorders>
          </w:tcPr>
          <w:p w14:paraId="2069A928" w14:textId="77777777" w:rsidR="0095593F" w:rsidRPr="0034365A" w:rsidRDefault="0095593F" w:rsidP="00970FA8">
            <w:pPr>
              <w:tabs>
                <w:tab w:val="left" w:pos="0"/>
                <w:tab w:val="left" w:pos="1134"/>
              </w:tabs>
              <w:ind w:left="34"/>
              <w:jc w:val="center"/>
              <w:rPr>
                <w:b/>
              </w:rPr>
            </w:pPr>
            <w:r w:rsidRPr="0034365A">
              <w:rPr>
                <w:b/>
              </w:rPr>
              <w:t>Код</w:t>
            </w:r>
          </w:p>
        </w:tc>
      </w:tr>
      <w:tr w:rsidR="0095593F" w:rsidRPr="0034365A" w14:paraId="4F3093F5" w14:textId="77777777" w:rsidTr="00970FA8">
        <w:tc>
          <w:tcPr>
            <w:tcW w:w="9753" w:type="dxa"/>
            <w:gridSpan w:val="2"/>
            <w:tcBorders>
              <w:top w:val="single" w:sz="4" w:space="0" w:color="auto"/>
              <w:bottom w:val="single" w:sz="4" w:space="0" w:color="auto"/>
            </w:tcBorders>
          </w:tcPr>
          <w:p w14:paraId="42BC5C60" w14:textId="77777777" w:rsidR="0095593F" w:rsidRPr="0034365A" w:rsidRDefault="0095593F" w:rsidP="00970FA8">
            <w:pPr>
              <w:tabs>
                <w:tab w:val="left" w:pos="0"/>
                <w:tab w:val="left" w:pos="1134"/>
              </w:tabs>
              <w:ind w:left="34"/>
              <w:jc w:val="center"/>
              <w:rPr>
                <w:b/>
              </w:rPr>
            </w:pPr>
            <w:r w:rsidRPr="0034365A">
              <w:rPr>
                <w:b/>
              </w:rPr>
              <w:t>ОКУД 0503730:</w:t>
            </w:r>
          </w:p>
        </w:tc>
      </w:tr>
      <w:tr w:rsidR="0095593F" w:rsidRPr="0034365A" w14:paraId="7731B701" w14:textId="77777777" w:rsidTr="00970FA8">
        <w:tc>
          <w:tcPr>
            <w:tcW w:w="7938" w:type="dxa"/>
            <w:tcBorders>
              <w:top w:val="single" w:sz="4" w:space="0" w:color="auto"/>
              <w:bottom w:val="single" w:sz="4" w:space="0" w:color="auto"/>
              <w:right w:val="single" w:sz="4" w:space="0" w:color="auto"/>
            </w:tcBorders>
          </w:tcPr>
          <w:p w14:paraId="15A909FA" w14:textId="77777777" w:rsidR="0095593F" w:rsidRPr="0034365A" w:rsidRDefault="0095593F" w:rsidP="00970FA8">
            <w:pPr>
              <w:tabs>
                <w:tab w:val="left" w:pos="885"/>
                <w:tab w:val="left" w:pos="1134"/>
              </w:tabs>
              <w:ind w:firstLine="34"/>
            </w:pPr>
            <w:r w:rsidRPr="0034365A">
              <w:t>Основные средства (остаточная стоимость)</w:t>
            </w:r>
          </w:p>
        </w:tc>
        <w:tc>
          <w:tcPr>
            <w:tcW w:w="1815" w:type="dxa"/>
            <w:tcBorders>
              <w:top w:val="single" w:sz="4" w:space="0" w:color="auto"/>
              <w:left w:val="single" w:sz="4" w:space="0" w:color="auto"/>
              <w:bottom w:val="single" w:sz="4" w:space="0" w:color="auto"/>
            </w:tcBorders>
          </w:tcPr>
          <w:p w14:paraId="10F08BD9" w14:textId="77777777" w:rsidR="0095593F" w:rsidRPr="0034365A" w:rsidRDefault="0095593F" w:rsidP="00970FA8">
            <w:pPr>
              <w:tabs>
                <w:tab w:val="left" w:pos="318"/>
                <w:tab w:val="left" w:pos="1134"/>
              </w:tabs>
              <w:ind w:left="34"/>
              <w:jc w:val="center"/>
            </w:pPr>
            <w:r w:rsidRPr="0034365A">
              <w:t>030</w:t>
            </w:r>
          </w:p>
        </w:tc>
      </w:tr>
      <w:tr w:rsidR="0095593F" w:rsidRPr="0034365A" w14:paraId="3E4D0713" w14:textId="77777777" w:rsidTr="00970FA8">
        <w:tc>
          <w:tcPr>
            <w:tcW w:w="7938" w:type="dxa"/>
            <w:tcBorders>
              <w:top w:val="single" w:sz="4" w:space="0" w:color="auto"/>
              <w:bottom w:val="single" w:sz="4" w:space="0" w:color="auto"/>
              <w:right w:val="single" w:sz="4" w:space="0" w:color="auto"/>
            </w:tcBorders>
          </w:tcPr>
          <w:p w14:paraId="4946A3E3" w14:textId="77777777" w:rsidR="0095593F" w:rsidRPr="0034365A" w:rsidRDefault="0095593F" w:rsidP="00970FA8">
            <w:pPr>
              <w:tabs>
                <w:tab w:val="left" w:pos="885"/>
                <w:tab w:val="left" w:pos="1134"/>
              </w:tabs>
              <w:ind w:firstLine="34"/>
            </w:pPr>
            <w:r w:rsidRPr="0034365A">
              <w:t>Нематериальные активы (остаточная стоимость)</w:t>
            </w:r>
          </w:p>
        </w:tc>
        <w:tc>
          <w:tcPr>
            <w:tcW w:w="1815" w:type="dxa"/>
            <w:tcBorders>
              <w:top w:val="single" w:sz="4" w:space="0" w:color="auto"/>
              <w:left w:val="single" w:sz="4" w:space="0" w:color="auto"/>
              <w:bottom w:val="single" w:sz="4" w:space="0" w:color="auto"/>
            </w:tcBorders>
          </w:tcPr>
          <w:p w14:paraId="360A257D" w14:textId="77777777" w:rsidR="0095593F" w:rsidRPr="0034365A" w:rsidRDefault="0095593F" w:rsidP="00970FA8">
            <w:pPr>
              <w:tabs>
                <w:tab w:val="left" w:pos="318"/>
                <w:tab w:val="left" w:pos="1134"/>
              </w:tabs>
              <w:ind w:left="34"/>
              <w:jc w:val="center"/>
            </w:pPr>
            <w:r w:rsidRPr="0034365A">
              <w:t>060</w:t>
            </w:r>
          </w:p>
        </w:tc>
      </w:tr>
      <w:tr w:rsidR="0095593F" w:rsidRPr="0034365A" w14:paraId="0597CD16" w14:textId="77777777" w:rsidTr="00970FA8">
        <w:tc>
          <w:tcPr>
            <w:tcW w:w="7938" w:type="dxa"/>
            <w:tcBorders>
              <w:top w:val="single" w:sz="4" w:space="0" w:color="auto"/>
              <w:bottom w:val="single" w:sz="4" w:space="0" w:color="auto"/>
              <w:right w:val="single" w:sz="4" w:space="0" w:color="auto"/>
            </w:tcBorders>
          </w:tcPr>
          <w:p w14:paraId="2C153580" w14:textId="77777777" w:rsidR="0095593F" w:rsidRPr="0034365A" w:rsidRDefault="0095593F" w:rsidP="00970FA8">
            <w:pPr>
              <w:tabs>
                <w:tab w:val="left" w:pos="885"/>
                <w:tab w:val="left" w:pos="1134"/>
              </w:tabs>
              <w:ind w:firstLine="34"/>
            </w:pPr>
            <w:r w:rsidRPr="0034365A">
              <w:t>Непроизведенные активы</w:t>
            </w:r>
          </w:p>
        </w:tc>
        <w:tc>
          <w:tcPr>
            <w:tcW w:w="1815" w:type="dxa"/>
            <w:tcBorders>
              <w:top w:val="single" w:sz="4" w:space="0" w:color="auto"/>
              <w:left w:val="single" w:sz="4" w:space="0" w:color="auto"/>
              <w:bottom w:val="single" w:sz="4" w:space="0" w:color="auto"/>
            </w:tcBorders>
          </w:tcPr>
          <w:p w14:paraId="44B241EC" w14:textId="77777777" w:rsidR="0095593F" w:rsidRPr="0034365A" w:rsidRDefault="0095593F" w:rsidP="00970FA8">
            <w:pPr>
              <w:tabs>
                <w:tab w:val="left" w:pos="318"/>
                <w:tab w:val="left" w:pos="1134"/>
              </w:tabs>
              <w:ind w:left="34"/>
              <w:jc w:val="center"/>
            </w:pPr>
            <w:r w:rsidRPr="0034365A">
              <w:t>070</w:t>
            </w:r>
          </w:p>
        </w:tc>
      </w:tr>
      <w:tr w:rsidR="0095593F" w:rsidRPr="0034365A" w14:paraId="5F90E631" w14:textId="77777777" w:rsidTr="00970FA8">
        <w:tc>
          <w:tcPr>
            <w:tcW w:w="7938" w:type="dxa"/>
            <w:tcBorders>
              <w:top w:val="single" w:sz="4" w:space="0" w:color="auto"/>
              <w:bottom w:val="single" w:sz="4" w:space="0" w:color="auto"/>
              <w:right w:val="single" w:sz="4" w:space="0" w:color="auto"/>
            </w:tcBorders>
          </w:tcPr>
          <w:p w14:paraId="2BA36A02" w14:textId="77777777" w:rsidR="0095593F" w:rsidRPr="0034365A" w:rsidRDefault="0095593F" w:rsidP="00970FA8">
            <w:pPr>
              <w:tabs>
                <w:tab w:val="left" w:pos="885"/>
                <w:tab w:val="left" w:pos="1134"/>
              </w:tabs>
              <w:ind w:firstLine="34"/>
            </w:pPr>
            <w:r w:rsidRPr="0034365A">
              <w:t>Материальные запасы, всего</w:t>
            </w:r>
          </w:p>
        </w:tc>
        <w:tc>
          <w:tcPr>
            <w:tcW w:w="1815" w:type="dxa"/>
            <w:tcBorders>
              <w:top w:val="single" w:sz="4" w:space="0" w:color="auto"/>
              <w:left w:val="single" w:sz="4" w:space="0" w:color="auto"/>
              <w:bottom w:val="single" w:sz="4" w:space="0" w:color="auto"/>
            </w:tcBorders>
          </w:tcPr>
          <w:p w14:paraId="37269E3A" w14:textId="77777777" w:rsidR="0095593F" w:rsidRPr="0034365A" w:rsidRDefault="0095593F" w:rsidP="00970FA8">
            <w:pPr>
              <w:tabs>
                <w:tab w:val="left" w:pos="318"/>
                <w:tab w:val="left" w:pos="1134"/>
              </w:tabs>
              <w:ind w:left="34"/>
              <w:jc w:val="center"/>
            </w:pPr>
            <w:r w:rsidRPr="0034365A">
              <w:t>080</w:t>
            </w:r>
          </w:p>
        </w:tc>
      </w:tr>
      <w:tr w:rsidR="0095593F" w:rsidRPr="0034365A" w14:paraId="3DB4B917" w14:textId="77777777" w:rsidTr="00970FA8">
        <w:tc>
          <w:tcPr>
            <w:tcW w:w="7938" w:type="dxa"/>
            <w:tcBorders>
              <w:top w:val="single" w:sz="4" w:space="0" w:color="auto"/>
              <w:bottom w:val="single" w:sz="4" w:space="0" w:color="auto"/>
              <w:right w:val="single" w:sz="4" w:space="0" w:color="auto"/>
            </w:tcBorders>
          </w:tcPr>
          <w:p w14:paraId="54DBDECF" w14:textId="77777777" w:rsidR="0095593F" w:rsidRPr="0034365A" w:rsidRDefault="0095593F" w:rsidP="00970FA8">
            <w:pPr>
              <w:tabs>
                <w:tab w:val="left" w:pos="885"/>
                <w:tab w:val="left" w:pos="1134"/>
              </w:tabs>
            </w:pPr>
            <w:r w:rsidRPr="0034365A">
              <w:t xml:space="preserve">     из них:</w:t>
            </w:r>
          </w:p>
          <w:p w14:paraId="11FF9274" w14:textId="77777777" w:rsidR="0095593F" w:rsidRPr="0034365A" w:rsidRDefault="0095593F" w:rsidP="00970FA8">
            <w:pPr>
              <w:tabs>
                <w:tab w:val="left" w:pos="885"/>
                <w:tab w:val="left" w:pos="1134"/>
              </w:tabs>
            </w:pPr>
            <w:r w:rsidRPr="0034365A">
              <w:t xml:space="preserve">     внеоборотные</w:t>
            </w:r>
          </w:p>
        </w:tc>
        <w:tc>
          <w:tcPr>
            <w:tcW w:w="1815" w:type="dxa"/>
            <w:tcBorders>
              <w:top w:val="single" w:sz="4" w:space="0" w:color="auto"/>
              <w:left w:val="single" w:sz="4" w:space="0" w:color="auto"/>
              <w:bottom w:val="single" w:sz="4" w:space="0" w:color="auto"/>
            </w:tcBorders>
          </w:tcPr>
          <w:p w14:paraId="14A22B29" w14:textId="77777777" w:rsidR="0095593F" w:rsidRPr="0034365A" w:rsidRDefault="0095593F" w:rsidP="00970FA8">
            <w:pPr>
              <w:tabs>
                <w:tab w:val="left" w:pos="318"/>
                <w:tab w:val="left" w:pos="1134"/>
              </w:tabs>
              <w:ind w:left="34"/>
              <w:jc w:val="center"/>
            </w:pPr>
          </w:p>
          <w:p w14:paraId="2C5E6E28" w14:textId="77777777" w:rsidR="0095593F" w:rsidRPr="0034365A" w:rsidRDefault="0095593F" w:rsidP="00970FA8">
            <w:pPr>
              <w:tabs>
                <w:tab w:val="left" w:pos="318"/>
                <w:tab w:val="left" w:pos="1134"/>
              </w:tabs>
              <w:ind w:left="34"/>
              <w:jc w:val="center"/>
            </w:pPr>
            <w:r w:rsidRPr="0034365A">
              <w:t>081</w:t>
            </w:r>
          </w:p>
        </w:tc>
      </w:tr>
      <w:tr w:rsidR="0095593F" w:rsidRPr="0034365A" w14:paraId="2F9381DF" w14:textId="77777777" w:rsidTr="00970FA8">
        <w:tc>
          <w:tcPr>
            <w:tcW w:w="7938" w:type="dxa"/>
            <w:tcBorders>
              <w:top w:val="single" w:sz="4" w:space="0" w:color="auto"/>
              <w:bottom w:val="single" w:sz="4" w:space="0" w:color="auto"/>
              <w:right w:val="single" w:sz="4" w:space="0" w:color="auto"/>
            </w:tcBorders>
          </w:tcPr>
          <w:p w14:paraId="592D88E9" w14:textId="77777777" w:rsidR="0095593F" w:rsidRPr="0034365A" w:rsidRDefault="0095593F" w:rsidP="00970FA8">
            <w:pPr>
              <w:tabs>
                <w:tab w:val="left" w:pos="885"/>
                <w:tab w:val="left" w:pos="1134"/>
              </w:tabs>
            </w:pPr>
            <w:r w:rsidRPr="0034365A">
              <w:t>Права пользования активами (остаточная стоимость), всего</w:t>
            </w:r>
          </w:p>
        </w:tc>
        <w:tc>
          <w:tcPr>
            <w:tcW w:w="1815" w:type="dxa"/>
            <w:tcBorders>
              <w:top w:val="single" w:sz="4" w:space="0" w:color="auto"/>
              <w:left w:val="single" w:sz="4" w:space="0" w:color="auto"/>
              <w:bottom w:val="single" w:sz="4" w:space="0" w:color="auto"/>
            </w:tcBorders>
          </w:tcPr>
          <w:p w14:paraId="42EA3F84" w14:textId="77777777" w:rsidR="0095593F" w:rsidRPr="0034365A" w:rsidRDefault="0095593F" w:rsidP="00970FA8">
            <w:pPr>
              <w:tabs>
                <w:tab w:val="left" w:pos="318"/>
                <w:tab w:val="left" w:pos="1134"/>
              </w:tabs>
              <w:ind w:left="34"/>
              <w:jc w:val="center"/>
            </w:pPr>
            <w:r w:rsidRPr="0034365A">
              <w:t>100</w:t>
            </w:r>
          </w:p>
        </w:tc>
      </w:tr>
      <w:tr w:rsidR="0095593F" w:rsidRPr="0034365A" w14:paraId="03D8C797" w14:textId="77777777" w:rsidTr="00970FA8">
        <w:tc>
          <w:tcPr>
            <w:tcW w:w="7938" w:type="dxa"/>
            <w:tcBorders>
              <w:top w:val="single" w:sz="4" w:space="0" w:color="auto"/>
              <w:bottom w:val="single" w:sz="4" w:space="0" w:color="auto"/>
              <w:right w:val="single" w:sz="4" w:space="0" w:color="auto"/>
            </w:tcBorders>
          </w:tcPr>
          <w:p w14:paraId="48EA1676" w14:textId="77777777" w:rsidR="0095593F" w:rsidRPr="0034365A" w:rsidRDefault="0095593F" w:rsidP="00970FA8">
            <w:pPr>
              <w:tabs>
                <w:tab w:val="left" w:pos="885"/>
                <w:tab w:val="left" w:pos="1134"/>
              </w:tabs>
            </w:pPr>
            <w:r w:rsidRPr="0034365A">
              <w:t xml:space="preserve">     из них:</w:t>
            </w:r>
          </w:p>
          <w:p w14:paraId="576C8D86" w14:textId="77777777" w:rsidR="0095593F" w:rsidRPr="0034365A" w:rsidRDefault="0095593F" w:rsidP="00970FA8">
            <w:pPr>
              <w:tabs>
                <w:tab w:val="left" w:pos="885"/>
                <w:tab w:val="left" w:pos="1134"/>
              </w:tabs>
            </w:pPr>
            <w:r w:rsidRPr="0034365A">
              <w:t xml:space="preserve">     долгосрочные</w:t>
            </w:r>
          </w:p>
        </w:tc>
        <w:tc>
          <w:tcPr>
            <w:tcW w:w="1815" w:type="dxa"/>
            <w:tcBorders>
              <w:top w:val="single" w:sz="4" w:space="0" w:color="auto"/>
              <w:left w:val="single" w:sz="4" w:space="0" w:color="auto"/>
              <w:bottom w:val="single" w:sz="4" w:space="0" w:color="auto"/>
            </w:tcBorders>
          </w:tcPr>
          <w:p w14:paraId="7A7E33A7" w14:textId="77777777" w:rsidR="0095593F" w:rsidRPr="0034365A" w:rsidRDefault="0095593F" w:rsidP="00970FA8">
            <w:pPr>
              <w:tabs>
                <w:tab w:val="left" w:pos="318"/>
                <w:tab w:val="left" w:pos="1134"/>
              </w:tabs>
              <w:ind w:left="34"/>
              <w:jc w:val="center"/>
            </w:pPr>
          </w:p>
          <w:p w14:paraId="56909609" w14:textId="77777777" w:rsidR="0095593F" w:rsidRPr="0034365A" w:rsidRDefault="0095593F" w:rsidP="00970FA8">
            <w:pPr>
              <w:tabs>
                <w:tab w:val="left" w:pos="318"/>
                <w:tab w:val="left" w:pos="1134"/>
              </w:tabs>
              <w:ind w:left="34"/>
              <w:jc w:val="center"/>
            </w:pPr>
            <w:r w:rsidRPr="0034365A">
              <w:t>101</w:t>
            </w:r>
          </w:p>
        </w:tc>
      </w:tr>
      <w:tr w:rsidR="0095593F" w:rsidRPr="0034365A" w14:paraId="5B488DFA" w14:textId="77777777" w:rsidTr="00970FA8">
        <w:tc>
          <w:tcPr>
            <w:tcW w:w="7938" w:type="dxa"/>
            <w:tcBorders>
              <w:top w:val="single" w:sz="4" w:space="0" w:color="auto"/>
              <w:bottom w:val="single" w:sz="4" w:space="0" w:color="auto"/>
              <w:right w:val="single" w:sz="4" w:space="0" w:color="auto"/>
            </w:tcBorders>
          </w:tcPr>
          <w:p w14:paraId="2E6DAA0C" w14:textId="77777777" w:rsidR="0095593F" w:rsidRPr="0034365A" w:rsidRDefault="0095593F" w:rsidP="00970FA8">
            <w:pPr>
              <w:tabs>
                <w:tab w:val="left" w:pos="885"/>
                <w:tab w:val="left" w:pos="1134"/>
              </w:tabs>
              <w:ind w:firstLine="34"/>
            </w:pPr>
            <w:r w:rsidRPr="0034365A">
              <w:t>Вложения в нефинансовые активы</w:t>
            </w:r>
          </w:p>
        </w:tc>
        <w:tc>
          <w:tcPr>
            <w:tcW w:w="1815" w:type="dxa"/>
            <w:tcBorders>
              <w:top w:val="single" w:sz="4" w:space="0" w:color="auto"/>
              <w:left w:val="single" w:sz="4" w:space="0" w:color="auto"/>
              <w:bottom w:val="single" w:sz="4" w:space="0" w:color="auto"/>
            </w:tcBorders>
          </w:tcPr>
          <w:p w14:paraId="40215F0F" w14:textId="77777777" w:rsidR="0095593F" w:rsidRPr="0034365A" w:rsidRDefault="0095593F" w:rsidP="00970FA8">
            <w:pPr>
              <w:tabs>
                <w:tab w:val="left" w:pos="318"/>
                <w:tab w:val="left" w:pos="1134"/>
              </w:tabs>
              <w:ind w:left="34"/>
              <w:jc w:val="center"/>
            </w:pPr>
            <w:r w:rsidRPr="0034365A">
              <w:t>120</w:t>
            </w:r>
          </w:p>
        </w:tc>
      </w:tr>
      <w:tr w:rsidR="0095593F" w:rsidRPr="0034365A" w14:paraId="325B1262" w14:textId="77777777" w:rsidTr="00970FA8">
        <w:tc>
          <w:tcPr>
            <w:tcW w:w="7938" w:type="dxa"/>
            <w:tcBorders>
              <w:top w:val="single" w:sz="4" w:space="0" w:color="auto"/>
              <w:bottom w:val="single" w:sz="4" w:space="0" w:color="auto"/>
              <w:right w:val="single" w:sz="4" w:space="0" w:color="auto"/>
            </w:tcBorders>
          </w:tcPr>
          <w:p w14:paraId="097B8D42" w14:textId="77777777" w:rsidR="0095593F" w:rsidRPr="0034365A" w:rsidRDefault="0095593F" w:rsidP="00970FA8">
            <w:pPr>
              <w:tabs>
                <w:tab w:val="left" w:pos="885"/>
                <w:tab w:val="left" w:pos="1134"/>
              </w:tabs>
            </w:pPr>
            <w:r w:rsidRPr="0034365A">
              <w:t xml:space="preserve">     из них:</w:t>
            </w:r>
          </w:p>
          <w:p w14:paraId="63E6E3DB" w14:textId="77777777" w:rsidR="0095593F" w:rsidRPr="0034365A" w:rsidRDefault="0095593F" w:rsidP="00970FA8">
            <w:pPr>
              <w:tabs>
                <w:tab w:val="left" w:pos="885"/>
                <w:tab w:val="left" w:pos="1134"/>
              </w:tabs>
              <w:ind w:firstLine="34"/>
            </w:pPr>
            <w:r w:rsidRPr="0034365A">
              <w:t xml:space="preserve">     внеоборотные</w:t>
            </w:r>
          </w:p>
        </w:tc>
        <w:tc>
          <w:tcPr>
            <w:tcW w:w="1815" w:type="dxa"/>
            <w:tcBorders>
              <w:top w:val="single" w:sz="4" w:space="0" w:color="auto"/>
              <w:left w:val="single" w:sz="4" w:space="0" w:color="auto"/>
              <w:bottom w:val="single" w:sz="4" w:space="0" w:color="auto"/>
            </w:tcBorders>
          </w:tcPr>
          <w:p w14:paraId="2BC04252" w14:textId="77777777" w:rsidR="0095593F" w:rsidRPr="0034365A" w:rsidRDefault="0095593F" w:rsidP="00970FA8">
            <w:pPr>
              <w:tabs>
                <w:tab w:val="left" w:pos="318"/>
                <w:tab w:val="left" w:pos="1134"/>
              </w:tabs>
              <w:ind w:left="34"/>
              <w:jc w:val="center"/>
            </w:pPr>
          </w:p>
          <w:p w14:paraId="09BCFDA3" w14:textId="77777777" w:rsidR="0095593F" w:rsidRPr="0034365A" w:rsidRDefault="0095593F" w:rsidP="00970FA8">
            <w:pPr>
              <w:tabs>
                <w:tab w:val="left" w:pos="318"/>
                <w:tab w:val="left" w:pos="1134"/>
              </w:tabs>
              <w:ind w:left="34"/>
              <w:jc w:val="center"/>
            </w:pPr>
            <w:r w:rsidRPr="0034365A">
              <w:t>121</w:t>
            </w:r>
          </w:p>
        </w:tc>
      </w:tr>
      <w:tr w:rsidR="0095593F" w:rsidRPr="0034365A" w14:paraId="38FE0BA7" w14:textId="77777777" w:rsidTr="00970FA8">
        <w:tc>
          <w:tcPr>
            <w:tcW w:w="7938" w:type="dxa"/>
            <w:tcBorders>
              <w:top w:val="single" w:sz="4" w:space="0" w:color="auto"/>
              <w:bottom w:val="single" w:sz="4" w:space="0" w:color="auto"/>
              <w:right w:val="single" w:sz="4" w:space="0" w:color="auto"/>
            </w:tcBorders>
          </w:tcPr>
          <w:p w14:paraId="6ADD0DF8" w14:textId="77777777" w:rsidR="0095593F" w:rsidRPr="0034365A" w:rsidRDefault="0095593F" w:rsidP="00970FA8">
            <w:pPr>
              <w:tabs>
                <w:tab w:val="left" w:pos="885"/>
                <w:tab w:val="left" w:pos="1134"/>
              </w:tabs>
              <w:ind w:firstLine="34"/>
            </w:pPr>
            <w:r w:rsidRPr="0034365A">
              <w:t>Нефинансовые активы в пути</w:t>
            </w:r>
          </w:p>
        </w:tc>
        <w:tc>
          <w:tcPr>
            <w:tcW w:w="1815" w:type="dxa"/>
            <w:tcBorders>
              <w:top w:val="single" w:sz="4" w:space="0" w:color="auto"/>
              <w:left w:val="single" w:sz="4" w:space="0" w:color="auto"/>
              <w:bottom w:val="single" w:sz="4" w:space="0" w:color="auto"/>
            </w:tcBorders>
          </w:tcPr>
          <w:p w14:paraId="3D6DD12A" w14:textId="77777777" w:rsidR="0095593F" w:rsidRPr="0034365A" w:rsidRDefault="0095593F" w:rsidP="00970FA8">
            <w:pPr>
              <w:tabs>
                <w:tab w:val="left" w:pos="318"/>
                <w:tab w:val="left" w:pos="1134"/>
              </w:tabs>
              <w:ind w:left="34"/>
              <w:jc w:val="center"/>
            </w:pPr>
            <w:r w:rsidRPr="0034365A">
              <w:t>130</w:t>
            </w:r>
          </w:p>
        </w:tc>
      </w:tr>
      <w:tr w:rsidR="0095593F" w:rsidRPr="0034365A" w14:paraId="6C3F2CA6" w14:textId="77777777" w:rsidTr="00970FA8">
        <w:tc>
          <w:tcPr>
            <w:tcW w:w="7938" w:type="dxa"/>
            <w:tcBorders>
              <w:top w:val="single" w:sz="4" w:space="0" w:color="auto"/>
              <w:bottom w:val="single" w:sz="4" w:space="0" w:color="auto"/>
              <w:right w:val="single" w:sz="4" w:space="0" w:color="auto"/>
            </w:tcBorders>
          </w:tcPr>
          <w:p w14:paraId="0511E5E1" w14:textId="77777777" w:rsidR="0095593F" w:rsidRPr="0034365A" w:rsidRDefault="0095593F" w:rsidP="00970FA8">
            <w:pPr>
              <w:tabs>
                <w:tab w:val="left" w:pos="885"/>
                <w:tab w:val="left" w:pos="1134"/>
              </w:tabs>
              <w:ind w:firstLine="34"/>
            </w:pPr>
            <w:r w:rsidRPr="0034365A">
              <w:t>Затраты на изготовление готовой продукции, выполнение работ, услуг</w:t>
            </w:r>
          </w:p>
        </w:tc>
        <w:tc>
          <w:tcPr>
            <w:tcW w:w="1815" w:type="dxa"/>
            <w:tcBorders>
              <w:top w:val="single" w:sz="4" w:space="0" w:color="auto"/>
              <w:left w:val="single" w:sz="4" w:space="0" w:color="auto"/>
              <w:bottom w:val="single" w:sz="4" w:space="0" w:color="auto"/>
            </w:tcBorders>
          </w:tcPr>
          <w:p w14:paraId="1AACA4E9" w14:textId="77777777" w:rsidR="0095593F" w:rsidRPr="0034365A" w:rsidRDefault="0095593F" w:rsidP="00970FA8">
            <w:pPr>
              <w:tabs>
                <w:tab w:val="left" w:pos="318"/>
                <w:tab w:val="left" w:pos="1134"/>
              </w:tabs>
              <w:ind w:left="34"/>
              <w:jc w:val="center"/>
            </w:pPr>
            <w:r w:rsidRPr="0034365A">
              <w:t>150</w:t>
            </w:r>
          </w:p>
        </w:tc>
      </w:tr>
      <w:tr w:rsidR="0095593F" w:rsidRPr="0034365A" w14:paraId="255E6F47" w14:textId="77777777" w:rsidTr="00970FA8">
        <w:tc>
          <w:tcPr>
            <w:tcW w:w="7938" w:type="dxa"/>
            <w:tcBorders>
              <w:top w:val="single" w:sz="4" w:space="0" w:color="auto"/>
              <w:bottom w:val="single" w:sz="4" w:space="0" w:color="auto"/>
              <w:right w:val="single" w:sz="4" w:space="0" w:color="auto"/>
            </w:tcBorders>
          </w:tcPr>
          <w:p w14:paraId="4EA0CA60" w14:textId="77777777" w:rsidR="0095593F" w:rsidRPr="0034365A" w:rsidRDefault="0095593F" w:rsidP="00970FA8">
            <w:pPr>
              <w:tabs>
                <w:tab w:val="left" w:pos="885"/>
                <w:tab w:val="left" w:pos="1134"/>
              </w:tabs>
              <w:ind w:firstLine="34"/>
            </w:pPr>
            <w:r w:rsidRPr="0034365A">
              <w:t>Расходы будущих периодов</w:t>
            </w:r>
          </w:p>
        </w:tc>
        <w:tc>
          <w:tcPr>
            <w:tcW w:w="1815" w:type="dxa"/>
            <w:tcBorders>
              <w:top w:val="single" w:sz="4" w:space="0" w:color="auto"/>
              <w:left w:val="single" w:sz="4" w:space="0" w:color="auto"/>
              <w:bottom w:val="single" w:sz="4" w:space="0" w:color="auto"/>
            </w:tcBorders>
          </w:tcPr>
          <w:p w14:paraId="09809846" w14:textId="77777777" w:rsidR="0095593F" w:rsidRPr="0034365A" w:rsidRDefault="0095593F" w:rsidP="00970FA8">
            <w:pPr>
              <w:tabs>
                <w:tab w:val="left" w:pos="318"/>
                <w:tab w:val="left" w:pos="1134"/>
              </w:tabs>
              <w:ind w:left="34"/>
              <w:jc w:val="center"/>
            </w:pPr>
            <w:r w:rsidRPr="0034365A">
              <w:t>160</w:t>
            </w:r>
          </w:p>
        </w:tc>
      </w:tr>
      <w:tr w:rsidR="0095593F" w:rsidRPr="0034365A" w14:paraId="4289295E" w14:textId="77777777" w:rsidTr="00970FA8">
        <w:tc>
          <w:tcPr>
            <w:tcW w:w="7938" w:type="dxa"/>
            <w:tcBorders>
              <w:top w:val="single" w:sz="4" w:space="0" w:color="auto"/>
              <w:bottom w:val="single" w:sz="4" w:space="0" w:color="auto"/>
              <w:right w:val="single" w:sz="4" w:space="0" w:color="auto"/>
            </w:tcBorders>
          </w:tcPr>
          <w:p w14:paraId="32DFB2F6" w14:textId="77777777" w:rsidR="0095593F" w:rsidRPr="0034365A" w:rsidRDefault="0095593F" w:rsidP="00970FA8">
            <w:pPr>
              <w:tabs>
                <w:tab w:val="left" w:pos="885"/>
                <w:tab w:val="left" w:pos="1134"/>
              </w:tabs>
              <w:ind w:firstLine="34"/>
            </w:pPr>
            <w:r w:rsidRPr="0034365A">
              <w:t>Денежные средства учреждения, всего</w:t>
            </w:r>
          </w:p>
        </w:tc>
        <w:tc>
          <w:tcPr>
            <w:tcW w:w="1815" w:type="dxa"/>
            <w:tcBorders>
              <w:top w:val="single" w:sz="4" w:space="0" w:color="auto"/>
              <w:left w:val="single" w:sz="4" w:space="0" w:color="auto"/>
              <w:bottom w:val="single" w:sz="4" w:space="0" w:color="auto"/>
            </w:tcBorders>
          </w:tcPr>
          <w:p w14:paraId="4AE15BBC" w14:textId="77777777" w:rsidR="0095593F" w:rsidRPr="0034365A" w:rsidRDefault="0095593F" w:rsidP="00970FA8">
            <w:pPr>
              <w:tabs>
                <w:tab w:val="left" w:pos="318"/>
                <w:tab w:val="left" w:pos="1134"/>
              </w:tabs>
              <w:ind w:left="34"/>
              <w:jc w:val="center"/>
            </w:pPr>
            <w:r w:rsidRPr="0034365A">
              <w:t>200</w:t>
            </w:r>
          </w:p>
        </w:tc>
      </w:tr>
      <w:tr w:rsidR="0095593F" w:rsidRPr="0034365A" w14:paraId="73BD1783" w14:textId="77777777" w:rsidTr="00970FA8">
        <w:tc>
          <w:tcPr>
            <w:tcW w:w="7938" w:type="dxa"/>
            <w:tcBorders>
              <w:top w:val="single" w:sz="4" w:space="0" w:color="auto"/>
              <w:bottom w:val="single" w:sz="4" w:space="0" w:color="auto"/>
              <w:right w:val="single" w:sz="4" w:space="0" w:color="auto"/>
            </w:tcBorders>
          </w:tcPr>
          <w:p w14:paraId="2304CE79" w14:textId="77777777" w:rsidR="0095593F" w:rsidRPr="0034365A" w:rsidRDefault="0095593F" w:rsidP="00970FA8">
            <w:pPr>
              <w:tabs>
                <w:tab w:val="left" w:pos="885"/>
                <w:tab w:val="left" w:pos="1134"/>
              </w:tabs>
              <w:ind w:firstLine="34"/>
            </w:pPr>
            <w:r w:rsidRPr="0034365A">
              <w:t xml:space="preserve">     в том числе на депозитах</w:t>
            </w:r>
          </w:p>
          <w:p w14:paraId="0A71AAD6" w14:textId="77777777" w:rsidR="0095593F" w:rsidRPr="0034365A" w:rsidRDefault="0095593F" w:rsidP="00970FA8">
            <w:pPr>
              <w:tabs>
                <w:tab w:val="left" w:pos="885"/>
                <w:tab w:val="left" w:pos="1134"/>
              </w:tabs>
              <w:ind w:firstLine="34"/>
            </w:pPr>
            <w:r w:rsidRPr="0034365A">
              <w:t xml:space="preserve">     из них:</w:t>
            </w:r>
          </w:p>
          <w:p w14:paraId="45B39408" w14:textId="77777777" w:rsidR="0095593F" w:rsidRPr="0034365A" w:rsidRDefault="0095593F" w:rsidP="00970FA8">
            <w:pPr>
              <w:tabs>
                <w:tab w:val="left" w:pos="885"/>
                <w:tab w:val="left" w:pos="1134"/>
              </w:tabs>
              <w:ind w:firstLine="34"/>
            </w:pPr>
            <w:r w:rsidRPr="0034365A">
              <w:lastRenderedPageBreak/>
              <w:t xml:space="preserve">     долгосрочные</w:t>
            </w:r>
          </w:p>
        </w:tc>
        <w:tc>
          <w:tcPr>
            <w:tcW w:w="1815" w:type="dxa"/>
            <w:tcBorders>
              <w:top w:val="single" w:sz="4" w:space="0" w:color="auto"/>
              <w:left w:val="single" w:sz="4" w:space="0" w:color="auto"/>
              <w:bottom w:val="single" w:sz="4" w:space="0" w:color="auto"/>
            </w:tcBorders>
          </w:tcPr>
          <w:p w14:paraId="1542CAE7" w14:textId="77777777" w:rsidR="0095593F" w:rsidRPr="0034365A" w:rsidRDefault="0095593F" w:rsidP="00970FA8">
            <w:pPr>
              <w:tabs>
                <w:tab w:val="left" w:pos="318"/>
                <w:tab w:val="left" w:pos="1134"/>
              </w:tabs>
              <w:ind w:left="34"/>
              <w:jc w:val="center"/>
            </w:pPr>
          </w:p>
          <w:p w14:paraId="3E6ECB25" w14:textId="77777777" w:rsidR="0095593F" w:rsidRPr="0034365A" w:rsidRDefault="0095593F" w:rsidP="00970FA8">
            <w:pPr>
              <w:tabs>
                <w:tab w:val="left" w:pos="318"/>
                <w:tab w:val="left" w:pos="1134"/>
              </w:tabs>
              <w:ind w:left="34"/>
              <w:jc w:val="center"/>
            </w:pPr>
          </w:p>
          <w:p w14:paraId="3B74325E" w14:textId="77777777" w:rsidR="0095593F" w:rsidRPr="0034365A" w:rsidRDefault="0095593F" w:rsidP="00970FA8">
            <w:pPr>
              <w:tabs>
                <w:tab w:val="left" w:pos="318"/>
                <w:tab w:val="left" w:pos="1134"/>
              </w:tabs>
              <w:ind w:left="34"/>
              <w:jc w:val="center"/>
            </w:pPr>
            <w:r w:rsidRPr="0034365A">
              <w:lastRenderedPageBreak/>
              <w:t>205</w:t>
            </w:r>
          </w:p>
        </w:tc>
      </w:tr>
      <w:tr w:rsidR="0095593F" w:rsidRPr="0034365A" w14:paraId="2FDFEEB9" w14:textId="77777777" w:rsidTr="00970FA8">
        <w:tc>
          <w:tcPr>
            <w:tcW w:w="7938" w:type="dxa"/>
            <w:tcBorders>
              <w:top w:val="single" w:sz="4" w:space="0" w:color="auto"/>
              <w:bottom w:val="single" w:sz="4" w:space="0" w:color="auto"/>
              <w:right w:val="single" w:sz="4" w:space="0" w:color="auto"/>
            </w:tcBorders>
          </w:tcPr>
          <w:p w14:paraId="383BF4DA" w14:textId="77777777" w:rsidR="0095593F" w:rsidRPr="0034365A" w:rsidRDefault="0095593F" w:rsidP="00970FA8">
            <w:pPr>
              <w:tabs>
                <w:tab w:val="left" w:pos="885"/>
                <w:tab w:val="left" w:pos="1134"/>
              </w:tabs>
              <w:ind w:firstLine="34"/>
            </w:pPr>
            <w:r w:rsidRPr="0034365A">
              <w:lastRenderedPageBreak/>
              <w:t>Финансовые вложения</w:t>
            </w:r>
          </w:p>
        </w:tc>
        <w:tc>
          <w:tcPr>
            <w:tcW w:w="1815" w:type="dxa"/>
            <w:tcBorders>
              <w:top w:val="single" w:sz="4" w:space="0" w:color="auto"/>
              <w:left w:val="single" w:sz="4" w:space="0" w:color="auto"/>
              <w:bottom w:val="single" w:sz="4" w:space="0" w:color="auto"/>
            </w:tcBorders>
          </w:tcPr>
          <w:p w14:paraId="6F2D1733" w14:textId="77777777" w:rsidR="0095593F" w:rsidRPr="0034365A" w:rsidRDefault="0095593F" w:rsidP="00970FA8">
            <w:pPr>
              <w:tabs>
                <w:tab w:val="left" w:pos="318"/>
                <w:tab w:val="left" w:pos="1134"/>
              </w:tabs>
              <w:ind w:left="34"/>
              <w:jc w:val="center"/>
            </w:pPr>
            <w:r w:rsidRPr="0034365A">
              <w:t>240</w:t>
            </w:r>
          </w:p>
        </w:tc>
      </w:tr>
      <w:tr w:rsidR="0095593F" w:rsidRPr="0034365A" w14:paraId="48F8953C" w14:textId="77777777" w:rsidTr="00970FA8">
        <w:tc>
          <w:tcPr>
            <w:tcW w:w="7938" w:type="dxa"/>
            <w:tcBorders>
              <w:top w:val="single" w:sz="4" w:space="0" w:color="auto"/>
              <w:bottom w:val="single" w:sz="4" w:space="0" w:color="auto"/>
              <w:right w:val="single" w:sz="4" w:space="0" w:color="auto"/>
            </w:tcBorders>
          </w:tcPr>
          <w:p w14:paraId="3CD5F7F7" w14:textId="77777777" w:rsidR="0095593F" w:rsidRPr="0034365A" w:rsidRDefault="0095593F" w:rsidP="00970FA8">
            <w:pPr>
              <w:tabs>
                <w:tab w:val="left" w:pos="885"/>
                <w:tab w:val="left" w:pos="1134"/>
              </w:tabs>
            </w:pPr>
            <w:r w:rsidRPr="0034365A">
              <w:t xml:space="preserve">     из них:</w:t>
            </w:r>
          </w:p>
          <w:p w14:paraId="77968084" w14:textId="77777777" w:rsidR="0095593F" w:rsidRPr="0034365A" w:rsidRDefault="0095593F" w:rsidP="00970FA8">
            <w:pPr>
              <w:tabs>
                <w:tab w:val="left" w:pos="885"/>
                <w:tab w:val="left" w:pos="1134"/>
              </w:tabs>
              <w:ind w:firstLine="34"/>
            </w:pPr>
            <w:r w:rsidRPr="0034365A">
              <w:t xml:space="preserve">     долгосрочные</w:t>
            </w:r>
          </w:p>
        </w:tc>
        <w:tc>
          <w:tcPr>
            <w:tcW w:w="1815" w:type="dxa"/>
            <w:tcBorders>
              <w:top w:val="single" w:sz="4" w:space="0" w:color="auto"/>
              <w:left w:val="single" w:sz="4" w:space="0" w:color="auto"/>
              <w:bottom w:val="single" w:sz="4" w:space="0" w:color="auto"/>
            </w:tcBorders>
          </w:tcPr>
          <w:p w14:paraId="63CD3439" w14:textId="77777777" w:rsidR="0095593F" w:rsidRPr="0034365A" w:rsidRDefault="0095593F" w:rsidP="00970FA8">
            <w:pPr>
              <w:tabs>
                <w:tab w:val="left" w:pos="318"/>
                <w:tab w:val="left" w:pos="1134"/>
              </w:tabs>
              <w:ind w:left="34"/>
              <w:jc w:val="center"/>
            </w:pPr>
          </w:p>
          <w:p w14:paraId="52595AAE" w14:textId="77777777" w:rsidR="0095593F" w:rsidRPr="0034365A" w:rsidRDefault="0095593F" w:rsidP="00970FA8">
            <w:pPr>
              <w:tabs>
                <w:tab w:val="left" w:pos="318"/>
                <w:tab w:val="left" w:pos="1134"/>
              </w:tabs>
              <w:ind w:left="34"/>
              <w:jc w:val="center"/>
            </w:pPr>
            <w:r w:rsidRPr="0034365A">
              <w:t>241</w:t>
            </w:r>
          </w:p>
        </w:tc>
      </w:tr>
      <w:tr w:rsidR="0095593F" w:rsidRPr="0034365A" w14:paraId="02F4744C" w14:textId="77777777" w:rsidTr="00970FA8">
        <w:tc>
          <w:tcPr>
            <w:tcW w:w="7938" w:type="dxa"/>
            <w:tcBorders>
              <w:top w:val="single" w:sz="4" w:space="0" w:color="auto"/>
              <w:bottom w:val="single" w:sz="4" w:space="0" w:color="auto"/>
              <w:right w:val="single" w:sz="4" w:space="0" w:color="auto"/>
            </w:tcBorders>
          </w:tcPr>
          <w:p w14:paraId="0381F857" w14:textId="77777777" w:rsidR="0095593F" w:rsidRPr="0034365A" w:rsidRDefault="0095593F" w:rsidP="00970FA8">
            <w:pPr>
              <w:tabs>
                <w:tab w:val="left" w:pos="885"/>
                <w:tab w:val="left" w:pos="1134"/>
              </w:tabs>
              <w:ind w:firstLine="34"/>
            </w:pPr>
            <w:r w:rsidRPr="0034365A">
              <w:t>Дебиторская задолженность по доходам, всего</w:t>
            </w:r>
          </w:p>
        </w:tc>
        <w:tc>
          <w:tcPr>
            <w:tcW w:w="1815" w:type="dxa"/>
            <w:tcBorders>
              <w:top w:val="single" w:sz="4" w:space="0" w:color="auto"/>
              <w:left w:val="single" w:sz="4" w:space="0" w:color="auto"/>
              <w:bottom w:val="single" w:sz="4" w:space="0" w:color="auto"/>
            </w:tcBorders>
          </w:tcPr>
          <w:p w14:paraId="2C20D768" w14:textId="77777777" w:rsidR="0095593F" w:rsidRPr="0034365A" w:rsidRDefault="0095593F" w:rsidP="00970FA8">
            <w:pPr>
              <w:tabs>
                <w:tab w:val="left" w:pos="318"/>
                <w:tab w:val="left" w:pos="1134"/>
              </w:tabs>
              <w:ind w:left="34"/>
              <w:jc w:val="center"/>
            </w:pPr>
            <w:r w:rsidRPr="0034365A">
              <w:t>250</w:t>
            </w:r>
          </w:p>
        </w:tc>
      </w:tr>
      <w:tr w:rsidR="0095593F" w:rsidRPr="0034365A" w14:paraId="3E062885" w14:textId="77777777" w:rsidTr="00970FA8">
        <w:tc>
          <w:tcPr>
            <w:tcW w:w="7938" w:type="dxa"/>
            <w:tcBorders>
              <w:top w:val="single" w:sz="4" w:space="0" w:color="auto"/>
              <w:bottom w:val="single" w:sz="4" w:space="0" w:color="auto"/>
              <w:right w:val="single" w:sz="4" w:space="0" w:color="auto"/>
            </w:tcBorders>
          </w:tcPr>
          <w:p w14:paraId="771E2DF8" w14:textId="77777777" w:rsidR="0095593F" w:rsidRPr="0034365A" w:rsidRDefault="0095593F" w:rsidP="00970FA8">
            <w:pPr>
              <w:tabs>
                <w:tab w:val="left" w:pos="885"/>
                <w:tab w:val="left" w:pos="1134"/>
              </w:tabs>
            </w:pPr>
            <w:r w:rsidRPr="0034365A">
              <w:t xml:space="preserve">     из них:</w:t>
            </w:r>
          </w:p>
          <w:p w14:paraId="5BD6834C" w14:textId="77777777" w:rsidR="0095593F" w:rsidRPr="0034365A" w:rsidRDefault="0095593F" w:rsidP="00970FA8">
            <w:pPr>
              <w:tabs>
                <w:tab w:val="left" w:pos="885"/>
                <w:tab w:val="left" w:pos="1134"/>
              </w:tabs>
              <w:ind w:firstLine="34"/>
            </w:pPr>
            <w:r w:rsidRPr="0034365A">
              <w:t xml:space="preserve">     долгосрочная</w:t>
            </w:r>
          </w:p>
        </w:tc>
        <w:tc>
          <w:tcPr>
            <w:tcW w:w="1815" w:type="dxa"/>
            <w:tcBorders>
              <w:top w:val="single" w:sz="4" w:space="0" w:color="auto"/>
              <w:left w:val="single" w:sz="4" w:space="0" w:color="auto"/>
              <w:bottom w:val="single" w:sz="4" w:space="0" w:color="auto"/>
            </w:tcBorders>
          </w:tcPr>
          <w:p w14:paraId="4F77E349" w14:textId="77777777" w:rsidR="0095593F" w:rsidRPr="0034365A" w:rsidRDefault="0095593F" w:rsidP="00970FA8">
            <w:pPr>
              <w:tabs>
                <w:tab w:val="left" w:pos="318"/>
                <w:tab w:val="left" w:pos="1134"/>
              </w:tabs>
              <w:ind w:left="34"/>
              <w:jc w:val="center"/>
            </w:pPr>
          </w:p>
          <w:p w14:paraId="455737D8" w14:textId="77777777" w:rsidR="0095593F" w:rsidRPr="0034365A" w:rsidRDefault="0095593F" w:rsidP="00970FA8">
            <w:pPr>
              <w:tabs>
                <w:tab w:val="left" w:pos="318"/>
                <w:tab w:val="left" w:pos="1134"/>
              </w:tabs>
              <w:ind w:left="34"/>
              <w:jc w:val="center"/>
            </w:pPr>
            <w:r w:rsidRPr="0034365A">
              <w:t>251</w:t>
            </w:r>
          </w:p>
        </w:tc>
      </w:tr>
      <w:tr w:rsidR="0095593F" w:rsidRPr="0034365A" w14:paraId="0791D6F3" w14:textId="77777777" w:rsidTr="00970FA8">
        <w:tc>
          <w:tcPr>
            <w:tcW w:w="7938" w:type="dxa"/>
            <w:tcBorders>
              <w:top w:val="single" w:sz="4" w:space="0" w:color="auto"/>
              <w:bottom w:val="single" w:sz="4" w:space="0" w:color="auto"/>
              <w:right w:val="single" w:sz="4" w:space="0" w:color="auto"/>
            </w:tcBorders>
          </w:tcPr>
          <w:p w14:paraId="0D4D41FF" w14:textId="77777777" w:rsidR="0095593F" w:rsidRPr="0034365A" w:rsidRDefault="0095593F" w:rsidP="00970FA8">
            <w:pPr>
              <w:tabs>
                <w:tab w:val="left" w:pos="885"/>
                <w:tab w:val="left" w:pos="1134"/>
              </w:tabs>
            </w:pPr>
            <w:r w:rsidRPr="0034365A">
              <w:t>Дебиторская задолженность по выплатам, всего</w:t>
            </w:r>
          </w:p>
        </w:tc>
        <w:tc>
          <w:tcPr>
            <w:tcW w:w="1815" w:type="dxa"/>
            <w:tcBorders>
              <w:top w:val="single" w:sz="4" w:space="0" w:color="auto"/>
              <w:left w:val="single" w:sz="4" w:space="0" w:color="auto"/>
              <w:bottom w:val="single" w:sz="4" w:space="0" w:color="auto"/>
            </w:tcBorders>
          </w:tcPr>
          <w:p w14:paraId="67E998A5" w14:textId="77777777" w:rsidR="0095593F" w:rsidRPr="0034365A" w:rsidRDefault="0095593F" w:rsidP="00970FA8">
            <w:pPr>
              <w:tabs>
                <w:tab w:val="left" w:pos="318"/>
                <w:tab w:val="left" w:pos="1134"/>
              </w:tabs>
              <w:ind w:left="34"/>
              <w:jc w:val="center"/>
            </w:pPr>
            <w:r w:rsidRPr="0034365A">
              <w:t>260</w:t>
            </w:r>
          </w:p>
        </w:tc>
      </w:tr>
      <w:tr w:rsidR="0095593F" w:rsidRPr="0034365A" w14:paraId="602AAA5E" w14:textId="77777777" w:rsidTr="00970FA8">
        <w:tc>
          <w:tcPr>
            <w:tcW w:w="7938" w:type="dxa"/>
            <w:tcBorders>
              <w:top w:val="single" w:sz="4" w:space="0" w:color="auto"/>
              <w:bottom w:val="single" w:sz="4" w:space="0" w:color="auto"/>
              <w:right w:val="single" w:sz="4" w:space="0" w:color="auto"/>
            </w:tcBorders>
          </w:tcPr>
          <w:p w14:paraId="00EFD610" w14:textId="77777777" w:rsidR="0095593F" w:rsidRPr="0034365A" w:rsidRDefault="0095593F" w:rsidP="00970FA8">
            <w:pPr>
              <w:tabs>
                <w:tab w:val="left" w:pos="885"/>
                <w:tab w:val="left" w:pos="1134"/>
              </w:tabs>
            </w:pPr>
            <w:r w:rsidRPr="0034365A">
              <w:t xml:space="preserve">     из них:</w:t>
            </w:r>
          </w:p>
          <w:p w14:paraId="0BF3D69E" w14:textId="77777777" w:rsidR="0095593F" w:rsidRPr="0034365A" w:rsidRDefault="0095593F" w:rsidP="00970FA8">
            <w:pPr>
              <w:tabs>
                <w:tab w:val="left" w:pos="885"/>
                <w:tab w:val="left" w:pos="1134"/>
              </w:tabs>
            </w:pPr>
            <w:r w:rsidRPr="0034365A">
              <w:t xml:space="preserve">     долгосрочная</w:t>
            </w:r>
          </w:p>
        </w:tc>
        <w:tc>
          <w:tcPr>
            <w:tcW w:w="1815" w:type="dxa"/>
            <w:tcBorders>
              <w:top w:val="single" w:sz="4" w:space="0" w:color="auto"/>
              <w:left w:val="single" w:sz="4" w:space="0" w:color="auto"/>
              <w:bottom w:val="single" w:sz="4" w:space="0" w:color="auto"/>
            </w:tcBorders>
          </w:tcPr>
          <w:p w14:paraId="247D24B9" w14:textId="77777777" w:rsidR="0095593F" w:rsidRPr="0034365A" w:rsidRDefault="0095593F" w:rsidP="00970FA8">
            <w:pPr>
              <w:tabs>
                <w:tab w:val="left" w:pos="318"/>
                <w:tab w:val="left" w:pos="1134"/>
              </w:tabs>
              <w:ind w:left="34"/>
              <w:jc w:val="center"/>
            </w:pPr>
          </w:p>
          <w:p w14:paraId="6FF68A75" w14:textId="77777777" w:rsidR="0095593F" w:rsidRPr="0034365A" w:rsidRDefault="0095593F" w:rsidP="00970FA8">
            <w:pPr>
              <w:tabs>
                <w:tab w:val="left" w:pos="318"/>
                <w:tab w:val="left" w:pos="1134"/>
              </w:tabs>
              <w:ind w:left="34"/>
              <w:jc w:val="center"/>
            </w:pPr>
            <w:r w:rsidRPr="0034365A">
              <w:t>261</w:t>
            </w:r>
          </w:p>
        </w:tc>
      </w:tr>
      <w:tr w:rsidR="0095593F" w:rsidRPr="0034365A" w14:paraId="12212F10" w14:textId="77777777" w:rsidTr="00970FA8">
        <w:tc>
          <w:tcPr>
            <w:tcW w:w="7938" w:type="dxa"/>
            <w:tcBorders>
              <w:top w:val="single" w:sz="4" w:space="0" w:color="auto"/>
              <w:bottom w:val="single" w:sz="4" w:space="0" w:color="auto"/>
              <w:right w:val="single" w:sz="4" w:space="0" w:color="auto"/>
            </w:tcBorders>
          </w:tcPr>
          <w:p w14:paraId="5FD6C41E" w14:textId="77777777" w:rsidR="0095593F" w:rsidRPr="0034365A" w:rsidRDefault="0095593F" w:rsidP="00970FA8">
            <w:pPr>
              <w:tabs>
                <w:tab w:val="left" w:pos="885"/>
                <w:tab w:val="left" w:pos="1134"/>
              </w:tabs>
              <w:ind w:firstLine="34"/>
            </w:pPr>
          </w:p>
        </w:tc>
        <w:tc>
          <w:tcPr>
            <w:tcW w:w="1815" w:type="dxa"/>
            <w:tcBorders>
              <w:top w:val="single" w:sz="4" w:space="0" w:color="auto"/>
              <w:left w:val="single" w:sz="4" w:space="0" w:color="auto"/>
              <w:bottom w:val="single" w:sz="4" w:space="0" w:color="auto"/>
            </w:tcBorders>
          </w:tcPr>
          <w:p w14:paraId="4D2EA949" w14:textId="77777777" w:rsidR="0095593F" w:rsidRPr="0034365A" w:rsidRDefault="0095593F" w:rsidP="00970FA8">
            <w:pPr>
              <w:tabs>
                <w:tab w:val="left" w:pos="318"/>
                <w:tab w:val="left" w:pos="1134"/>
              </w:tabs>
              <w:ind w:left="34"/>
              <w:jc w:val="center"/>
            </w:pPr>
          </w:p>
        </w:tc>
      </w:tr>
      <w:tr w:rsidR="0095593F" w:rsidRPr="0034365A" w14:paraId="6975C795" w14:textId="77777777" w:rsidTr="00970FA8">
        <w:tc>
          <w:tcPr>
            <w:tcW w:w="7938" w:type="dxa"/>
            <w:tcBorders>
              <w:top w:val="single" w:sz="4" w:space="0" w:color="auto"/>
              <w:bottom w:val="single" w:sz="4" w:space="0" w:color="auto"/>
              <w:right w:val="single" w:sz="4" w:space="0" w:color="auto"/>
            </w:tcBorders>
          </w:tcPr>
          <w:p w14:paraId="1E172E9D" w14:textId="77777777" w:rsidR="0095593F" w:rsidRPr="0034365A" w:rsidRDefault="0095593F" w:rsidP="00970FA8">
            <w:pPr>
              <w:tabs>
                <w:tab w:val="left" w:pos="885"/>
                <w:tab w:val="left" w:pos="1134"/>
              </w:tabs>
              <w:ind w:firstLine="34"/>
            </w:pPr>
            <w:r w:rsidRPr="0034365A">
              <w:t>Расчеты по займам (ссудам), всего</w:t>
            </w:r>
          </w:p>
        </w:tc>
        <w:tc>
          <w:tcPr>
            <w:tcW w:w="1815" w:type="dxa"/>
            <w:tcBorders>
              <w:top w:val="single" w:sz="4" w:space="0" w:color="auto"/>
              <w:left w:val="single" w:sz="4" w:space="0" w:color="auto"/>
              <w:bottom w:val="single" w:sz="4" w:space="0" w:color="auto"/>
            </w:tcBorders>
          </w:tcPr>
          <w:p w14:paraId="7A64008B" w14:textId="77777777" w:rsidR="0095593F" w:rsidRPr="0034365A" w:rsidRDefault="0095593F" w:rsidP="00970FA8">
            <w:pPr>
              <w:tabs>
                <w:tab w:val="left" w:pos="318"/>
                <w:tab w:val="left" w:pos="1134"/>
              </w:tabs>
              <w:ind w:left="34"/>
              <w:jc w:val="center"/>
            </w:pPr>
            <w:r w:rsidRPr="0034365A">
              <w:t>270</w:t>
            </w:r>
          </w:p>
        </w:tc>
      </w:tr>
      <w:tr w:rsidR="0095593F" w:rsidRPr="0034365A" w14:paraId="0E6A75F7" w14:textId="77777777" w:rsidTr="00970FA8">
        <w:tc>
          <w:tcPr>
            <w:tcW w:w="7938" w:type="dxa"/>
            <w:tcBorders>
              <w:top w:val="single" w:sz="4" w:space="0" w:color="auto"/>
              <w:bottom w:val="single" w:sz="4" w:space="0" w:color="auto"/>
              <w:right w:val="single" w:sz="4" w:space="0" w:color="auto"/>
            </w:tcBorders>
          </w:tcPr>
          <w:p w14:paraId="66769F54" w14:textId="77777777" w:rsidR="0095593F" w:rsidRPr="0034365A" w:rsidRDefault="0095593F" w:rsidP="00970FA8">
            <w:pPr>
              <w:tabs>
                <w:tab w:val="left" w:pos="885"/>
                <w:tab w:val="left" w:pos="1134"/>
              </w:tabs>
              <w:ind w:firstLine="34"/>
            </w:pPr>
            <w:r w:rsidRPr="0034365A">
              <w:t xml:space="preserve">     из них:</w:t>
            </w:r>
          </w:p>
          <w:p w14:paraId="6FCB518C" w14:textId="77777777" w:rsidR="0095593F" w:rsidRPr="0034365A" w:rsidRDefault="0095593F" w:rsidP="00970FA8">
            <w:pPr>
              <w:tabs>
                <w:tab w:val="left" w:pos="885"/>
                <w:tab w:val="left" w:pos="1134"/>
              </w:tabs>
              <w:ind w:firstLine="34"/>
            </w:pPr>
            <w:r w:rsidRPr="0034365A">
              <w:t xml:space="preserve">     долгосрочные</w:t>
            </w:r>
          </w:p>
        </w:tc>
        <w:tc>
          <w:tcPr>
            <w:tcW w:w="1815" w:type="dxa"/>
            <w:tcBorders>
              <w:top w:val="single" w:sz="4" w:space="0" w:color="auto"/>
              <w:left w:val="single" w:sz="4" w:space="0" w:color="auto"/>
              <w:bottom w:val="single" w:sz="4" w:space="0" w:color="auto"/>
            </w:tcBorders>
          </w:tcPr>
          <w:p w14:paraId="6604679C" w14:textId="77777777" w:rsidR="0095593F" w:rsidRPr="0034365A" w:rsidRDefault="0095593F" w:rsidP="00970FA8">
            <w:pPr>
              <w:tabs>
                <w:tab w:val="left" w:pos="318"/>
                <w:tab w:val="left" w:pos="1134"/>
              </w:tabs>
              <w:ind w:left="34"/>
              <w:jc w:val="center"/>
            </w:pPr>
          </w:p>
          <w:p w14:paraId="5207C056" w14:textId="77777777" w:rsidR="0095593F" w:rsidRPr="0034365A" w:rsidRDefault="0095593F" w:rsidP="00970FA8">
            <w:pPr>
              <w:tabs>
                <w:tab w:val="left" w:pos="318"/>
                <w:tab w:val="left" w:pos="1134"/>
              </w:tabs>
              <w:ind w:left="34"/>
              <w:jc w:val="center"/>
            </w:pPr>
            <w:r w:rsidRPr="0034365A">
              <w:t>271</w:t>
            </w:r>
          </w:p>
        </w:tc>
      </w:tr>
      <w:tr w:rsidR="0095593F" w:rsidRPr="0034365A" w14:paraId="2AF751C0" w14:textId="77777777" w:rsidTr="00970FA8">
        <w:tc>
          <w:tcPr>
            <w:tcW w:w="7938" w:type="dxa"/>
            <w:tcBorders>
              <w:top w:val="single" w:sz="4" w:space="0" w:color="auto"/>
              <w:bottom w:val="single" w:sz="4" w:space="0" w:color="auto"/>
              <w:right w:val="single" w:sz="4" w:space="0" w:color="auto"/>
            </w:tcBorders>
          </w:tcPr>
          <w:p w14:paraId="253C4C97" w14:textId="77777777" w:rsidR="0095593F" w:rsidRPr="0034365A" w:rsidRDefault="0095593F" w:rsidP="00970FA8">
            <w:pPr>
              <w:tabs>
                <w:tab w:val="left" w:pos="885"/>
                <w:tab w:val="left" w:pos="1134"/>
              </w:tabs>
              <w:ind w:firstLine="34"/>
            </w:pPr>
          </w:p>
        </w:tc>
        <w:tc>
          <w:tcPr>
            <w:tcW w:w="1815" w:type="dxa"/>
            <w:tcBorders>
              <w:top w:val="single" w:sz="4" w:space="0" w:color="auto"/>
              <w:left w:val="single" w:sz="4" w:space="0" w:color="auto"/>
              <w:bottom w:val="single" w:sz="4" w:space="0" w:color="auto"/>
            </w:tcBorders>
          </w:tcPr>
          <w:p w14:paraId="1552F7C1" w14:textId="77777777" w:rsidR="0095593F" w:rsidRPr="0034365A" w:rsidRDefault="0095593F" w:rsidP="00970FA8">
            <w:pPr>
              <w:tabs>
                <w:tab w:val="left" w:pos="318"/>
                <w:tab w:val="left" w:pos="1134"/>
              </w:tabs>
              <w:ind w:left="34"/>
              <w:jc w:val="center"/>
            </w:pPr>
          </w:p>
        </w:tc>
      </w:tr>
      <w:tr w:rsidR="0095593F" w:rsidRPr="0034365A" w14:paraId="251000B3" w14:textId="77777777" w:rsidTr="00970FA8">
        <w:tc>
          <w:tcPr>
            <w:tcW w:w="7938" w:type="dxa"/>
            <w:tcBorders>
              <w:top w:val="single" w:sz="4" w:space="0" w:color="auto"/>
              <w:bottom w:val="single" w:sz="4" w:space="0" w:color="auto"/>
              <w:right w:val="single" w:sz="4" w:space="0" w:color="auto"/>
            </w:tcBorders>
          </w:tcPr>
          <w:p w14:paraId="6D07F3C9" w14:textId="77777777" w:rsidR="0095593F" w:rsidRPr="0034365A" w:rsidRDefault="0095593F" w:rsidP="00970FA8">
            <w:pPr>
              <w:tabs>
                <w:tab w:val="left" w:pos="885"/>
                <w:tab w:val="left" w:pos="1134"/>
              </w:tabs>
              <w:ind w:firstLine="34"/>
            </w:pPr>
          </w:p>
        </w:tc>
        <w:tc>
          <w:tcPr>
            <w:tcW w:w="1815" w:type="dxa"/>
            <w:tcBorders>
              <w:top w:val="single" w:sz="4" w:space="0" w:color="auto"/>
              <w:left w:val="single" w:sz="4" w:space="0" w:color="auto"/>
              <w:bottom w:val="single" w:sz="4" w:space="0" w:color="auto"/>
            </w:tcBorders>
          </w:tcPr>
          <w:p w14:paraId="65205955" w14:textId="77777777" w:rsidR="0095593F" w:rsidRPr="0034365A" w:rsidRDefault="0095593F" w:rsidP="00970FA8">
            <w:pPr>
              <w:tabs>
                <w:tab w:val="left" w:pos="318"/>
                <w:tab w:val="left" w:pos="1134"/>
              </w:tabs>
              <w:ind w:left="34"/>
              <w:jc w:val="center"/>
            </w:pPr>
          </w:p>
        </w:tc>
      </w:tr>
      <w:tr w:rsidR="0095593F" w:rsidRPr="0034365A" w14:paraId="03C44F0C" w14:textId="77777777" w:rsidTr="00970FA8">
        <w:tc>
          <w:tcPr>
            <w:tcW w:w="7938" w:type="dxa"/>
            <w:tcBorders>
              <w:top w:val="single" w:sz="4" w:space="0" w:color="auto"/>
              <w:bottom w:val="single" w:sz="4" w:space="0" w:color="auto"/>
              <w:right w:val="single" w:sz="4" w:space="0" w:color="auto"/>
            </w:tcBorders>
          </w:tcPr>
          <w:p w14:paraId="71F79F4D" w14:textId="77777777" w:rsidR="0095593F" w:rsidRPr="0034365A" w:rsidRDefault="0095593F" w:rsidP="00970FA8">
            <w:pPr>
              <w:tabs>
                <w:tab w:val="left" w:pos="885"/>
                <w:tab w:val="left" w:pos="1134"/>
              </w:tabs>
              <w:ind w:firstLine="34"/>
            </w:pPr>
            <w:r w:rsidRPr="0034365A">
              <w:t>Прочие расчеты с дебиторами, всего</w:t>
            </w:r>
          </w:p>
        </w:tc>
        <w:tc>
          <w:tcPr>
            <w:tcW w:w="1815" w:type="dxa"/>
            <w:tcBorders>
              <w:top w:val="single" w:sz="4" w:space="0" w:color="auto"/>
              <w:left w:val="single" w:sz="4" w:space="0" w:color="auto"/>
              <w:bottom w:val="single" w:sz="4" w:space="0" w:color="auto"/>
            </w:tcBorders>
          </w:tcPr>
          <w:p w14:paraId="43A749BA" w14:textId="77777777" w:rsidR="0095593F" w:rsidRPr="0034365A" w:rsidRDefault="0095593F" w:rsidP="00970FA8">
            <w:pPr>
              <w:tabs>
                <w:tab w:val="left" w:pos="318"/>
                <w:tab w:val="left" w:pos="1134"/>
              </w:tabs>
              <w:ind w:left="34"/>
              <w:jc w:val="center"/>
            </w:pPr>
            <w:r w:rsidRPr="0034365A">
              <w:t>280</w:t>
            </w:r>
          </w:p>
        </w:tc>
      </w:tr>
      <w:tr w:rsidR="0095593F" w:rsidRPr="0034365A" w14:paraId="727D08AA" w14:textId="77777777" w:rsidTr="00970FA8">
        <w:tc>
          <w:tcPr>
            <w:tcW w:w="7938" w:type="dxa"/>
            <w:tcBorders>
              <w:top w:val="single" w:sz="4" w:space="0" w:color="auto"/>
              <w:bottom w:val="single" w:sz="4" w:space="0" w:color="auto"/>
              <w:right w:val="single" w:sz="4" w:space="0" w:color="auto"/>
            </w:tcBorders>
          </w:tcPr>
          <w:p w14:paraId="1D19371C" w14:textId="77777777" w:rsidR="0095593F" w:rsidRPr="0034365A" w:rsidRDefault="0095593F" w:rsidP="00970FA8">
            <w:pPr>
              <w:tabs>
                <w:tab w:val="left" w:pos="885"/>
                <w:tab w:val="left" w:pos="1134"/>
              </w:tabs>
              <w:ind w:firstLine="34"/>
            </w:pPr>
            <w:r w:rsidRPr="0034365A">
              <w:t>Вложения в финансовые активы</w:t>
            </w:r>
          </w:p>
        </w:tc>
        <w:tc>
          <w:tcPr>
            <w:tcW w:w="1815" w:type="dxa"/>
            <w:tcBorders>
              <w:top w:val="single" w:sz="4" w:space="0" w:color="auto"/>
              <w:left w:val="single" w:sz="4" w:space="0" w:color="auto"/>
              <w:bottom w:val="single" w:sz="4" w:space="0" w:color="auto"/>
            </w:tcBorders>
          </w:tcPr>
          <w:p w14:paraId="6B63E60A" w14:textId="77777777" w:rsidR="0095593F" w:rsidRPr="0034365A" w:rsidRDefault="0095593F" w:rsidP="00970FA8">
            <w:pPr>
              <w:tabs>
                <w:tab w:val="left" w:pos="318"/>
                <w:tab w:val="left" w:pos="1134"/>
              </w:tabs>
              <w:ind w:left="34"/>
              <w:jc w:val="center"/>
            </w:pPr>
            <w:r w:rsidRPr="0034365A">
              <w:t>290</w:t>
            </w:r>
          </w:p>
        </w:tc>
      </w:tr>
      <w:tr w:rsidR="0095593F" w:rsidRPr="0034365A" w14:paraId="2DCDC671" w14:textId="77777777" w:rsidTr="00970FA8">
        <w:tc>
          <w:tcPr>
            <w:tcW w:w="7938" w:type="dxa"/>
            <w:tcBorders>
              <w:top w:val="single" w:sz="4" w:space="0" w:color="auto"/>
              <w:bottom w:val="single" w:sz="4" w:space="0" w:color="auto"/>
              <w:right w:val="single" w:sz="4" w:space="0" w:color="auto"/>
            </w:tcBorders>
          </w:tcPr>
          <w:p w14:paraId="41C2457D" w14:textId="77777777" w:rsidR="0095593F" w:rsidRPr="0034365A" w:rsidRDefault="0095593F" w:rsidP="00970FA8">
            <w:pPr>
              <w:tabs>
                <w:tab w:val="left" w:pos="885"/>
                <w:tab w:val="left" w:pos="1134"/>
              </w:tabs>
              <w:ind w:firstLine="34"/>
            </w:pPr>
          </w:p>
        </w:tc>
        <w:tc>
          <w:tcPr>
            <w:tcW w:w="1815" w:type="dxa"/>
            <w:tcBorders>
              <w:top w:val="single" w:sz="4" w:space="0" w:color="auto"/>
              <w:left w:val="single" w:sz="4" w:space="0" w:color="auto"/>
              <w:bottom w:val="single" w:sz="4" w:space="0" w:color="auto"/>
            </w:tcBorders>
          </w:tcPr>
          <w:p w14:paraId="54F09D42" w14:textId="77777777" w:rsidR="0095593F" w:rsidRPr="0034365A" w:rsidRDefault="0095593F" w:rsidP="00970FA8">
            <w:pPr>
              <w:tabs>
                <w:tab w:val="left" w:pos="318"/>
                <w:tab w:val="left" w:pos="1134"/>
              </w:tabs>
              <w:ind w:left="34"/>
              <w:jc w:val="center"/>
            </w:pPr>
          </w:p>
        </w:tc>
      </w:tr>
      <w:tr w:rsidR="0095593F" w:rsidRPr="0034365A" w14:paraId="184AD4AC" w14:textId="77777777" w:rsidTr="00970FA8">
        <w:tc>
          <w:tcPr>
            <w:tcW w:w="7938" w:type="dxa"/>
            <w:tcBorders>
              <w:top w:val="single" w:sz="4" w:space="0" w:color="auto"/>
              <w:bottom w:val="single" w:sz="4" w:space="0" w:color="auto"/>
              <w:right w:val="single" w:sz="4" w:space="0" w:color="auto"/>
            </w:tcBorders>
          </w:tcPr>
          <w:p w14:paraId="4A42B23E" w14:textId="77777777" w:rsidR="0095593F" w:rsidRPr="0034365A" w:rsidRDefault="0095593F" w:rsidP="00970FA8">
            <w:pPr>
              <w:tabs>
                <w:tab w:val="left" w:pos="885"/>
                <w:tab w:val="left" w:pos="1134"/>
              </w:tabs>
              <w:ind w:firstLine="34"/>
            </w:pPr>
            <w:r w:rsidRPr="0034365A">
              <w:t>Баланс</w:t>
            </w:r>
          </w:p>
        </w:tc>
        <w:tc>
          <w:tcPr>
            <w:tcW w:w="1815" w:type="dxa"/>
            <w:tcBorders>
              <w:top w:val="single" w:sz="4" w:space="0" w:color="auto"/>
              <w:left w:val="single" w:sz="4" w:space="0" w:color="auto"/>
              <w:bottom w:val="single" w:sz="4" w:space="0" w:color="auto"/>
            </w:tcBorders>
          </w:tcPr>
          <w:p w14:paraId="7BBCE284" w14:textId="77777777" w:rsidR="0095593F" w:rsidRPr="0034365A" w:rsidRDefault="0095593F" w:rsidP="00970FA8">
            <w:pPr>
              <w:tabs>
                <w:tab w:val="left" w:pos="318"/>
                <w:tab w:val="left" w:pos="1134"/>
              </w:tabs>
              <w:ind w:left="34"/>
              <w:jc w:val="center"/>
            </w:pPr>
            <w:r w:rsidRPr="0034365A">
              <w:t>350</w:t>
            </w:r>
          </w:p>
        </w:tc>
      </w:tr>
      <w:tr w:rsidR="0095593F" w:rsidRPr="0034365A" w14:paraId="33E8EBC6" w14:textId="77777777" w:rsidTr="00970FA8">
        <w:tc>
          <w:tcPr>
            <w:tcW w:w="7938" w:type="dxa"/>
            <w:tcBorders>
              <w:top w:val="single" w:sz="4" w:space="0" w:color="auto"/>
              <w:bottom w:val="single" w:sz="4" w:space="0" w:color="auto"/>
              <w:right w:val="single" w:sz="4" w:space="0" w:color="auto"/>
            </w:tcBorders>
          </w:tcPr>
          <w:p w14:paraId="09CD818F" w14:textId="77777777" w:rsidR="0095593F" w:rsidRPr="0034365A" w:rsidRDefault="0095593F" w:rsidP="00970FA8">
            <w:pPr>
              <w:tabs>
                <w:tab w:val="left" w:pos="885"/>
                <w:tab w:val="left" w:pos="1134"/>
              </w:tabs>
              <w:ind w:firstLine="34"/>
            </w:pPr>
            <w:r w:rsidRPr="0034365A">
              <w:t>Финансовый результат экономического субъекта</w:t>
            </w:r>
          </w:p>
        </w:tc>
        <w:tc>
          <w:tcPr>
            <w:tcW w:w="1815" w:type="dxa"/>
            <w:tcBorders>
              <w:top w:val="single" w:sz="4" w:space="0" w:color="auto"/>
              <w:left w:val="single" w:sz="4" w:space="0" w:color="auto"/>
              <w:bottom w:val="single" w:sz="4" w:space="0" w:color="auto"/>
            </w:tcBorders>
          </w:tcPr>
          <w:p w14:paraId="2BF011D5" w14:textId="77777777" w:rsidR="0095593F" w:rsidRPr="0034365A" w:rsidRDefault="0095593F" w:rsidP="00970FA8">
            <w:pPr>
              <w:tabs>
                <w:tab w:val="left" w:pos="318"/>
                <w:tab w:val="left" w:pos="1134"/>
              </w:tabs>
              <w:ind w:left="34"/>
              <w:jc w:val="center"/>
            </w:pPr>
            <w:r w:rsidRPr="0034365A">
              <w:t>570</w:t>
            </w:r>
          </w:p>
        </w:tc>
      </w:tr>
      <w:tr w:rsidR="0095593F" w:rsidRPr="0034365A" w14:paraId="56AE803F" w14:textId="77777777" w:rsidTr="00970FA8">
        <w:tc>
          <w:tcPr>
            <w:tcW w:w="9753" w:type="dxa"/>
            <w:gridSpan w:val="2"/>
            <w:tcBorders>
              <w:top w:val="single" w:sz="4" w:space="0" w:color="auto"/>
              <w:bottom w:val="single" w:sz="4" w:space="0" w:color="auto"/>
            </w:tcBorders>
          </w:tcPr>
          <w:p w14:paraId="09A9EB24" w14:textId="77777777" w:rsidR="0095593F" w:rsidRPr="0034365A" w:rsidRDefault="0095593F" w:rsidP="00970FA8">
            <w:pPr>
              <w:tabs>
                <w:tab w:val="left" w:pos="318"/>
                <w:tab w:val="left" w:pos="1134"/>
              </w:tabs>
              <w:ind w:left="34"/>
              <w:jc w:val="center"/>
            </w:pPr>
            <w:r w:rsidRPr="0034365A">
              <w:rPr>
                <w:b/>
              </w:rPr>
              <w:t>ОКУД 0503721:</w:t>
            </w:r>
          </w:p>
        </w:tc>
      </w:tr>
      <w:tr w:rsidR="0095593F" w:rsidRPr="0034365A" w14:paraId="059AD8F9" w14:textId="77777777" w:rsidTr="00970FA8">
        <w:tc>
          <w:tcPr>
            <w:tcW w:w="7938" w:type="dxa"/>
            <w:tcBorders>
              <w:top w:val="single" w:sz="4" w:space="0" w:color="auto"/>
              <w:bottom w:val="single" w:sz="4" w:space="0" w:color="auto"/>
              <w:right w:val="single" w:sz="4" w:space="0" w:color="auto"/>
            </w:tcBorders>
          </w:tcPr>
          <w:p w14:paraId="7F7AC541" w14:textId="77777777" w:rsidR="0095593F" w:rsidRPr="0034365A" w:rsidRDefault="0095593F" w:rsidP="00970FA8">
            <w:pPr>
              <w:tabs>
                <w:tab w:val="left" w:pos="885"/>
                <w:tab w:val="left" w:pos="1134"/>
              </w:tabs>
              <w:ind w:firstLine="34"/>
            </w:pPr>
            <w:r w:rsidRPr="0034365A">
              <w:t>ОТЧЕТ О ФИНАНСОВЫХ РЕЗУЛЬТАТАХ ДЕЯТЕЛЬНОСТИ УЧРЕЖДЕНИЯ</w:t>
            </w:r>
          </w:p>
        </w:tc>
        <w:tc>
          <w:tcPr>
            <w:tcW w:w="1815" w:type="dxa"/>
            <w:tcBorders>
              <w:top w:val="single" w:sz="4" w:space="0" w:color="auto"/>
              <w:left w:val="single" w:sz="4" w:space="0" w:color="auto"/>
              <w:bottom w:val="single" w:sz="4" w:space="0" w:color="auto"/>
            </w:tcBorders>
          </w:tcPr>
          <w:p w14:paraId="23EE3CAF" w14:textId="77777777" w:rsidR="0095593F" w:rsidRPr="0034365A" w:rsidRDefault="0095593F" w:rsidP="00970FA8">
            <w:pPr>
              <w:tabs>
                <w:tab w:val="left" w:pos="318"/>
                <w:tab w:val="left" w:pos="1134"/>
              </w:tabs>
              <w:ind w:left="34"/>
              <w:jc w:val="center"/>
            </w:pPr>
          </w:p>
        </w:tc>
      </w:tr>
      <w:tr w:rsidR="0095593F" w:rsidRPr="0034365A" w14:paraId="7179773B" w14:textId="77777777" w:rsidTr="00970FA8">
        <w:tc>
          <w:tcPr>
            <w:tcW w:w="7938" w:type="dxa"/>
            <w:tcBorders>
              <w:top w:val="single" w:sz="4" w:space="0" w:color="auto"/>
              <w:bottom w:val="single" w:sz="4" w:space="0" w:color="auto"/>
              <w:right w:val="single" w:sz="4" w:space="0" w:color="auto"/>
            </w:tcBorders>
          </w:tcPr>
          <w:p w14:paraId="2082824E" w14:textId="77777777" w:rsidR="0095593F" w:rsidRPr="0034365A" w:rsidRDefault="0095593F" w:rsidP="00970FA8">
            <w:pPr>
              <w:tabs>
                <w:tab w:val="left" w:pos="885"/>
                <w:tab w:val="left" w:pos="1134"/>
              </w:tabs>
              <w:ind w:firstLine="34"/>
            </w:pPr>
            <w:r w:rsidRPr="0034365A">
              <w:t>Доходы от собственности</w:t>
            </w:r>
          </w:p>
        </w:tc>
        <w:tc>
          <w:tcPr>
            <w:tcW w:w="1815" w:type="dxa"/>
            <w:tcBorders>
              <w:top w:val="single" w:sz="4" w:space="0" w:color="auto"/>
              <w:left w:val="single" w:sz="4" w:space="0" w:color="auto"/>
              <w:bottom w:val="single" w:sz="4" w:space="0" w:color="auto"/>
            </w:tcBorders>
          </w:tcPr>
          <w:p w14:paraId="49CDA681" w14:textId="77777777" w:rsidR="0095593F" w:rsidRPr="0034365A" w:rsidRDefault="0095593F" w:rsidP="00970FA8">
            <w:pPr>
              <w:tabs>
                <w:tab w:val="left" w:pos="318"/>
                <w:tab w:val="left" w:pos="1134"/>
              </w:tabs>
              <w:ind w:left="34"/>
              <w:jc w:val="center"/>
            </w:pPr>
            <w:r w:rsidRPr="0034365A">
              <w:t>030</w:t>
            </w:r>
          </w:p>
        </w:tc>
      </w:tr>
      <w:tr w:rsidR="0095593F" w:rsidRPr="0034365A" w14:paraId="3E954C2F" w14:textId="77777777" w:rsidTr="00970FA8">
        <w:tc>
          <w:tcPr>
            <w:tcW w:w="7938" w:type="dxa"/>
            <w:tcBorders>
              <w:top w:val="single" w:sz="4" w:space="0" w:color="auto"/>
              <w:bottom w:val="single" w:sz="4" w:space="0" w:color="auto"/>
              <w:right w:val="single" w:sz="4" w:space="0" w:color="auto"/>
            </w:tcBorders>
          </w:tcPr>
          <w:p w14:paraId="5BE00080" w14:textId="77777777" w:rsidR="0095593F" w:rsidRPr="0034365A" w:rsidRDefault="0095593F" w:rsidP="00970FA8">
            <w:pPr>
              <w:tabs>
                <w:tab w:val="left" w:pos="885"/>
                <w:tab w:val="left" w:pos="1134"/>
              </w:tabs>
              <w:ind w:firstLine="34"/>
            </w:pPr>
            <w:r w:rsidRPr="0034365A">
              <w:t>Доходы от оказания платных услуг (работ), компенсаций затрат</w:t>
            </w:r>
          </w:p>
        </w:tc>
        <w:tc>
          <w:tcPr>
            <w:tcW w:w="1815" w:type="dxa"/>
            <w:tcBorders>
              <w:top w:val="single" w:sz="4" w:space="0" w:color="auto"/>
              <w:left w:val="single" w:sz="4" w:space="0" w:color="auto"/>
              <w:bottom w:val="single" w:sz="4" w:space="0" w:color="auto"/>
            </w:tcBorders>
          </w:tcPr>
          <w:p w14:paraId="3B802842" w14:textId="77777777" w:rsidR="0095593F" w:rsidRPr="0034365A" w:rsidRDefault="0095593F" w:rsidP="00970FA8">
            <w:pPr>
              <w:tabs>
                <w:tab w:val="left" w:pos="318"/>
                <w:tab w:val="left" w:pos="1134"/>
              </w:tabs>
              <w:ind w:left="34"/>
              <w:jc w:val="center"/>
            </w:pPr>
            <w:r w:rsidRPr="0034365A">
              <w:t>040</w:t>
            </w:r>
          </w:p>
        </w:tc>
      </w:tr>
      <w:tr w:rsidR="0095593F" w:rsidRPr="0034365A" w14:paraId="1D3C81EC" w14:textId="77777777" w:rsidTr="00970FA8">
        <w:tc>
          <w:tcPr>
            <w:tcW w:w="7938" w:type="dxa"/>
            <w:tcBorders>
              <w:top w:val="single" w:sz="4" w:space="0" w:color="auto"/>
              <w:bottom w:val="single" w:sz="4" w:space="0" w:color="auto"/>
              <w:right w:val="single" w:sz="4" w:space="0" w:color="auto"/>
            </w:tcBorders>
          </w:tcPr>
          <w:p w14:paraId="0098899C" w14:textId="77777777" w:rsidR="0095593F" w:rsidRPr="0034365A" w:rsidRDefault="0095593F" w:rsidP="00970FA8">
            <w:pPr>
              <w:tabs>
                <w:tab w:val="left" w:pos="885"/>
                <w:tab w:val="left" w:pos="1134"/>
              </w:tabs>
              <w:ind w:firstLine="34"/>
            </w:pPr>
            <w:r w:rsidRPr="0034365A">
              <w:t>Обслуживание долговых обязательств</w:t>
            </w:r>
          </w:p>
        </w:tc>
        <w:tc>
          <w:tcPr>
            <w:tcW w:w="1815" w:type="dxa"/>
            <w:tcBorders>
              <w:top w:val="single" w:sz="4" w:space="0" w:color="auto"/>
              <w:left w:val="single" w:sz="4" w:space="0" w:color="auto"/>
              <w:bottom w:val="single" w:sz="4" w:space="0" w:color="auto"/>
            </w:tcBorders>
          </w:tcPr>
          <w:p w14:paraId="76E3D3AD" w14:textId="77777777" w:rsidR="0095593F" w:rsidRPr="0034365A" w:rsidRDefault="0095593F" w:rsidP="00970FA8">
            <w:pPr>
              <w:tabs>
                <w:tab w:val="left" w:pos="318"/>
                <w:tab w:val="left" w:pos="1134"/>
              </w:tabs>
              <w:ind w:left="34"/>
              <w:jc w:val="center"/>
            </w:pPr>
            <w:r w:rsidRPr="0034365A">
              <w:t>190</w:t>
            </w:r>
          </w:p>
        </w:tc>
      </w:tr>
      <w:tr w:rsidR="0095593F" w:rsidRPr="0034365A" w14:paraId="053B93D7" w14:textId="77777777" w:rsidTr="00970FA8">
        <w:tc>
          <w:tcPr>
            <w:tcW w:w="7938" w:type="dxa"/>
            <w:tcBorders>
              <w:top w:val="single" w:sz="4" w:space="0" w:color="auto"/>
              <w:bottom w:val="single" w:sz="4" w:space="0" w:color="auto"/>
              <w:right w:val="single" w:sz="4" w:space="0" w:color="auto"/>
            </w:tcBorders>
          </w:tcPr>
          <w:p w14:paraId="3550F34E" w14:textId="77777777" w:rsidR="0095593F" w:rsidRPr="0034365A" w:rsidRDefault="0095593F" w:rsidP="00970FA8">
            <w:pPr>
              <w:tabs>
                <w:tab w:val="left" w:pos="885"/>
                <w:tab w:val="left" w:pos="1134"/>
              </w:tabs>
              <w:ind w:firstLine="34"/>
            </w:pPr>
            <w:r w:rsidRPr="0034365A">
              <w:t>Операционный результат до налогообложения</w:t>
            </w:r>
          </w:p>
        </w:tc>
        <w:tc>
          <w:tcPr>
            <w:tcW w:w="1815" w:type="dxa"/>
            <w:tcBorders>
              <w:top w:val="single" w:sz="4" w:space="0" w:color="auto"/>
              <w:left w:val="single" w:sz="4" w:space="0" w:color="auto"/>
              <w:bottom w:val="single" w:sz="4" w:space="0" w:color="auto"/>
            </w:tcBorders>
          </w:tcPr>
          <w:p w14:paraId="7D92D67E" w14:textId="77777777" w:rsidR="0095593F" w:rsidRPr="0034365A" w:rsidRDefault="0095593F" w:rsidP="00970FA8">
            <w:pPr>
              <w:tabs>
                <w:tab w:val="left" w:pos="318"/>
                <w:tab w:val="left" w:pos="1134"/>
              </w:tabs>
              <w:ind w:left="34"/>
              <w:jc w:val="center"/>
            </w:pPr>
            <w:r w:rsidRPr="0034365A">
              <w:t>301</w:t>
            </w:r>
          </w:p>
        </w:tc>
      </w:tr>
    </w:tbl>
    <w:p w14:paraId="78F393DC" w14:textId="062AC840" w:rsidR="00606D29" w:rsidRDefault="00606D29">
      <w:pPr>
        <w:ind w:firstLine="709"/>
        <w:jc w:val="both"/>
        <w:rPr>
          <w:b/>
          <w:i/>
        </w:rPr>
      </w:pPr>
    </w:p>
    <w:p w14:paraId="1287D0D5" w14:textId="77777777" w:rsidR="00B4730A" w:rsidRDefault="00B4730A">
      <w:pPr>
        <w:rPr>
          <w:b/>
          <w:i/>
        </w:rPr>
        <w:sectPr w:rsidR="00B4730A">
          <w:pgSz w:w="11907" w:h="16840"/>
          <w:pgMar w:top="1134" w:right="567" w:bottom="1134" w:left="1418" w:header="567" w:footer="567" w:gutter="0"/>
          <w:cols w:space="708"/>
          <w:docGrid w:linePitch="360"/>
        </w:sectPr>
      </w:pPr>
    </w:p>
    <w:p w14:paraId="45BBDBFA" w14:textId="2A2AD7B3" w:rsidR="00606D29" w:rsidRDefault="00606D29" w:rsidP="00606D29">
      <w:pPr>
        <w:pStyle w:val="11"/>
        <w:numPr>
          <w:ilvl w:val="0"/>
          <w:numId w:val="18"/>
        </w:numPr>
        <w:tabs>
          <w:tab w:val="left" w:pos="426"/>
        </w:tabs>
        <w:ind w:left="0" w:firstLine="709"/>
        <w:jc w:val="both"/>
        <w:rPr>
          <w:sz w:val="28"/>
          <w:szCs w:val="28"/>
        </w:rPr>
      </w:pPr>
      <w:r>
        <w:rPr>
          <w:sz w:val="28"/>
          <w:szCs w:val="28"/>
        </w:rPr>
        <w:lastRenderedPageBreak/>
        <w:t>КРИТЕРИИ И МЕТОДИКА ОЦЕНКИ ЗАЯВОК НА УЧАСТИЕ В ЗАКУПКЕ</w:t>
      </w:r>
    </w:p>
    <w:p w14:paraId="48A1C7F1" w14:textId="77777777" w:rsidR="00415448" w:rsidRPr="00415448" w:rsidRDefault="00415448" w:rsidP="00415448"/>
    <w:p w14:paraId="391AC564" w14:textId="693835B9" w:rsidR="00415448" w:rsidRPr="00415448" w:rsidRDefault="00415448" w:rsidP="00415448">
      <w:pPr>
        <w:pStyle w:val="afff2"/>
        <w:widowControl w:val="0"/>
        <w:numPr>
          <w:ilvl w:val="1"/>
          <w:numId w:val="18"/>
        </w:numPr>
        <w:shd w:val="clear" w:color="auto" w:fill="FFFFFF"/>
        <w:tabs>
          <w:tab w:val="left" w:pos="567"/>
          <w:tab w:val="left" w:pos="1276"/>
        </w:tabs>
        <w:spacing w:after="0" w:line="240" w:lineRule="auto"/>
        <w:ind w:left="0" w:firstLine="709"/>
        <w:jc w:val="both"/>
        <w:rPr>
          <w:sz w:val="28"/>
          <w:szCs w:val="28"/>
        </w:rPr>
      </w:pPr>
      <w:r w:rsidRPr="00A009AD">
        <w:rPr>
          <w:rFonts w:ascii="Times New Roman" w:hAnsi="Times New Roman"/>
          <w:bCs/>
          <w:sz w:val="28"/>
          <w:szCs w:val="28"/>
        </w:rPr>
        <w:t>В рамках данной закупочной процедуры используются следующие критерии оценки:</w:t>
      </w:r>
    </w:p>
    <w:p w14:paraId="111BFB9A" w14:textId="0CE59B0B" w:rsidR="00415448" w:rsidRPr="00415448" w:rsidRDefault="00415448" w:rsidP="00415448">
      <w:pPr>
        <w:ind w:right="-29" w:firstLine="709"/>
        <w:jc w:val="both"/>
        <w:rPr>
          <w:bCs/>
          <w:sz w:val="28"/>
          <w:szCs w:val="28"/>
        </w:rPr>
      </w:pPr>
      <w:r w:rsidRPr="000F374E">
        <w:rPr>
          <w:bCs/>
          <w:sz w:val="28"/>
          <w:szCs w:val="28"/>
        </w:rPr>
        <w:t>- «Цена договора»</w:t>
      </w:r>
      <w:r w:rsidR="000F374E">
        <w:rPr>
          <w:bCs/>
          <w:sz w:val="28"/>
          <w:szCs w:val="28"/>
        </w:rPr>
        <w:t xml:space="preserve"> - 100%</w:t>
      </w:r>
      <w:r w:rsidRPr="000F374E">
        <w:rPr>
          <w:bCs/>
          <w:sz w:val="28"/>
          <w:szCs w:val="28"/>
        </w:rPr>
        <w:t>;</w:t>
      </w:r>
    </w:p>
    <w:p w14:paraId="2C71DBB1" w14:textId="77777777" w:rsidR="00415448" w:rsidRPr="00415448" w:rsidRDefault="00415448" w:rsidP="00415448">
      <w:pPr>
        <w:pStyle w:val="afff2"/>
        <w:widowControl w:val="0"/>
        <w:shd w:val="clear" w:color="auto" w:fill="FFFFFF"/>
        <w:tabs>
          <w:tab w:val="left" w:pos="567"/>
          <w:tab w:val="left" w:pos="1276"/>
        </w:tabs>
        <w:spacing w:after="0" w:line="240" w:lineRule="auto"/>
        <w:ind w:left="709"/>
        <w:jc w:val="both"/>
        <w:rPr>
          <w:sz w:val="28"/>
          <w:szCs w:val="28"/>
        </w:rPr>
      </w:pPr>
    </w:p>
    <w:p w14:paraId="6694065C" w14:textId="586FFF9A" w:rsidR="00415448" w:rsidRDefault="00415448" w:rsidP="000F374E">
      <w:pPr>
        <w:pStyle w:val="afff2"/>
        <w:widowControl w:val="0"/>
        <w:numPr>
          <w:ilvl w:val="1"/>
          <w:numId w:val="18"/>
        </w:numPr>
        <w:shd w:val="clear" w:color="auto" w:fill="FFFFFF"/>
        <w:tabs>
          <w:tab w:val="left" w:pos="567"/>
          <w:tab w:val="left" w:pos="1276"/>
        </w:tabs>
        <w:spacing w:after="0" w:line="240" w:lineRule="auto"/>
        <w:ind w:left="0" w:firstLine="709"/>
        <w:jc w:val="both"/>
        <w:rPr>
          <w:rFonts w:ascii="Times New Roman" w:hAnsi="Times New Roman"/>
          <w:sz w:val="28"/>
          <w:szCs w:val="28"/>
        </w:rPr>
      </w:pPr>
      <w:r w:rsidRPr="00415448">
        <w:rPr>
          <w:rFonts w:ascii="Times New Roman" w:hAnsi="Times New Roman"/>
          <w:sz w:val="28"/>
          <w:szCs w:val="28"/>
        </w:rPr>
        <w:t>Оценка по критерию «Цена договора».</w:t>
      </w:r>
    </w:p>
    <w:p w14:paraId="1AE41FFB" w14:textId="76912977" w:rsidR="00982349" w:rsidRPr="00982349" w:rsidRDefault="00982349" w:rsidP="00FC2FEF">
      <w:pPr>
        <w:autoSpaceDE w:val="0"/>
        <w:autoSpaceDN w:val="0"/>
        <w:adjustRightInd w:val="0"/>
        <w:ind w:right="-29" w:firstLine="709"/>
        <w:jc w:val="both"/>
        <w:rPr>
          <w:bCs/>
          <w:sz w:val="28"/>
          <w:szCs w:val="20"/>
        </w:rPr>
      </w:pPr>
      <w:r w:rsidRPr="00982349">
        <w:rPr>
          <w:bCs/>
          <w:sz w:val="28"/>
          <w:szCs w:val="20"/>
        </w:rPr>
        <w:t xml:space="preserve">В связи с тем, что в соответствии </w:t>
      </w:r>
      <w:r>
        <w:rPr>
          <w:bCs/>
          <w:sz w:val="28"/>
          <w:szCs w:val="20"/>
        </w:rPr>
        <w:t>с законодательством</w:t>
      </w:r>
      <w:r w:rsidRPr="00982349">
        <w:rPr>
          <w:bCs/>
          <w:sz w:val="28"/>
          <w:szCs w:val="20"/>
        </w:rPr>
        <w:t xml:space="preserve"> РФ заказчик имеет право применить налоговый вычет НДС в отношении приобретаем</w:t>
      </w:r>
      <w:r>
        <w:rPr>
          <w:bCs/>
          <w:sz w:val="28"/>
          <w:szCs w:val="20"/>
        </w:rPr>
        <w:t>ой продукции</w:t>
      </w:r>
      <w:r w:rsidRPr="00982349">
        <w:rPr>
          <w:bCs/>
          <w:sz w:val="28"/>
          <w:szCs w:val="20"/>
        </w:rPr>
        <w:t xml:space="preserve">, единый базис сравнения ценовых предложений: без учета НДС. </w:t>
      </w:r>
    </w:p>
    <w:p w14:paraId="151809A1" w14:textId="3CAB9FA6" w:rsidR="00982349" w:rsidRDefault="00982349" w:rsidP="00FC2FEF">
      <w:pPr>
        <w:pStyle w:val="afff2"/>
        <w:widowControl w:val="0"/>
        <w:shd w:val="clear" w:color="auto" w:fill="FFFFFF"/>
        <w:tabs>
          <w:tab w:val="left" w:pos="567"/>
          <w:tab w:val="left" w:pos="1276"/>
        </w:tabs>
        <w:spacing w:after="0" w:line="240" w:lineRule="auto"/>
        <w:ind w:left="0" w:firstLine="709"/>
        <w:jc w:val="both"/>
        <w:rPr>
          <w:rFonts w:ascii="Times New Roman" w:hAnsi="Times New Roman"/>
          <w:sz w:val="28"/>
          <w:szCs w:val="28"/>
        </w:rPr>
      </w:pPr>
      <w:r w:rsidRPr="00982349">
        <w:rPr>
          <w:rFonts w:ascii="Times New Roman" w:hAnsi="Times New Roman"/>
          <w:bCs/>
          <w:sz w:val="28"/>
          <w:szCs w:val="20"/>
        </w:rPr>
        <w:t>Приведение ценовых предложений участников закупки к единому базису осуществляется путем вычета суммы НДС из цен, предлагаемых участниками закупки, являющимися плательщиками НДС</w:t>
      </w:r>
      <w:r w:rsidRPr="00A009AD">
        <w:rPr>
          <w:bCs/>
          <w:sz w:val="28"/>
          <w:szCs w:val="20"/>
        </w:rPr>
        <w:t>.</w:t>
      </w:r>
    </w:p>
    <w:p w14:paraId="77003DE2" w14:textId="77777777" w:rsidR="00982349" w:rsidRPr="00A009AD" w:rsidRDefault="00982349" w:rsidP="00FC2FEF">
      <w:pPr>
        <w:ind w:firstLine="567"/>
        <w:jc w:val="both"/>
        <w:rPr>
          <w:sz w:val="28"/>
          <w:szCs w:val="28"/>
        </w:rPr>
      </w:pPr>
      <w:r w:rsidRPr="00A009AD">
        <w:rPr>
          <w:sz w:val="28"/>
          <w:szCs w:val="28"/>
        </w:rPr>
        <w:t>Оценка по критерию «Цена договора» рассчитывается по следующей формуле:</w:t>
      </w:r>
    </w:p>
    <w:p w14:paraId="5F530C79" w14:textId="77777777" w:rsidR="00982349" w:rsidRPr="00A009AD" w:rsidRDefault="00982349" w:rsidP="00982349">
      <w:pPr>
        <w:rPr>
          <w:sz w:val="28"/>
          <w:szCs w:val="28"/>
        </w:rPr>
      </w:pPr>
    </w:p>
    <w:tbl>
      <w:tblPr>
        <w:tblW w:w="0" w:type="auto"/>
        <w:jc w:val="center"/>
        <w:tblLayout w:type="fixed"/>
        <w:tblLook w:val="0000" w:firstRow="0" w:lastRow="0" w:firstColumn="0" w:lastColumn="0" w:noHBand="0" w:noVBand="0"/>
      </w:tblPr>
      <w:tblGrid>
        <w:gridCol w:w="1312"/>
        <w:gridCol w:w="1079"/>
        <w:gridCol w:w="1044"/>
      </w:tblGrid>
      <w:tr w:rsidR="00982349" w:rsidRPr="007E7B94" w14:paraId="0527B3D8" w14:textId="77777777" w:rsidTr="00970FA8">
        <w:trPr>
          <w:cantSplit/>
          <w:trHeight w:val="272"/>
          <w:jc w:val="center"/>
        </w:trPr>
        <w:tc>
          <w:tcPr>
            <w:tcW w:w="1312" w:type="dxa"/>
            <w:vMerge w:val="restart"/>
            <w:shd w:val="clear" w:color="auto" w:fill="auto"/>
            <w:vAlign w:val="center"/>
          </w:tcPr>
          <w:p w14:paraId="10126416" w14:textId="16C0967D" w:rsidR="00982349" w:rsidRPr="00A009AD" w:rsidRDefault="00982349" w:rsidP="00970FA8">
            <w:pPr>
              <w:pStyle w:val="af7"/>
              <w:spacing w:before="0" w:beforeAutospacing="0" w:after="0" w:afterAutospacing="0"/>
              <w:jc w:val="right"/>
              <w:rPr>
                <w:sz w:val="28"/>
                <w:szCs w:val="28"/>
              </w:rPr>
            </w:pPr>
            <w:r w:rsidRPr="00A009AD">
              <w:rPr>
                <w:bCs/>
                <w:sz w:val="28"/>
                <w:szCs w:val="28"/>
              </w:rPr>
              <w:t>БЦ</w:t>
            </w:r>
            <w:r w:rsidRPr="00A009AD">
              <w:rPr>
                <w:bCs/>
                <w:sz w:val="28"/>
                <w:szCs w:val="28"/>
                <w:vertAlign w:val="subscript"/>
                <w:lang w:val="en-US"/>
              </w:rPr>
              <w:t>i</w:t>
            </w:r>
            <w:r w:rsidRPr="00A009AD">
              <w:rPr>
                <w:sz w:val="28"/>
                <w:szCs w:val="28"/>
              </w:rPr>
              <w:t xml:space="preserve"> =</w:t>
            </w:r>
          </w:p>
        </w:tc>
        <w:tc>
          <w:tcPr>
            <w:tcW w:w="1079" w:type="dxa"/>
            <w:tcBorders>
              <w:bottom w:val="single" w:sz="4" w:space="0" w:color="auto"/>
            </w:tcBorders>
            <w:shd w:val="clear" w:color="auto" w:fill="auto"/>
          </w:tcPr>
          <w:p w14:paraId="2C966993" w14:textId="77777777" w:rsidR="00982349" w:rsidRPr="00A009AD" w:rsidRDefault="00982349" w:rsidP="00970FA8">
            <w:pPr>
              <w:pStyle w:val="af7"/>
              <w:spacing w:before="0" w:beforeAutospacing="0" w:after="0" w:afterAutospacing="0"/>
              <w:ind w:hanging="33"/>
              <w:jc w:val="center"/>
              <w:rPr>
                <w:sz w:val="28"/>
                <w:szCs w:val="28"/>
              </w:rPr>
            </w:pPr>
            <w:r w:rsidRPr="00A009AD">
              <w:rPr>
                <w:sz w:val="28"/>
                <w:szCs w:val="28"/>
              </w:rPr>
              <w:t>Ц</w:t>
            </w:r>
            <w:r w:rsidRPr="00A009AD">
              <w:rPr>
                <w:sz w:val="28"/>
                <w:szCs w:val="28"/>
                <w:vertAlign w:val="subscript"/>
              </w:rPr>
              <w:t xml:space="preserve"> </w:t>
            </w:r>
            <w:r w:rsidRPr="00A009AD">
              <w:rPr>
                <w:sz w:val="28"/>
                <w:szCs w:val="28"/>
                <w:vertAlign w:val="subscript"/>
                <w:lang w:val="en-US"/>
              </w:rPr>
              <w:t>min</w:t>
            </w:r>
            <w:r w:rsidRPr="00A009AD">
              <w:rPr>
                <w:sz w:val="28"/>
                <w:szCs w:val="28"/>
                <w:vertAlign w:val="subscript"/>
              </w:rPr>
              <w:t xml:space="preserve"> </w:t>
            </w:r>
            <w:r w:rsidRPr="00A009AD">
              <w:rPr>
                <w:sz w:val="28"/>
                <w:szCs w:val="28"/>
              </w:rPr>
              <w:t xml:space="preserve"> </w:t>
            </w:r>
          </w:p>
        </w:tc>
        <w:tc>
          <w:tcPr>
            <w:tcW w:w="1044" w:type="dxa"/>
            <w:vMerge w:val="restart"/>
            <w:shd w:val="clear" w:color="auto" w:fill="auto"/>
            <w:vAlign w:val="center"/>
          </w:tcPr>
          <w:p w14:paraId="215CEE1E" w14:textId="6A00DE2B" w:rsidR="00982349" w:rsidRPr="00A009AD" w:rsidRDefault="00982349" w:rsidP="00970FA8">
            <w:pPr>
              <w:pStyle w:val="af7"/>
              <w:spacing w:before="0" w:beforeAutospacing="0" w:after="0" w:afterAutospacing="0"/>
              <w:rPr>
                <w:sz w:val="28"/>
                <w:szCs w:val="28"/>
              </w:rPr>
            </w:pPr>
            <w:r w:rsidRPr="00A009AD">
              <w:rPr>
                <w:bCs/>
                <w:sz w:val="28"/>
                <w:szCs w:val="28"/>
              </w:rPr>
              <w:t xml:space="preserve">* </w:t>
            </w:r>
            <w:r w:rsidR="00FC2FEF">
              <w:rPr>
                <w:bCs/>
                <w:sz w:val="28"/>
                <w:szCs w:val="28"/>
              </w:rPr>
              <w:t>100</w:t>
            </w:r>
          </w:p>
        </w:tc>
      </w:tr>
      <w:tr w:rsidR="00982349" w:rsidRPr="007E7B94" w14:paraId="7C941C87" w14:textId="77777777" w:rsidTr="00970FA8">
        <w:trPr>
          <w:cantSplit/>
          <w:trHeight w:val="161"/>
          <w:jc w:val="center"/>
        </w:trPr>
        <w:tc>
          <w:tcPr>
            <w:tcW w:w="1312" w:type="dxa"/>
            <w:vMerge/>
            <w:shd w:val="clear" w:color="auto" w:fill="auto"/>
          </w:tcPr>
          <w:p w14:paraId="5F2B08C2" w14:textId="77777777" w:rsidR="00982349" w:rsidRPr="00A009AD" w:rsidRDefault="00982349" w:rsidP="00970FA8">
            <w:pPr>
              <w:pStyle w:val="af7"/>
              <w:spacing w:before="0" w:beforeAutospacing="0" w:after="0" w:afterAutospacing="0"/>
              <w:ind w:firstLine="709"/>
              <w:rPr>
                <w:sz w:val="28"/>
                <w:szCs w:val="28"/>
              </w:rPr>
            </w:pPr>
          </w:p>
        </w:tc>
        <w:tc>
          <w:tcPr>
            <w:tcW w:w="1079" w:type="dxa"/>
            <w:tcBorders>
              <w:top w:val="single" w:sz="4" w:space="0" w:color="auto"/>
            </w:tcBorders>
            <w:shd w:val="clear" w:color="auto" w:fill="auto"/>
          </w:tcPr>
          <w:p w14:paraId="10FBE986" w14:textId="77777777" w:rsidR="00982349" w:rsidRPr="00A009AD" w:rsidRDefault="00982349" w:rsidP="00970FA8">
            <w:pPr>
              <w:pStyle w:val="af7"/>
              <w:spacing w:before="0" w:beforeAutospacing="0" w:after="0" w:afterAutospacing="0"/>
              <w:ind w:firstLine="108"/>
              <w:jc w:val="center"/>
              <w:rPr>
                <w:sz w:val="28"/>
                <w:szCs w:val="28"/>
              </w:rPr>
            </w:pPr>
            <w:r w:rsidRPr="00A009AD">
              <w:rPr>
                <w:sz w:val="28"/>
                <w:szCs w:val="28"/>
              </w:rPr>
              <w:t>Ц</w:t>
            </w:r>
            <w:r w:rsidRPr="00A009AD">
              <w:rPr>
                <w:sz w:val="28"/>
                <w:szCs w:val="28"/>
                <w:vertAlign w:val="subscript"/>
              </w:rPr>
              <w:t xml:space="preserve"> </w:t>
            </w:r>
            <w:r w:rsidRPr="00A009AD">
              <w:rPr>
                <w:sz w:val="28"/>
                <w:szCs w:val="28"/>
                <w:vertAlign w:val="subscript"/>
                <w:lang w:val="en-US"/>
              </w:rPr>
              <w:t>i</w:t>
            </w:r>
          </w:p>
        </w:tc>
        <w:tc>
          <w:tcPr>
            <w:tcW w:w="1044" w:type="dxa"/>
            <w:vMerge/>
            <w:shd w:val="clear" w:color="auto" w:fill="auto"/>
          </w:tcPr>
          <w:p w14:paraId="2B3A7480" w14:textId="77777777" w:rsidR="00982349" w:rsidRPr="00A009AD" w:rsidRDefault="00982349" w:rsidP="00970FA8">
            <w:pPr>
              <w:pStyle w:val="af7"/>
              <w:spacing w:before="0" w:beforeAutospacing="0" w:after="0" w:afterAutospacing="0"/>
              <w:ind w:firstLine="709"/>
              <w:rPr>
                <w:sz w:val="28"/>
                <w:szCs w:val="28"/>
              </w:rPr>
            </w:pPr>
          </w:p>
        </w:tc>
      </w:tr>
    </w:tbl>
    <w:p w14:paraId="59175290" w14:textId="77777777" w:rsidR="00982349" w:rsidRPr="00A009AD" w:rsidRDefault="00982349" w:rsidP="00982349">
      <w:pPr>
        <w:pStyle w:val="af7"/>
        <w:tabs>
          <w:tab w:val="left" w:pos="0"/>
          <w:tab w:val="left" w:pos="1062"/>
          <w:tab w:val="left" w:pos="1985"/>
          <w:tab w:val="left" w:pos="2268"/>
        </w:tabs>
        <w:spacing w:before="0" w:beforeAutospacing="0" w:after="0" w:afterAutospacing="0"/>
        <w:ind w:firstLine="709"/>
        <w:jc w:val="both"/>
        <w:rPr>
          <w:sz w:val="28"/>
          <w:szCs w:val="28"/>
        </w:rPr>
      </w:pPr>
    </w:p>
    <w:p w14:paraId="6EC75153" w14:textId="77777777" w:rsidR="00982349" w:rsidRPr="00A009AD" w:rsidRDefault="00982349" w:rsidP="00982349">
      <w:pPr>
        <w:pStyle w:val="af7"/>
        <w:tabs>
          <w:tab w:val="left" w:pos="0"/>
          <w:tab w:val="left" w:pos="1062"/>
          <w:tab w:val="left" w:pos="1985"/>
          <w:tab w:val="left" w:pos="2268"/>
        </w:tabs>
        <w:spacing w:before="0" w:beforeAutospacing="0" w:after="0" w:afterAutospacing="0"/>
        <w:ind w:firstLine="709"/>
        <w:jc w:val="both"/>
        <w:rPr>
          <w:sz w:val="28"/>
          <w:szCs w:val="28"/>
        </w:rPr>
      </w:pPr>
      <w:r w:rsidRPr="00A009AD">
        <w:rPr>
          <w:sz w:val="28"/>
          <w:szCs w:val="28"/>
        </w:rPr>
        <w:t xml:space="preserve">где: </w:t>
      </w:r>
      <w:r w:rsidRPr="00A009AD">
        <w:rPr>
          <w:sz w:val="28"/>
          <w:szCs w:val="28"/>
          <w:lang w:val="en-US"/>
        </w:rPr>
        <w:t> </w:t>
      </w:r>
    </w:p>
    <w:p w14:paraId="1443D050" w14:textId="7C4DF03C" w:rsidR="00982349" w:rsidRPr="00A009AD" w:rsidRDefault="00982349" w:rsidP="00982349">
      <w:pPr>
        <w:pStyle w:val="af7"/>
        <w:tabs>
          <w:tab w:val="left" w:pos="0"/>
          <w:tab w:val="left" w:pos="1062"/>
          <w:tab w:val="left" w:pos="1985"/>
          <w:tab w:val="left" w:pos="2268"/>
        </w:tabs>
        <w:spacing w:before="0" w:beforeAutospacing="0" w:after="0" w:afterAutospacing="0"/>
        <w:ind w:firstLine="709"/>
        <w:jc w:val="both"/>
        <w:rPr>
          <w:sz w:val="28"/>
          <w:szCs w:val="28"/>
        </w:rPr>
      </w:pPr>
      <w:r w:rsidRPr="00A009AD">
        <w:rPr>
          <w:bCs/>
          <w:sz w:val="28"/>
          <w:szCs w:val="28"/>
        </w:rPr>
        <w:t>БЦ</w:t>
      </w:r>
      <w:r w:rsidRPr="00A009AD">
        <w:rPr>
          <w:bCs/>
          <w:sz w:val="28"/>
          <w:szCs w:val="28"/>
          <w:vertAlign w:val="subscript"/>
          <w:lang w:val="en-US"/>
        </w:rPr>
        <w:t>i</w:t>
      </w:r>
      <w:r w:rsidRPr="00A009AD">
        <w:rPr>
          <w:bCs/>
          <w:sz w:val="28"/>
          <w:szCs w:val="28"/>
          <w:vertAlign w:val="subscript"/>
        </w:rPr>
        <w:t xml:space="preserve"> </w:t>
      </w:r>
      <w:r w:rsidRPr="00A009AD">
        <w:rPr>
          <w:bCs/>
          <w:sz w:val="28"/>
          <w:szCs w:val="28"/>
        </w:rPr>
        <w:t xml:space="preserve">– </w:t>
      </w:r>
      <w:r w:rsidRPr="00A009AD">
        <w:rPr>
          <w:sz w:val="28"/>
          <w:szCs w:val="28"/>
        </w:rPr>
        <w:t>оценка по критерию «</w:t>
      </w:r>
      <w:r w:rsidR="00FC2FEF">
        <w:rPr>
          <w:sz w:val="28"/>
          <w:szCs w:val="28"/>
        </w:rPr>
        <w:t>Ц</w:t>
      </w:r>
      <w:r w:rsidRPr="00A009AD">
        <w:rPr>
          <w:sz w:val="28"/>
          <w:szCs w:val="28"/>
        </w:rPr>
        <w:t xml:space="preserve">ена </w:t>
      </w:r>
      <w:r w:rsidRPr="00A009AD">
        <w:rPr>
          <w:bCs/>
          <w:sz w:val="28"/>
          <w:szCs w:val="28"/>
        </w:rPr>
        <w:t>договора</w:t>
      </w:r>
      <w:r w:rsidRPr="00A009AD">
        <w:rPr>
          <w:sz w:val="28"/>
          <w:szCs w:val="28"/>
        </w:rPr>
        <w:t xml:space="preserve">» </w:t>
      </w:r>
      <w:r w:rsidRPr="00A009AD">
        <w:rPr>
          <w:sz w:val="28"/>
          <w:szCs w:val="28"/>
          <w:lang w:val="en-US"/>
        </w:rPr>
        <w:t>i</w:t>
      </w:r>
      <w:r w:rsidRPr="00A009AD">
        <w:rPr>
          <w:sz w:val="28"/>
          <w:szCs w:val="28"/>
        </w:rPr>
        <w:t>-го участника закупки, баллы</w:t>
      </w:r>
      <w:r w:rsidR="00FC2FEF">
        <w:rPr>
          <w:sz w:val="28"/>
          <w:szCs w:val="28"/>
        </w:rPr>
        <w:t>.</w:t>
      </w:r>
    </w:p>
    <w:p w14:paraId="089B372D" w14:textId="761027C3" w:rsidR="00982349" w:rsidRPr="00FC2FEF" w:rsidRDefault="00982349" w:rsidP="00982349">
      <w:pPr>
        <w:pStyle w:val="af7"/>
        <w:tabs>
          <w:tab w:val="left" w:pos="0"/>
          <w:tab w:val="left" w:pos="1062"/>
          <w:tab w:val="left" w:pos="1134"/>
          <w:tab w:val="left" w:pos="1276"/>
          <w:tab w:val="left" w:pos="1843"/>
          <w:tab w:val="left" w:pos="2268"/>
        </w:tabs>
        <w:spacing w:before="0" w:beforeAutospacing="0" w:after="0" w:afterAutospacing="0"/>
        <w:ind w:firstLine="709"/>
        <w:jc w:val="both"/>
        <w:rPr>
          <w:sz w:val="28"/>
          <w:szCs w:val="28"/>
        </w:rPr>
      </w:pPr>
      <w:r w:rsidRPr="00A009AD">
        <w:rPr>
          <w:bCs/>
          <w:sz w:val="28"/>
          <w:szCs w:val="28"/>
        </w:rPr>
        <w:t>Ц</w:t>
      </w:r>
      <w:r w:rsidRPr="00A009AD">
        <w:rPr>
          <w:bCs/>
          <w:sz w:val="28"/>
          <w:szCs w:val="28"/>
          <w:vertAlign w:val="subscript"/>
          <w:lang w:val="en-US"/>
        </w:rPr>
        <w:t>i</w:t>
      </w:r>
      <w:r w:rsidRPr="00A009AD">
        <w:rPr>
          <w:sz w:val="28"/>
          <w:szCs w:val="28"/>
        </w:rPr>
        <w:t xml:space="preserve"> </w:t>
      </w:r>
      <w:r w:rsidRPr="00A009AD">
        <w:rPr>
          <w:bCs/>
          <w:sz w:val="28"/>
          <w:szCs w:val="28"/>
        </w:rPr>
        <w:tab/>
        <w:t xml:space="preserve">– </w:t>
      </w:r>
      <w:r w:rsidRPr="00A009AD">
        <w:rPr>
          <w:bCs/>
          <w:sz w:val="28"/>
          <w:szCs w:val="28"/>
        </w:rPr>
        <w:tab/>
        <w:t xml:space="preserve">предложение участника закупки о цене договора, указанной в заявке </w:t>
      </w:r>
      <w:r w:rsidRPr="00A009AD">
        <w:rPr>
          <w:sz w:val="28"/>
          <w:szCs w:val="28"/>
          <w:lang w:val="en-US"/>
        </w:rPr>
        <w:t>i</w:t>
      </w:r>
      <w:r w:rsidRPr="00A009AD">
        <w:rPr>
          <w:sz w:val="28"/>
          <w:szCs w:val="28"/>
        </w:rPr>
        <w:t xml:space="preserve">-го участника закупки, приведенное к единому базису </w:t>
      </w:r>
      <w:r w:rsidRPr="00FC2FEF">
        <w:rPr>
          <w:sz w:val="28"/>
          <w:szCs w:val="28"/>
        </w:rPr>
        <w:t>сравнения ценовых предложений, руб.</w:t>
      </w:r>
    </w:p>
    <w:p w14:paraId="76FDAFA8" w14:textId="147BB266" w:rsidR="00982349" w:rsidRPr="00FC2FEF" w:rsidRDefault="00982349" w:rsidP="00982349">
      <w:pPr>
        <w:pStyle w:val="afff2"/>
        <w:widowControl w:val="0"/>
        <w:shd w:val="clear" w:color="auto" w:fill="FFFFFF"/>
        <w:tabs>
          <w:tab w:val="left" w:pos="567"/>
          <w:tab w:val="left" w:pos="1276"/>
        </w:tabs>
        <w:spacing w:after="0" w:line="240" w:lineRule="auto"/>
        <w:ind w:left="0" w:firstLine="709"/>
        <w:jc w:val="both"/>
        <w:rPr>
          <w:rFonts w:ascii="Times New Roman" w:hAnsi="Times New Roman"/>
          <w:sz w:val="28"/>
          <w:szCs w:val="28"/>
        </w:rPr>
      </w:pPr>
      <w:r w:rsidRPr="00FC2FEF">
        <w:rPr>
          <w:rFonts w:ascii="Times New Roman" w:hAnsi="Times New Roman"/>
          <w:bCs/>
          <w:sz w:val="28"/>
          <w:szCs w:val="28"/>
        </w:rPr>
        <w:t>Ц</w:t>
      </w:r>
      <w:r w:rsidRPr="00FC2FEF">
        <w:rPr>
          <w:rFonts w:ascii="Times New Roman" w:hAnsi="Times New Roman"/>
          <w:bCs/>
          <w:sz w:val="28"/>
          <w:szCs w:val="28"/>
          <w:vertAlign w:val="subscript"/>
          <w:lang w:val="en-US"/>
        </w:rPr>
        <w:t>min</w:t>
      </w:r>
      <w:r w:rsidRPr="00FC2FEF">
        <w:rPr>
          <w:rFonts w:ascii="Times New Roman" w:hAnsi="Times New Roman"/>
          <w:sz w:val="28"/>
          <w:szCs w:val="28"/>
        </w:rPr>
        <w:t xml:space="preserve"> </w:t>
      </w:r>
      <w:r w:rsidRPr="00FC2FEF">
        <w:rPr>
          <w:rFonts w:ascii="Times New Roman" w:hAnsi="Times New Roman"/>
          <w:bCs/>
          <w:sz w:val="28"/>
          <w:szCs w:val="28"/>
        </w:rPr>
        <w:t xml:space="preserve">– </w:t>
      </w:r>
      <w:r w:rsidRPr="00FC2FEF">
        <w:rPr>
          <w:rFonts w:ascii="Times New Roman" w:hAnsi="Times New Roman"/>
          <w:sz w:val="28"/>
          <w:szCs w:val="28"/>
        </w:rPr>
        <w:t xml:space="preserve">минимальное </w:t>
      </w:r>
      <w:r w:rsidRPr="00FC2FEF">
        <w:rPr>
          <w:rFonts w:ascii="Times New Roman" w:hAnsi="Times New Roman"/>
          <w:bCs/>
          <w:sz w:val="28"/>
          <w:szCs w:val="28"/>
        </w:rPr>
        <w:t xml:space="preserve">предложение участника закупки о цене договора, указанной в заявке </w:t>
      </w:r>
      <w:r w:rsidRPr="00FC2FEF">
        <w:rPr>
          <w:rFonts w:ascii="Times New Roman" w:hAnsi="Times New Roman"/>
          <w:sz w:val="28"/>
          <w:szCs w:val="28"/>
        </w:rPr>
        <w:t>из представленных допущенными участниками закупки предложений, приведенное к единому базису сравнения ценовых предложений, руб.</w:t>
      </w:r>
    </w:p>
    <w:p w14:paraId="66E1BF22" w14:textId="77777777" w:rsidR="00982349" w:rsidRDefault="00982349" w:rsidP="00982349">
      <w:pPr>
        <w:pStyle w:val="afff2"/>
        <w:widowControl w:val="0"/>
        <w:shd w:val="clear" w:color="auto" w:fill="FFFFFF"/>
        <w:tabs>
          <w:tab w:val="left" w:pos="567"/>
          <w:tab w:val="left" w:pos="1276"/>
        </w:tabs>
        <w:spacing w:after="0" w:line="240" w:lineRule="auto"/>
        <w:ind w:left="0" w:firstLine="709"/>
        <w:jc w:val="both"/>
        <w:rPr>
          <w:rFonts w:ascii="Times New Roman" w:hAnsi="Times New Roman"/>
          <w:sz w:val="28"/>
          <w:szCs w:val="28"/>
        </w:rPr>
      </w:pPr>
    </w:p>
    <w:p w14:paraId="03D28564" w14:textId="1FA56DD4" w:rsidR="00415448" w:rsidRPr="00AE45C4" w:rsidRDefault="00265679" w:rsidP="00415448">
      <w:pPr>
        <w:pStyle w:val="afff2"/>
        <w:widowControl w:val="0"/>
        <w:numPr>
          <w:ilvl w:val="1"/>
          <w:numId w:val="18"/>
        </w:numPr>
        <w:shd w:val="clear" w:color="auto" w:fill="FFFFFF"/>
        <w:tabs>
          <w:tab w:val="left" w:pos="567"/>
          <w:tab w:val="left" w:pos="1276"/>
        </w:tabs>
        <w:spacing w:after="0" w:line="240" w:lineRule="auto"/>
        <w:ind w:left="0" w:firstLine="709"/>
        <w:jc w:val="both"/>
        <w:rPr>
          <w:sz w:val="28"/>
          <w:szCs w:val="28"/>
        </w:rPr>
      </w:pPr>
      <w:r>
        <w:rPr>
          <w:rFonts w:ascii="Times New Roman" w:hAnsi="Times New Roman"/>
          <w:bCs/>
          <w:sz w:val="28"/>
          <w:szCs w:val="28"/>
        </w:rPr>
        <w:t>Порядок определения Итогового рейтинга заявки</w:t>
      </w:r>
    </w:p>
    <w:p w14:paraId="21FFDE00" w14:textId="77777777" w:rsidR="00265679" w:rsidRDefault="00265679" w:rsidP="00265679">
      <w:pPr>
        <w:pStyle w:val="af7"/>
        <w:tabs>
          <w:tab w:val="left" w:pos="0"/>
          <w:tab w:val="left" w:pos="1062"/>
          <w:tab w:val="left" w:pos="1701"/>
          <w:tab w:val="left" w:pos="1985"/>
        </w:tabs>
        <w:spacing w:before="0" w:beforeAutospacing="0" w:after="0" w:afterAutospacing="0"/>
        <w:ind w:right="68" w:firstLine="720"/>
        <w:jc w:val="both"/>
        <w:rPr>
          <w:bCs/>
          <w:sz w:val="28"/>
          <w:szCs w:val="28"/>
        </w:rPr>
      </w:pPr>
    </w:p>
    <w:p w14:paraId="27590FFA" w14:textId="6DEF663D" w:rsidR="00265679" w:rsidRPr="00265679" w:rsidRDefault="00265679" w:rsidP="00265679">
      <w:pPr>
        <w:pStyle w:val="af7"/>
        <w:tabs>
          <w:tab w:val="left" w:pos="0"/>
          <w:tab w:val="left" w:pos="1062"/>
          <w:tab w:val="left" w:pos="1701"/>
          <w:tab w:val="left" w:pos="1985"/>
        </w:tabs>
        <w:spacing w:before="0" w:beforeAutospacing="0" w:after="0" w:afterAutospacing="0"/>
        <w:ind w:right="68" w:firstLine="720"/>
        <w:jc w:val="both"/>
        <w:rPr>
          <w:bCs/>
          <w:sz w:val="28"/>
          <w:szCs w:val="28"/>
        </w:rPr>
      </w:pPr>
      <w:r w:rsidRPr="00265679">
        <w:rPr>
          <w:bCs/>
          <w:sz w:val="28"/>
          <w:szCs w:val="28"/>
        </w:rPr>
        <w:t>Итоговый рейтинг заявки (Final application rating (</w:t>
      </w:r>
      <w:r w:rsidRPr="00265679">
        <w:rPr>
          <w:bCs/>
          <w:sz w:val="28"/>
          <w:szCs w:val="28"/>
          <w:lang w:val="en-US"/>
        </w:rPr>
        <w:t>FAR</w:t>
      </w:r>
      <w:r w:rsidRPr="00265679">
        <w:rPr>
          <w:bCs/>
          <w:sz w:val="28"/>
          <w:szCs w:val="28"/>
        </w:rPr>
        <w:t xml:space="preserve">)) определяется по формуле: </w:t>
      </w:r>
    </w:p>
    <w:p w14:paraId="1EC6C05D" w14:textId="14323091" w:rsidR="00265679" w:rsidRPr="00265679" w:rsidRDefault="00265679" w:rsidP="00265679">
      <w:pPr>
        <w:pStyle w:val="af7"/>
        <w:tabs>
          <w:tab w:val="left" w:pos="0"/>
          <w:tab w:val="left" w:pos="1062"/>
          <w:tab w:val="left" w:pos="1701"/>
          <w:tab w:val="left" w:pos="1985"/>
        </w:tabs>
        <w:spacing w:before="0" w:beforeAutospacing="0" w:after="0" w:afterAutospacing="0"/>
        <w:ind w:right="68" w:firstLine="720"/>
        <w:jc w:val="both"/>
        <w:rPr>
          <w:bCs/>
          <w:sz w:val="28"/>
          <w:szCs w:val="28"/>
        </w:rPr>
      </w:pPr>
      <w:r w:rsidRPr="00265679">
        <w:rPr>
          <w:sz w:val="28"/>
          <w:szCs w:val="28"/>
          <w:lang w:val="en-US"/>
        </w:rPr>
        <w:t>FAR</w:t>
      </w:r>
      <w:r w:rsidRPr="00265679">
        <w:rPr>
          <w:bCs/>
          <w:sz w:val="28"/>
          <w:szCs w:val="28"/>
          <w:vertAlign w:val="subscript"/>
          <w:lang w:val="en-US"/>
        </w:rPr>
        <w:t>i</w:t>
      </w:r>
      <w:r w:rsidRPr="00265679">
        <w:rPr>
          <w:bCs/>
          <w:sz w:val="28"/>
          <w:szCs w:val="28"/>
          <w:vertAlign w:val="subscript"/>
        </w:rPr>
        <w:t xml:space="preserve"> </w:t>
      </w:r>
      <w:r w:rsidRPr="00265679">
        <w:rPr>
          <w:bCs/>
          <w:sz w:val="28"/>
          <w:szCs w:val="28"/>
        </w:rPr>
        <w:t xml:space="preserve">= </w:t>
      </w:r>
      <w:r w:rsidRPr="00265679">
        <w:rPr>
          <w:sz w:val="28"/>
          <w:szCs w:val="28"/>
          <w:lang w:val="en-US"/>
        </w:rPr>
        <w:t>R</w:t>
      </w:r>
      <w:r w:rsidRPr="00265679">
        <w:rPr>
          <w:bCs/>
          <w:sz w:val="28"/>
          <w:szCs w:val="28"/>
          <w:vertAlign w:val="subscript"/>
          <w:lang w:val="en-US"/>
        </w:rPr>
        <w:t>i</w:t>
      </w:r>
      <w:r w:rsidRPr="00265679">
        <w:rPr>
          <w:bCs/>
          <w:sz w:val="28"/>
          <w:szCs w:val="28"/>
        </w:rPr>
        <w:t xml:space="preserve"> – </w:t>
      </w:r>
      <w:r w:rsidRPr="00265679">
        <w:rPr>
          <w:bCs/>
          <w:sz w:val="28"/>
          <w:szCs w:val="28"/>
          <w:lang w:val="en-US"/>
        </w:rPr>
        <w:t>BR</w:t>
      </w:r>
      <w:r w:rsidRPr="00265679">
        <w:rPr>
          <w:bCs/>
          <w:sz w:val="28"/>
          <w:szCs w:val="28"/>
          <w:vertAlign w:val="subscript"/>
          <w:lang w:val="en-US"/>
        </w:rPr>
        <w:t>i</w:t>
      </w:r>
    </w:p>
    <w:p w14:paraId="49CE81C2" w14:textId="77777777" w:rsidR="00265679" w:rsidRPr="00265679" w:rsidRDefault="00265679" w:rsidP="00265679">
      <w:pPr>
        <w:pStyle w:val="af7"/>
        <w:spacing w:before="0" w:beforeAutospacing="0" w:after="0" w:afterAutospacing="0"/>
        <w:ind w:firstLine="720"/>
        <w:jc w:val="both"/>
        <w:rPr>
          <w:bCs/>
          <w:sz w:val="28"/>
          <w:szCs w:val="28"/>
        </w:rPr>
      </w:pPr>
      <w:r w:rsidRPr="00265679">
        <w:rPr>
          <w:bCs/>
          <w:sz w:val="28"/>
          <w:szCs w:val="28"/>
        </w:rPr>
        <w:t>где:</w:t>
      </w:r>
    </w:p>
    <w:p w14:paraId="1254BE61" w14:textId="647DEEA2" w:rsidR="00265679" w:rsidRPr="00265679" w:rsidRDefault="00265679" w:rsidP="00265679">
      <w:pPr>
        <w:pStyle w:val="af7"/>
        <w:spacing w:before="0" w:beforeAutospacing="0" w:after="0" w:afterAutospacing="0"/>
        <w:ind w:firstLine="720"/>
        <w:jc w:val="both"/>
        <w:rPr>
          <w:bCs/>
          <w:sz w:val="28"/>
          <w:szCs w:val="28"/>
        </w:rPr>
      </w:pPr>
      <w:r w:rsidRPr="00265679">
        <w:rPr>
          <w:sz w:val="28"/>
          <w:szCs w:val="28"/>
          <w:lang w:val="en-US"/>
        </w:rPr>
        <w:t>FAR</w:t>
      </w:r>
      <w:r w:rsidRPr="00265679">
        <w:rPr>
          <w:bCs/>
          <w:sz w:val="28"/>
          <w:szCs w:val="28"/>
          <w:vertAlign w:val="subscript"/>
          <w:lang w:val="en-US"/>
        </w:rPr>
        <w:t>i</w:t>
      </w:r>
      <w:r w:rsidRPr="00265679">
        <w:rPr>
          <w:bCs/>
          <w:sz w:val="28"/>
          <w:szCs w:val="28"/>
        </w:rPr>
        <w:t xml:space="preserve"> – Итоговый рейтинг заявки в баллах i-го участника закупки</w:t>
      </w:r>
      <w:r>
        <w:rPr>
          <w:bCs/>
          <w:sz w:val="28"/>
          <w:szCs w:val="28"/>
        </w:rPr>
        <w:t>.</w:t>
      </w:r>
    </w:p>
    <w:p w14:paraId="58184CFA" w14:textId="4E38B363" w:rsidR="00265679" w:rsidRPr="00265679" w:rsidRDefault="00265679" w:rsidP="00265679">
      <w:pPr>
        <w:pStyle w:val="af7"/>
        <w:spacing w:before="0" w:beforeAutospacing="0" w:after="0" w:afterAutospacing="0"/>
        <w:ind w:firstLine="720"/>
        <w:jc w:val="both"/>
        <w:rPr>
          <w:bCs/>
          <w:sz w:val="28"/>
          <w:szCs w:val="28"/>
        </w:rPr>
      </w:pPr>
      <w:r w:rsidRPr="00265679">
        <w:rPr>
          <w:bCs/>
          <w:sz w:val="28"/>
          <w:szCs w:val="28"/>
          <w:lang w:val="en-US"/>
        </w:rPr>
        <w:t>R</w:t>
      </w:r>
      <w:r w:rsidRPr="00265679">
        <w:rPr>
          <w:bCs/>
          <w:sz w:val="28"/>
          <w:szCs w:val="28"/>
          <w:vertAlign w:val="subscript"/>
          <w:lang w:val="en-US"/>
        </w:rPr>
        <w:t>i</w:t>
      </w:r>
      <w:r w:rsidRPr="00265679">
        <w:rPr>
          <w:bCs/>
          <w:sz w:val="28"/>
          <w:szCs w:val="28"/>
        </w:rPr>
        <w:t xml:space="preserve"> – Рейтинг заявки участника закупки в баллах, полученный по результатам оценки по критериям (подкритериям) с учетом значимости (веса) данных критериев (подкритериев), i-го участника закупки</w:t>
      </w:r>
      <w:r>
        <w:rPr>
          <w:bCs/>
          <w:sz w:val="28"/>
          <w:szCs w:val="28"/>
        </w:rPr>
        <w:t>.</w:t>
      </w:r>
    </w:p>
    <w:p w14:paraId="2F1933AB" w14:textId="374E066F" w:rsidR="00415448" w:rsidRPr="00265679" w:rsidRDefault="00265679" w:rsidP="00265679">
      <w:pPr>
        <w:pStyle w:val="afff2"/>
        <w:ind w:left="0" w:right="-29" w:firstLine="720"/>
        <w:jc w:val="both"/>
        <w:rPr>
          <w:rFonts w:ascii="Times New Roman" w:hAnsi="Times New Roman"/>
          <w:sz w:val="28"/>
          <w:szCs w:val="28"/>
        </w:rPr>
      </w:pPr>
      <w:r w:rsidRPr="00265679">
        <w:rPr>
          <w:rFonts w:ascii="Times New Roman" w:hAnsi="Times New Roman"/>
          <w:bCs/>
          <w:sz w:val="28"/>
          <w:szCs w:val="28"/>
          <w:lang w:val="en-US"/>
        </w:rPr>
        <w:t>BR</w:t>
      </w:r>
      <w:r w:rsidRPr="00265679">
        <w:rPr>
          <w:rFonts w:ascii="Times New Roman" w:hAnsi="Times New Roman"/>
          <w:bCs/>
          <w:sz w:val="28"/>
          <w:szCs w:val="28"/>
          <w:vertAlign w:val="subscript"/>
          <w:lang w:val="en-US"/>
        </w:rPr>
        <w:t>i</w:t>
      </w:r>
      <w:r w:rsidRPr="00265679">
        <w:rPr>
          <w:rFonts w:ascii="Times New Roman" w:hAnsi="Times New Roman"/>
          <w:bCs/>
          <w:sz w:val="28"/>
          <w:szCs w:val="28"/>
        </w:rPr>
        <w:t xml:space="preserve"> – значение деловой репутации в баллах i-го участника закупки, рассчитанное по формуле:</w:t>
      </w:r>
    </w:p>
    <w:tbl>
      <w:tblPr>
        <w:tblW w:w="10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56"/>
        <w:gridCol w:w="1417"/>
      </w:tblGrid>
      <w:tr w:rsidR="00265679" w:rsidRPr="008A43FF" w14:paraId="067E0ADC" w14:textId="77777777" w:rsidTr="00970FA8">
        <w:trPr>
          <w:jc w:val="center"/>
        </w:trPr>
        <w:tc>
          <w:tcPr>
            <w:tcW w:w="8656" w:type="dxa"/>
          </w:tcPr>
          <w:p w14:paraId="53A16891" w14:textId="77777777" w:rsidR="00265679" w:rsidRPr="008A43FF" w:rsidRDefault="00265679" w:rsidP="00970FA8">
            <w:pPr>
              <w:spacing w:before="60" w:after="60"/>
              <w:ind w:firstLine="709"/>
              <w:jc w:val="center"/>
            </w:pPr>
            <w:r>
              <w:rPr>
                <w:bCs/>
              </w:rPr>
              <w:t>З</w:t>
            </w:r>
            <w:r w:rsidRPr="00AC14E2">
              <w:rPr>
                <w:bCs/>
              </w:rPr>
              <w:t>начение деловой репутации (</w:t>
            </w:r>
            <w:r w:rsidRPr="00AC14E2">
              <w:rPr>
                <w:bCs/>
                <w:lang w:val="en-US"/>
              </w:rPr>
              <w:t>B</w:t>
            </w:r>
            <w:r w:rsidRPr="00AC14E2">
              <w:rPr>
                <w:bCs/>
              </w:rPr>
              <w:t>usiness reputation (</w:t>
            </w:r>
            <w:r w:rsidRPr="00AC14E2">
              <w:rPr>
                <w:bCs/>
                <w:lang w:val="en-US"/>
              </w:rPr>
              <w:t>BR</w:t>
            </w:r>
            <w:r w:rsidRPr="00AC14E2">
              <w:rPr>
                <w:bCs/>
              </w:rPr>
              <w:t>)</w:t>
            </w:r>
            <w:r>
              <w:rPr>
                <w:bCs/>
              </w:rPr>
              <w:t>)</w:t>
            </w:r>
          </w:p>
        </w:tc>
        <w:tc>
          <w:tcPr>
            <w:tcW w:w="1417" w:type="dxa"/>
          </w:tcPr>
          <w:p w14:paraId="72356C06" w14:textId="77777777" w:rsidR="00265679" w:rsidRPr="008A43FF" w:rsidRDefault="00265679" w:rsidP="00970FA8">
            <w:pPr>
              <w:spacing w:before="60" w:after="60"/>
              <w:ind w:firstLine="34"/>
              <w:jc w:val="center"/>
            </w:pPr>
            <w:r w:rsidRPr="008A43FF">
              <w:t>Баллы</w:t>
            </w:r>
          </w:p>
        </w:tc>
      </w:tr>
      <w:tr w:rsidR="00265679" w:rsidRPr="008A43FF" w14:paraId="52F281BC" w14:textId="77777777" w:rsidTr="00970FA8">
        <w:trPr>
          <w:jc w:val="center"/>
        </w:trPr>
        <w:tc>
          <w:tcPr>
            <w:tcW w:w="8656" w:type="dxa"/>
            <w:vAlign w:val="center"/>
          </w:tcPr>
          <w:p w14:paraId="2C7343F5" w14:textId="77777777" w:rsidR="00265679" w:rsidRPr="008A43FF" w:rsidRDefault="00265679" w:rsidP="00970FA8">
            <w:pPr>
              <w:spacing w:before="60" w:after="60"/>
              <w:jc w:val="center"/>
            </w:pPr>
            <w:r>
              <w:rPr>
                <w:bCs/>
              </w:rPr>
              <w:lastRenderedPageBreak/>
              <w:t>Н</w:t>
            </w:r>
            <w:r w:rsidRPr="00AC14E2">
              <w:rPr>
                <w:bCs/>
              </w:rPr>
              <w:t xml:space="preserve">а </w:t>
            </w:r>
            <w:r>
              <w:rPr>
                <w:bCs/>
              </w:rPr>
              <w:t>о</w:t>
            </w:r>
            <w:r w:rsidRPr="00AC14E2">
              <w:rPr>
                <w:bCs/>
              </w:rPr>
              <w:t>фициальном с</w:t>
            </w:r>
            <w:r w:rsidRPr="00AC14E2">
              <w:rPr>
                <w:rFonts w:hint="eastAsia"/>
                <w:bCs/>
              </w:rPr>
              <w:t>айте</w:t>
            </w:r>
            <w:r w:rsidRPr="00AC14E2">
              <w:rPr>
                <w:bCs/>
              </w:rPr>
              <w:t xml:space="preserve"> рейтинга </w:t>
            </w:r>
            <w:r>
              <w:rPr>
                <w:bCs/>
              </w:rPr>
              <w:t xml:space="preserve">деловой репутации </w:t>
            </w:r>
            <w:r w:rsidRPr="00AC14E2">
              <w:rPr>
                <w:bCs/>
              </w:rPr>
              <w:t>на дату открытия доступа к заявкам (вскрытия конвертов) сведения</w:t>
            </w:r>
            <w:r>
              <w:rPr>
                <w:bCs/>
              </w:rPr>
              <w:t xml:space="preserve"> об участнике закупки</w:t>
            </w:r>
            <w:r w:rsidRPr="00AC14E2">
              <w:rPr>
                <w:bCs/>
              </w:rPr>
              <w:t xml:space="preserve"> отсутствуют</w:t>
            </w:r>
            <w:r>
              <w:rPr>
                <w:bCs/>
              </w:rPr>
              <w:t>, либо значение индекса деловой репутации данного участника равно нулю</w:t>
            </w:r>
          </w:p>
        </w:tc>
        <w:tc>
          <w:tcPr>
            <w:tcW w:w="1417" w:type="dxa"/>
            <w:vAlign w:val="center"/>
          </w:tcPr>
          <w:p w14:paraId="5D02E405" w14:textId="77777777" w:rsidR="00265679" w:rsidRPr="008A43FF" w:rsidRDefault="00265679" w:rsidP="00970FA8">
            <w:pPr>
              <w:spacing w:before="60" w:after="60"/>
              <w:jc w:val="center"/>
            </w:pPr>
            <w:r w:rsidRPr="008A43FF">
              <w:t xml:space="preserve">0 </w:t>
            </w:r>
          </w:p>
        </w:tc>
      </w:tr>
      <w:tr w:rsidR="00265679" w:rsidRPr="008A43FF" w14:paraId="0558BB3E" w14:textId="77777777" w:rsidTr="00970FA8">
        <w:trPr>
          <w:trHeight w:val="787"/>
          <w:jc w:val="center"/>
        </w:trPr>
        <w:tc>
          <w:tcPr>
            <w:tcW w:w="10073" w:type="dxa"/>
            <w:gridSpan w:val="2"/>
          </w:tcPr>
          <w:tbl>
            <w:tblPr>
              <w:tblW w:w="5713" w:type="dxa"/>
              <w:jc w:val="center"/>
              <w:tblLayout w:type="fixed"/>
              <w:tblLook w:val="0000" w:firstRow="0" w:lastRow="0" w:firstColumn="0" w:lastColumn="0" w:noHBand="0" w:noVBand="0"/>
            </w:tblPr>
            <w:tblGrid>
              <w:gridCol w:w="931"/>
              <w:gridCol w:w="609"/>
              <w:gridCol w:w="2565"/>
              <w:gridCol w:w="1608"/>
            </w:tblGrid>
            <w:tr w:rsidR="00265679" w:rsidRPr="008A43FF" w14:paraId="2B90E477" w14:textId="77777777" w:rsidTr="00970FA8">
              <w:trPr>
                <w:cantSplit/>
                <w:trHeight w:val="243"/>
                <w:jc w:val="center"/>
              </w:trPr>
              <w:tc>
                <w:tcPr>
                  <w:tcW w:w="931" w:type="dxa"/>
                  <w:vMerge w:val="restart"/>
                  <w:vAlign w:val="center"/>
                </w:tcPr>
                <w:p w14:paraId="3C67F50B" w14:textId="77777777" w:rsidR="00265679" w:rsidRPr="008A43FF" w:rsidRDefault="00265679" w:rsidP="00970FA8">
                  <w:pPr>
                    <w:pStyle w:val="af7"/>
                    <w:spacing w:before="120" w:beforeAutospacing="0"/>
                    <w:jc w:val="center"/>
                    <w:rPr>
                      <w:lang w:val="en-US"/>
                    </w:rPr>
                  </w:pPr>
                  <w:r w:rsidRPr="00AC14E2">
                    <w:rPr>
                      <w:bCs/>
                      <w:lang w:val="en-US"/>
                    </w:rPr>
                    <w:t>BR</w:t>
                  </w:r>
                  <w:r w:rsidRPr="008A43FF">
                    <w:rPr>
                      <w:vertAlign w:val="subscript"/>
                      <w:lang w:val="en-US"/>
                    </w:rPr>
                    <w:t>i</w:t>
                  </w:r>
                </w:p>
              </w:tc>
              <w:tc>
                <w:tcPr>
                  <w:tcW w:w="609" w:type="dxa"/>
                  <w:vMerge w:val="restart"/>
                  <w:vAlign w:val="center"/>
                </w:tcPr>
                <w:p w14:paraId="7B308879" w14:textId="77777777" w:rsidR="00265679" w:rsidRPr="008A43FF" w:rsidRDefault="00265679" w:rsidP="00970FA8">
                  <w:pPr>
                    <w:pStyle w:val="af7"/>
                    <w:spacing w:before="120" w:beforeAutospacing="0"/>
                    <w:ind w:left="-113" w:right="-113" w:firstLine="47"/>
                    <w:jc w:val="center"/>
                    <w:rPr>
                      <w:lang w:val="en-US"/>
                    </w:rPr>
                  </w:pPr>
                  <w:r w:rsidRPr="008A43FF">
                    <w:t>=</w:t>
                  </w:r>
                </w:p>
              </w:tc>
              <w:tc>
                <w:tcPr>
                  <w:tcW w:w="2565" w:type="dxa"/>
                  <w:tcBorders>
                    <w:bottom w:val="single" w:sz="4" w:space="0" w:color="auto"/>
                  </w:tcBorders>
                  <w:vAlign w:val="center"/>
                </w:tcPr>
                <w:p w14:paraId="0FF0963A" w14:textId="77777777" w:rsidR="00265679" w:rsidRPr="008A43FF" w:rsidRDefault="00265679" w:rsidP="00970FA8">
                  <w:pPr>
                    <w:pStyle w:val="af7"/>
                    <w:spacing w:before="120" w:beforeAutospacing="0"/>
                    <w:ind w:firstLine="709"/>
                    <w:jc w:val="center"/>
                  </w:pPr>
                  <w:r>
                    <w:rPr>
                      <w:lang w:val="en-US"/>
                    </w:rPr>
                    <w:t>Re</w:t>
                  </w:r>
                  <w:r w:rsidRPr="008A43FF">
                    <w:rPr>
                      <w:vertAlign w:val="subscript"/>
                      <w:lang w:val="en-US"/>
                    </w:rPr>
                    <w:t>i</w:t>
                  </w:r>
                  <w:r w:rsidRPr="008A43FF">
                    <w:rPr>
                      <w:vertAlign w:val="subscript"/>
                    </w:rPr>
                    <w:t xml:space="preserve"> </w:t>
                  </w:r>
                </w:p>
              </w:tc>
              <w:tc>
                <w:tcPr>
                  <w:tcW w:w="1608" w:type="dxa"/>
                  <w:vMerge w:val="restart"/>
                  <w:tcBorders>
                    <w:left w:val="nil"/>
                  </w:tcBorders>
                  <w:vAlign w:val="center"/>
                </w:tcPr>
                <w:p w14:paraId="1BBFE3BF" w14:textId="77777777" w:rsidR="00265679" w:rsidRPr="00032328" w:rsidRDefault="00265679" w:rsidP="00970FA8">
                  <w:pPr>
                    <w:pStyle w:val="af7"/>
                    <w:spacing w:before="120" w:beforeAutospacing="0"/>
                    <w:jc w:val="center"/>
                  </w:pPr>
                  <w:r w:rsidRPr="008A43FF">
                    <w:rPr>
                      <w:bCs/>
                    </w:rPr>
                    <w:t xml:space="preserve">* </w:t>
                  </w:r>
                  <w:r>
                    <w:rPr>
                      <w:bCs/>
                    </w:rPr>
                    <w:t>5</w:t>
                  </w:r>
                </w:p>
              </w:tc>
            </w:tr>
            <w:tr w:rsidR="00265679" w:rsidRPr="008A43FF" w14:paraId="3DA9EA64" w14:textId="77777777" w:rsidTr="00970FA8">
              <w:trPr>
                <w:cantSplit/>
                <w:jc w:val="center"/>
              </w:trPr>
              <w:tc>
                <w:tcPr>
                  <w:tcW w:w="931" w:type="dxa"/>
                  <w:vMerge/>
                </w:tcPr>
                <w:p w14:paraId="7099670B" w14:textId="77777777" w:rsidR="00265679" w:rsidRPr="008A43FF" w:rsidRDefault="00265679" w:rsidP="00970FA8">
                  <w:pPr>
                    <w:pStyle w:val="af7"/>
                    <w:ind w:firstLine="709"/>
                    <w:jc w:val="both"/>
                    <w:rPr>
                      <w:sz w:val="22"/>
                      <w:szCs w:val="22"/>
                    </w:rPr>
                  </w:pPr>
                </w:p>
              </w:tc>
              <w:tc>
                <w:tcPr>
                  <w:tcW w:w="609" w:type="dxa"/>
                  <w:vMerge/>
                </w:tcPr>
                <w:p w14:paraId="48130B94" w14:textId="77777777" w:rsidR="00265679" w:rsidRPr="008A43FF" w:rsidRDefault="00265679" w:rsidP="00970FA8">
                  <w:pPr>
                    <w:pStyle w:val="af7"/>
                    <w:ind w:firstLine="709"/>
                    <w:jc w:val="both"/>
                    <w:rPr>
                      <w:sz w:val="22"/>
                      <w:szCs w:val="22"/>
                    </w:rPr>
                  </w:pPr>
                </w:p>
              </w:tc>
              <w:tc>
                <w:tcPr>
                  <w:tcW w:w="2565" w:type="dxa"/>
                  <w:tcBorders>
                    <w:top w:val="single" w:sz="4" w:space="0" w:color="auto"/>
                  </w:tcBorders>
                </w:tcPr>
                <w:p w14:paraId="1DB00CE7" w14:textId="77777777" w:rsidR="00265679" w:rsidRPr="008A43FF" w:rsidRDefault="00265679" w:rsidP="00970FA8">
                  <w:pPr>
                    <w:pStyle w:val="af7"/>
                    <w:ind w:firstLine="709"/>
                    <w:jc w:val="center"/>
                    <w:rPr>
                      <w:sz w:val="22"/>
                      <w:szCs w:val="22"/>
                    </w:rPr>
                  </w:pPr>
                  <w:r w:rsidRPr="00AC1E8B">
                    <w:rPr>
                      <w:lang w:val="en-US"/>
                    </w:rPr>
                    <w:t>Re</w:t>
                  </w:r>
                  <w:r>
                    <w:t xml:space="preserve"> </w:t>
                  </w:r>
                  <w:r w:rsidRPr="008A43FF">
                    <w:rPr>
                      <w:vertAlign w:val="subscript"/>
                      <w:lang w:val="en-US"/>
                    </w:rPr>
                    <w:t>max</w:t>
                  </w:r>
                </w:p>
              </w:tc>
              <w:tc>
                <w:tcPr>
                  <w:tcW w:w="1608" w:type="dxa"/>
                  <w:vMerge/>
                  <w:tcBorders>
                    <w:left w:val="nil"/>
                  </w:tcBorders>
                </w:tcPr>
                <w:p w14:paraId="05EBAF1F" w14:textId="77777777" w:rsidR="00265679" w:rsidRPr="008A43FF" w:rsidRDefault="00265679" w:rsidP="00970FA8">
                  <w:pPr>
                    <w:pStyle w:val="af7"/>
                    <w:ind w:firstLine="709"/>
                    <w:jc w:val="both"/>
                    <w:rPr>
                      <w:sz w:val="22"/>
                      <w:szCs w:val="22"/>
                    </w:rPr>
                  </w:pPr>
                </w:p>
              </w:tc>
            </w:tr>
          </w:tbl>
          <w:p w14:paraId="3A91C5A9" w14:textId="77777777" w:rsidR="00265679" w:rsidRPr="008A43FF" w:rsidRDefault="00265679" w:rsidP="00970FA8">
            <w:pPr>
              <w:ind w:firstLine="709"/>
              <w:jc w:val="center"/>
              <w:rPr>
                <w:sz w:val="22"/>
                <w:szCs w:val="22"/>
              </w:rPr>
            </w:pPr>
          </w:p>
        </w:tc>
      </w:tr>
      <w:tr w:rsidR="00265679" w:rsidRPr="008A43FF" w14:paraId="5D0F4AA9" w14:textId="77777777" w:rsidTr="00970FA8">
        <w:trPr>
          <w:trHeight w:val="409"/>
          <w:jc w:val="center"/>
        </w:trPr>
        <w:tc>
          <w:tcPr>
            <w:tcW w:w="8656" w:type="dxa"/>
          </w:tcPr>
          <w:p w14:paraId="3813DAA4" w14:textId="77777777" w:rsidR="00265679" w:rsidRPr="008A43FF" w:rsidRDefault="00265679" w:rsidP="00970FA8">
            <w:pPr>
              <w:spacing w:before="60" w:after="60"/>
              <w:jc w:val="center"/>
              <w:rPr>
                <w:sz w:val="22"/>
                <w:szCs w:val="22"/>
              </w:rPr>
            </w:pPr>
            <w:r w:rsidRPr="00AC1E8B">
              <w:rPr>
                <w:lang w:val="en-US"/>
              </w:rPr>
              <w:t>Re</w:t>
            </w:r>
            <w:r>
              <w:t xml:space="preserve"> </w:t>
            </w:r>
            <w:r w:rsidRPr="008A43FF">
              <w:rPr>
                <w:vertAlign w:val="subscript"/>
                <w:lang w:val="en-US"/>
              </w:rPr>
              <w:t>max</w:t>
            </w:r>
          </w:p>
        </w:tc>
        <w:tc>
          <w:tcPr>
            <w:tcW w:w="1417" w:type="dxa"/>
            <w:vAlign w:val="center"/>
          </w:tcPr>
          <w:p w14:paraId="6CB7AA5B" w14:textId="77777777" w:rsidR="00265679" w:rsidRPr="008A43FF" w:rsidRDefault="00265679" w:rsidP="00970FA8">
            <w:pPr>
              <w:spacing w:before="60" w:after="60"/>
              <w:jc w:val="center"/>
            </w:pPr>
            <w:r>
              <w:t>5</w:t>
            </w:r>
          </w:p>
        </w:tc>
      </w:tr>
    </w:tbl>
    <w:p w14:paraId="108FDBA5" w14:textId="77777777" w:rsidR="00265679" w:rsidRDefault="00265679" w:rsidP="00265679">
      <w:pPr>
        <w:pStyle w:val="af7"/>
        <w:tabs>
          <w:tab w:val="left" w:pos="0"/>
          <w:tab w:val="left" w:pos="1062"/>
          <w:tab w:val="left" w:pos="1701"/>
          <w:tab w:val="left" w:pos="1985"/>
        </w:tabs>
        <w:spacing w:before="0" w:beforeAutospacing="0" w:after="0" w:afterAutospacing="0"/>
        <w:ind w:right="68" w:firstLine="709"/>
        <w:rPr>
          <w:bCs/>
          <w:sz w:val="28"/>
          <w:szCs w:val="28"/>
        </w:rPr>
      </w:pPr>
    </w:p>
    <w:p w14:paraId="534BEF41" w14:textId="66DB927E" w:rsidR="00265679" w:rsidRPr="00B21A7B" w:rsidRDefault="00265679" w:rsidP="00265679">
      <w:pPr>
        <w:pStyle w:val="af7"/>
        <w:tabs>
          <w:tab w:val="left" w:pos="0"/>
          <w:tab w:val="left" w:pos="1062"/>
          <w:tab w:val="left" w:pos="1701"/>
          <w:tab w:val="left" w:pos="1985"/>
        </w:tabs>
        <w:spacing w:before="0" w:beforeAutospacing="0" w:after="0" w:afterAutospacing="0"/>
        <w:ind w:right="68" w:firstLine="709"/>
        <w:rPr>
          <w:bCs/>
          <w:sz w:val="28"/>
          <w:szCs w:val="28"/>
        </w:rPr>
      </w:pPr>
      <w:r w:rsidRPr="00B21A7B">
        <w:rPr>
          <w:rFonts w:hint="eastAsia"/>
          <w:bCs/>
          <w:sz w:val="28"/>
          <w:szCs w:val="28"/>
        </w:rPr>
        <w:t>где</w:t>
      </w:r>
      <w:r w:rsidRPr="00B21A7B">
        <w:rPr>
          <w:bCs/>
          <w:sz w:val="28"/>
          <w:szCs w:val="28"/>
        </w:rPr>
        <w:t>:</w:t>
      </w:r>
    </w:p>
    <w:p w14:paraId="2326607D" w14:textId="79EA03AF" w:rsidR="00265679" w:rsidRPr="00B21A7B" w:rsidRDefault="00265679" w:rsidP="00265679">
      <w:pPr>
        <w:pStyle w:val="af7"/>
        <w:spacing w:before="0" w:beforeAutospacing="0" w:after="0" w:afterAutospacing="0"/>
        <w:ind w:firstLine="709"/>
        <w:jc w:val="both"/>
        <w:rPr>
          <w:bCs/>
          <w:sz w:val="28"/>
          <w:szCs w:val="28"/>
        </w:rPr>
      </w:pPr>
      <w:r w:rsidRPr="00032328">
        <w:rPr>
          <w:sz w:val="28"/>
          <w:szCs w:val="28"/>
          <w:lang w:val="en-US"/>
        </w:rPr>
        <w:t>Re</w:t>
      </w:r>
      <w:r w:rsidRPr="00032328">
        <w:rPr>
          <w:sz w:val="28"/>
          <w:szCs w:val="28"/>
          <w:vertAlign w:val="subscript"/>
          <w:lang w:val="en-US"/>
        </w:rPr>
        <w:t>i</w:t>
      </w:r>
      <w:r w:rsidRPr="00AC14E2">
        <w:rPr>
          <w:bCs/>
          <w:sz w:val="28"/>
          <w:szCs w:val="28"/>
        </w:rPr>
        <w:t xml:space="preserve"> – значение</w:t>
      </w:r>
      <w:r w:rsidRPr="00B21A7B">
        <w:rPr>
          <w:bCs/>
          <w:sz w:val="28"/>
          <w:szCs w:val="28"/>
        </w:rPr>
        <w:t xml:space="preserve"> </w:t>
      </w:r>
      <w:r>
        <w:rPr>
          <w:bCs/>
          <w:sz w:val="28"/>
          <w:szCs w:val="28"/>
        </w:rPr>
        <w:t>И</w:t>
      </w:r>
      <w:r w:rsidRPr="00B21A7B">
        <w:rPr>
          <w:bCs/>
          <w:sz w:val="28"/>
          <w:szCs w:val="28"/>
        </w:rPr>
        <w:t>ндекса деловой репутации поставщиков i-го участника закупки</w:t>
      </w:r>
      <w:r>
        <w:rPr>
          <w:bCs/>
          <w:sz w:val="28"/>
          <w:szCs w:val="28"/>
        </w:rPr>
        <w:t xml:space="preserve"> на Официальном сайте рейтинга деловой репутации </w:t>
      </w:r>
      <w:r w:rsidRPr="00B21A7B">
        <w:rPr>
          <w:bCs/>
          <w:sz w:val="28"/>
          <w:szCs w:val="28"/>
        </w:rPr>
        <w:t xml:space="preserve">на дату открытия доступа </w:t>
      </w:r>
      <w:r>
        <w:rPr>
          <w:bCs/>
          <w:sz w:val="28"/>
          <w:szCs w:val="28"/>
        </w:rPr>
        <w:t>к заявкам (вскрытия конвертов).</w:t>
      </w:r>
    </w:p>
    <w:p w14:paraId="74DFFFFC" w14:textId="219C3A00" w:rsidR="00415448" w:rsidRDefault="00265679" w:rsidP="00265679">
      <w:pPr>
        <w:ind w:right="153" w:firstLine="709"/>
        <w:jc w:val="both"/>
        <w:rPr>
          <w:bCs/>
          <w:sz w:val="28"/>
          <w:szCs w:val="28"/>
        </w:rPr>
      </w:pPr>
      <w:r w:rsidRPr="00032328">
        <w:rPr>
          <w:sz w:val="28"/>
          <w:szCs w:val="28"/>
          <w:lang w:val="en-US"/>
        </w:rPr>
        <w:t>Re</w:t>
      </w:r>
      <w:r w:rsidRPr="00032328">
        <w:rPr>
          <w:sz w:val="28"/>
          <w:szCs w:val="28"/>
          <w:vertAlign w:val="subscript"/>
          <w:lang w:val="en-US"/>
        </w:rPr>
        <w:t>max</w:t>
      </w:r>
      <w:r w:rsidRPr="00B21A7B">
        <w:rPr>
          <w:bCs/>
          <w:sz w:val="28"/>
          <w:szCs w:val="28"/>
        </w:rPr>
        <w:t xml:space="preserve"> –</w:t>
      </w:r>
      <w:r>
        <w:rPr>
          <w:bCs/>
          <w:sz w:val="28"/>
          <w:szCs w:val="28"/>
        </w:rPr>
        <w:t xml:space="preserve"> </w:t>
      </w:r>
      <w:r w:rsidRPr="00B21A7B">
        <w:rPr>
          <w:bCs/>
          <w:sz w:val="28"/>
          <w:szCs w:val="28"/>
        </w:rPr>
        <w:t>максимальное значение Индекса деловой репутации поставщиков, опубликованное на Официальном сайте рейтинга на дату открытия доступа к заявкам (вскрытия конвертов)</w:t>
      </w:r>
      <w:r>
        <w:rPr>
          <w:bCs/>
          <w:sz w:val="28"/>
          <w:szCs w:val="28"/>
        </w:rPr>
        <w:t>,</w:t>
      </w:r>
      <w:r w:rsidRPr="0045208A">
        <w:rPr>
          <w:sz w:val="28"/>
          <w:szCs w:val="20"/>
        </w:rPr>
        <w:t xml:space="preserve"> </w:t>
      </w:r>
      <w:r w:rsidRPr="0045208A">
        <w:rPr>
          <w:bCs/>
          <w:sz w:val="28"/>
          <w:szCs w:val="28"/>
        </w:rPr>
        <w:t>из значени</w:t>
      </w:r>
      <w:r>
        <w:rPr>
          <w:bCs/>
          <w:sz w:val="28"/>
          <w:szCs w:val="28"/>
        </w:rPr>
        <w:t>й</w:t>
      </w:r>
      <w:r w:rsidRPr="0045208A">
        <w:rPr>
          <w:bCs/>
          <w:sz w:val="28"/>
          <w:szCs w:val="28"/>
        </w:rPr>
        <w:t xml:space="preserve"> Индекса деловой репутации поставщиков всех допущенных участников</w:t>
      </w:r>
      <w:r>
        <w:rPr>
          <w:bCs/>
          <w:sz w:val="28"/>
          <w:szCs w:val="28"/>
        </w:rPr>
        <w:t>.</w:t>
      </w:r>
    </w:p>
    <w:p w14:paraId="47B52802" w14:textId="2634EA8D" w:rsidR="00606D29" w:rsidRDefault="00606D29">
      <w:pPr>
        <w:pStyle w:val="Times12"/>
        <w:ind w:firstLine="0"/>
        <w:jc w:val="left"/>
      </w:pPr>
    </w:p>
    <w:p w14:paraId="08F2F8E8" w14:textId="77777777" w:rsidR="00023E1E" w:rsidRDefault="00023E1E">
      <w:pPr>
        <w:pStyle w:val="Times12"/>
        <w:ind w:firstLine="0"/>
        <w:jc w:val="left"/>
        <w:sectPr w:rsidR="00023E1E">
          <w:pgSz w:w="11907" w:h="16840"/>
          <w:pgMar w:top="1134" w:right="567" w:bottom="1134" w:left="1418" w:header="567" w:footer="567" w:gutter="0"/>
          <w:cols w:space="708"/>
          <w:docGrid w:linePitch="360"/>
        </w:sectPr>
      </w:pPr>
    </w:p>
    <w:p w14:paraId="0BCCC293" w14:textId="77777777" w:rsidR="00606D29" w:rsidRDefault="00606D29">
      <w:pPr>
        <w:pStyle w:val="11"/>
        <w:numPr>
          <w:ilvl w:val="0"/>
          <w:numId w:val="0"/>
        </w:numPr>
        <w:ind w:firstLine="709"/>
        <w:jc w:val="center"/>
        <w:rPr>
          <w:b/>
          <w:sz w:val="28"/>
          <w:szCs w:val="28"/>
        </w:rPr>
      </w:pPr>
      <w:r>
        <w:rPr>
          <w:b/>
          <w:sz w:val="28"/>
          <w:szCs w:val="28"/>
        </w:rPr>
        <w:lastRenderedPageBreak/>
        <w:t>ЧАСТЬ 2</w:t>
      </w:r>
    </w:p>
    <w:p w14:paraId="49513FD1" w14:textId="77777777" w:rsidR="00606D29" w:rsidRDefault="00606D29">
      <w:pPr>
        <w:pStyle w:val="Times12"/>
        <w:ind w:firstLine="709"/>
        <w:jc w:val="left"/>
      </w:pPr>
    </w:p>
    <w:p w14:paraId="4D0A1A87" w14:textId="77777777" w:rsidR="00606D29" w:rsidRDefault="00606D29">
      <w:pPr>
        <w:pStyle w:val="Times12"/>
        <w:ind w:firstLine="709"/>
        <w:rPr>
          <w:sz w:val="28"/>
          <w:szCs w:val="28"/>
        </w:rPr>
      </w:pPr>
      <w:r>
        <w:rPr>
          <w:sz w:val="28"/>
          <w:szCs w:val="28"/>
        </w:rPr>
        <w:t>Порядок проведения процедуры закупки приведен в части 2 тома 1 в виде отдельного файла.</w:t>
      </w:r>
    </w:p>
    <w:p w14:paraId="17A89293" w14:textId="174414AB" w:rsidR="00606D29" w:rsidRDefault="00606D29">
      <w:pPr>
        <w:pStyle w:val="Times12"/>
        <w:ind w:firstLine="709"/>
        <w:rPr>
          <w:sz w:val="28"/>
          <w:szCs w:val="28"/>
        </w:rPr>
      </w:pPr>
    </w:p>
    <w:p w14:paraId="001BC7CC" w14:textId="77777777" w:rsidR="00AC63E0" w:rsidRDefault="00AC63E0">
      <w:pPr>
        <w:pStyle w:val="Times12"/>
        <w:ind w:firstLine="709"/>
        <w:rPr>
          <w:sz w:val="28"/>
          <w:szCs w:val="28"/>
        </w:rPr>
        <w:sectPr w:rsidR="00AC63E0">
          <w:pgSz w:w="11907" w:h="16840"/>
          <w:pgMar w:top="1134" w:right="567" w:bottom="1134" w:left="1418" w:header="567" w:footer="567" w:gutter="0"/>
          <w:cols w:space="708"/>
          <w:docGrid w:linePitch="360"/>
        </w:sectPr>
      </w:pPr>
    </w:p>
    <w:p w14:paraId="1441D544" w14:textId="77777777" w:rsidR="00606D29" w:rsidRDefault="00606D29">
      <w:pPr>
        <w:pStyle w:val="11"/>
        <w:numPr>
          <w:ilvl w:val="0"/>
          <w:numId w:val="0"/>
        </w:numPr>
        <w:ind w:firstLine="709"/>
        <w:jc w:val="center"/>
        <w:rPr>
          <w:b/>
          <w:sz w:val="28"/>
          <w:szCs w:val="28"/>
        </w:rPr>
      </w:pPr>
      <w:r>
        <w:rPr>
          <w:b/>
          <w:sz w:val="28"/>
          <w:szCs w:val="28"/>
        </w:rPr>
        <w:lastRenderedPageBreak/>
        <w:t>ЧАСТЬ 3</w:t>
      </w:r>
    </w:p>
    <w:p w14:paraId="3C9F4DA5" w14:textId="77777777" w:rsidR="00606D29" w:rsidRDefault="00606D29">
      <w:pPr>
        <w:pStyle w:val="Times12"/>
        <w:ind w:firstLine="709"/>
        <w:rPr>
          <w:sz w:val="28"/>
          <w:szCs w:val="28"/>
        </w:rPr>
      </w:pPr>
      <w:r>
        <w:rPr>
          <w:sz w:val="28"/>
          <w:szCs w:val="28"/>
        </w:rPr>
        <w:t xml:space="preserve">Проект договора, который будет заключен по результатам закупки, приведен в части 3 тома 1 в виде отдельного файла в формате </w:t>
      </w:r>
      <w:r>
        <w:rPr>
          <w:b/>
          <w:i/>
          <w:sz w:val="28"/>
          <w:szCs w:val="28"/>
        </w:rPr>
        <w:t>Word</w:t>
      </w:r>
      <w:r>
        <w:rPr>
          <w:sz w:val="28"/>
          <w:szCs w:val="28"/>
        </w:rPr>
        <w:t>.</w:t>
      </w:r>
    </w:p>
    <w:p w14:paraId="467298C5" w14:textId="44CC80ED" w:rsidR="00606D29" w:rsidRDefault="00606D29">
      <w:pPr>
        <w:tabs>
          <w:tab w:val="left" w:pos="5740"/>
        </w:tabs>
        <w:ind w:firstLine="709"/>
        <w:jc w:val="both"/>
        <w:rPr>
          <w:b/>
          <w:bCs/>
          <w:i/>
        </w:rPr>
      </w:pPr>
    </w:p>
    <w:p w14:paraId="039DAB53" w14:textId="77777777" w:rsidR="00AC63E0" w:rsidRDefault="00AC63E0" w:rsidP="00F5039E">
      <w:pPr>
        <w:tabs>
          <w:tab w:val="left" w:pos="5740"/>
        </w:tabs>
        <w:jc w:val="both"/>
        <w:rPr>
          <w:b/>
          <w:bCs/>
          <w:i/>
        </w:rPr>
        <w:sectPr w:rsidR="00AC63E0">
          <w:pgSz w:w="11907" w:h="16840"/>
          <w:pgMar w:top="1134" w:right="567" w:bottom="1134" w:left="1418" w:header="567" w:footer="567" w:gutter="0"/>
          <w:cols w:space="708"/>
          <w:docGrid w:linePitch="360"/>
        </w:sectPr>
      </w:pPr>
    </w:p>
    <w:p w14:paraId="1045607E" w14:textId="6701EA45" w:rsidR="00606D29" w:rsidRPr="00AC63E0" w:rsidRDefault="00606D29" w:rsidP="00F5039E">
      <w:pPr>
        <w:tabs>
          <w:tab w:val="left" w:pos="5740"/>
        </w:tabs>
        <w:jc w:val="both"/>
        <w:rPr>
          <w:sz w:val="28"/>
          <w:szCs w:val="28"/>
        </w:rPr>
      </w:pPr>
    </w:p>
    <w:sectPr w:rsidR="00606D29" w:rsidRPr="00AC63E0">
      <w:pgSz w:w="11907" w:h="16840"/>
      <w:pgMar w:top="1134" w:right="567"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B00DE" w14:textId="77777777" w:rsidR="00772BA2" w:rsidRDefault="00772BA2">
      <w:r>
        <w:separator/>
      </w:r>
    </w:p>
  </w:endnote>
  <w:endnote w:type="continuationSeparator" w:id="0">
    <w:p w14:paraId="5C5C0A4E" w14:textId="77777777" w:rsidR="00772BA2" w:rsidRDefault="00772BA2">
      <w:r>
        <w:continuationSeparator/>
      </w:r>
    </w:p>
  </w:endnote>
  <w:endnote w:type="continuationNotice" w:id="1">
    <w:p w14:paraId="04509556" w14:textId="77777777" w:rsidR="00772BA2" w:rsidRDefault="00772B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T)">
    <w:altName w:val="Arial"/>
    <w:panose1 w:val="00000000000000000000"/>
    <w:charset w:val="A2"/>
    <w:family w:val="swiss"/>
    <w:notTrueType/>
    <w:pitch w:val="variable"/>
    <w:sig w:usb0="00000005" w:usb1="00000000" w:usb2="00000000" w:usb3="00000000" w:csb0="0000001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TT">
    <w:charset w:val="02"/>
    <w:family w:val="auto"/>
    <w:pitch w:val="variable"/>
    <w:sig w:usb0="00000000" w:usb1="10000000" w:usb2="00000000" w:usb3="00000000" w:csb0="80000000"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400000000000000"/>
    <w:charset w:val="00"/>
    <w:family w:val="auto"/>
    <w:pitch w:val="variable"/>
    <w:sig w:usb0="00000003" w:usb1="00000000" w:usb2="00000000" w:usb3="00000000" w:csb0="00000001" w:csb1="00000000"/>
  </w:font>
  <w:font w:name="CourierNewPSMT">
    <w:altName w:val="Courier New"/>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Pragmatica">
    <w:altName w:val="Courier New"/>
    <w:panose1 w:val="00000000000000000000"/>
    <w:charset w:val="00"/>
    <w:family w:val="swiss"/>
    <w:notTrueType/>
    <w:pitch w:val="variable"/>
    <w:sig w:usb0="00000003" w:usb1="00000000" w:usb2="00000000" w:usb3="00000000" w:csb0="00000001" w:csb1="00000000"/>
  </w:font>
  <w:font w:name="Courier New CYR">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4973629"/>
      <w:docPartObj>
        <w:docPartGallery w:val="Page Numbers (Bottom of Page)"/>
        <w:docPartUnique/>
      </w:docPartObj>
    </w:sdtPr>
    <w:sdtEndPr>
      <w:rPr>
        <w:rFonts w:ascii="Times New Roman" w:hAnsi="Times New Roman" w:cs="Times New Roman"/>
      </w:rPr>
    </w:sdtEndPr>
    <w:sdtContent>
      <w:p w14:paraId="7EA5BB23" w14:textId="743C58AC" w:rsidR="004D364C" w:rsidRPr="004D364C" w:rsidRDefault="004D364C">
        <w:pPr>
          <w:pStyle w:val="ac"/>
          <w:jc w:val="center"/>
          <w:rPr>
            <w:rFonts w:ascii="Times New Roman" w:hAnsi="Times New Roman" w:cs="Times New Roman"/>
          </w:rPr>
        </w:pPr>
        <w:r w:rsidRPr="004D364C">
          <w:rPr>
            <w:rFonts w:ascii="Times New Roman" w:hAnsi="Times New Roman" w:cs="Times New Roman"/>
          </w:rPr>
          <w:fldChar w:fldCharType="begin"/>
        </w:r>
        <w:r w:rsidRPr="004D364C">
          <w:rPr>
            <w:rFonts w:ascii="Times New Roman" w:hAnsi="Times New Roman" w:cs="Times New Roman"/>
          </w:rPr>
          <w:instrText>PAGE   \* MERGEFORMAT</w:instrText>
        </w:r>
        <w:r w:rsidRPr="004D364C">
          <w:rPr>
            <w:rFonts w:ascii="Times New Roman" w:hAnsi="Times New Roman" w:cs="Times New Roman"/>
          </w:rPr>
          <w:fldChar w:fldCharType="separate"/>
        </w:r>
        <w:r w:rsidRPr="004D364C">
          <w:rPr>
            <w:rFonts w:ascii="Times New Roman" w:hAnsi="Times New Roman" w:cs="Times New Roman"/>
          </w:rPr>
          <w:t>2</w:t>
        </w:r>
        <w:r w:rsidRPr="004D364C">
          <w:rPr>
            <w:rFonts w:ascii="Times New Roman" w:hAnsi="Times New Roman" w:cs="Times New Roman"/>
          </w:rPr>
          <w:fldChar w:fldCharType="end"/>
        </w:r>
      </w:p>
    </w:sdtContent>
  </w:sdt>
  <w:p w14:paraId="42A921AB" w14:textId="77777777" w:rsidR="004D364C" w:rsidRDefault="004D364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5DC03" w14:textId="77777777" w:rsidR="00772BA2" w:rsidRDefault="00772BA2">
      <w:r>
        <w:separator/>
      </w:r>
    </w:p>
  </w:footnote>
  <w:footnote w:type="continuationSeparator" w:id="0">
    <w:p w14:paraId="6E0E23DA" w14:textId="77777777" w:rsidR="00772BA2" w:rsidRDefault="00772BA2">
      <w:r>
        <w:continuationSeparator/>
      </w:r>
    </w:p>
  </w:footnote>
  <w:footnote w:type="continuationNotice" w:id="1">
    <w:p w14:paraId="35E0AD6E" w14:textId="77777777" w:rsidR="00772BA2" w:rsidRDefault="00772B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6084" w14:textId="77777777" w:rsidR="0095593F" w:rsidRDefault="0095593F" w:rsidP="00346606">
    <w:pPr>
      <w:pStyle w:val="aa"/>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47CD"/>
    <w:multiLevelType w:val="multilevel"/>
    <w:tmpl w:val="73FE4826"/>
    <w:lvl w:ilvl="0">
      <w:start w:val="1"/>
      <w:numFmt w:val="decimal"/>
      <w:pStyle w:val="a"/>
      <w:lvlText w:val="- B-%1."/>
      <w:lvlJc w:val="left"/>
      <w:pPr>
        <w:tabs>
          <w:tab w:val="num" w:pos="70"/>
        </w:tabs>
        <w:ind w:left="70" w:hanging="283"/>
      </w:pPr>
      <w:rPr>
        <w:rFonts w:hint="default"/>
      </w:rPr>
    </w:lvl>
    <w:lvl w:ilvl="1">
      <w:start w:val="1"/>
      <w:numFmt w:val="bullet"/>
      <w:lvlText w:val="o"/>
      <w:lvlJc w:val="left"/>
      <w:pPr>
        <w:tabs>
          <w:tab w:val="num" w:pos="1056"/>
        </w:tabs>
        <w:ind w:left="1056" w:hanging="360"/>
      </w:pPr>
      <w:rPr>
        <w:rFonts w:ascii="Courier New" w:hAnsi="Courier New" w:hint="default"/>
      </w:rPr>
    </w:lvl>
    <w:lvl w:ilvl="2">
      <w:start w:val="1"/>
      <w:numFmt w:val="bullet"/>
      <w:lvlText w:val=""/>
      <w:lvlJc w:val="left"/>
      <w:pPr>
        <w:tabs>
          <w:tab w:val="num" w:pos="1776"/>
        </w:tabs>
        <w:ind w:left="1776" w:hanging="360"/>
      </w:pPr>
      <w:rPr>
        <w:rFonts w:ascii="Wingdings" w:hAnsi="Wingdings" w:hint="default"/>
      </w:rPr>
    </w:lvl>
    <w:lvl w:ilvl="3">
      <w:start w:val="1"/>
      <w:numFmt w:val="bullet"/>
      <w:lvlText w:val=""/>
      <w:lvlJc w:val="left"/>
      <w:pPr>
        <w:tabs>
          <w:tab w:val="num" w:pos="2496"/>
        </w:tabs>
        <w:ind w:left="2496" w:hanging="360"/>
      </w:pPr>
      <w:rPr>
        <w:rFonts w:ascii="Symbol" w:hAnsi="Symbol" w:hint="default"/>
      </w:rPr>
    </w:lvl>
    <w:lvl w:ilvl="4">
      <w:start w:val="1"/>
      <w:numFmt w:val="bullet"/>
      <w:lvlText w:val="o"/>
      <w:lvlJc w:val="left"/>
      <w:pPr>
        <w:tabs>
          <w:tab w:val="num" w:pos="3216"/>
        </w:tabs>
        <w:ind w:left="3216" w:hanging="360"/>
      </w:pPr>
      <w:rPr>
        <w:rFonts w:ascii="Courier New" w:hAnsi="Courier New" w:hint="default"/>
      </w:rPr>
    </w:lvl>
    <w:lvl w:ilvl="5">
      <w:start w:val="1"/>
      <w:numFmt w:val="bullet"/>
      <w:lvlText w:val=""/>
      <w:lvlJc w:val="left"/>
      <w:pPr>
        <w:tabs>
          <w:tab w:val="num" w:pos="3936"/>
        </w:tabs>
        <w:ind w:left="3936" w:hanging="360"/>
      </w:pPr>
      <w:rPr>
        <w:rFonts w:ascii="Wingdings" w:hAnsi="Wingdings" w:hint="default"/>
      </w:rPr>
    </w:lvl>
    <w:lvl w:ilvl="6">
      <w:start w:val="1"/>
      <w:numFmt w:val="bullet"/>
      <w:lvlText w:val=""/>
      <w:lvlJc w:val="left"/>
      <w:pPr>
        <w:tabs>
          <w:tab w:val="num" w:pos="4656"/>
        </w:tabs>
        <w:ind w:left="4656" w:hanging="360"/>
      </w:pPr>
      <w:rPr>
        <w:rFonts w:ascii="Symbol" w:hAnsi="Symbol" w:hint="default"/>
      </w:rPr>
    </w:lvl>
    <w:lvl w:ilvl="7">
      <w:start w:val="1"/>
      <w:numFmt w:val="bullet"/>
      <w:lvlText w:val="o"/>
      <w:lvlJc w:val="left"/>
      <w:pPr>
        <w:tabs>
          <w:tab w:val="num" w:pos="5376"/>
        </w:tabs>
        <w:ind w:left="5376" w:hanging="360"/>
      </w:pPr>
      <w:rPr>
        <w:rFonts w:ascii="Courier New" w:hAnsi="Courier New" w:hint="default"/>
      </w:rPr>
    </w:lvl>
    <w:lvl w:ilvl="8">
      <w:start w:val="1"/>
      <w:numFmt w:val="bullet"/>
      <w:lvlText w:val=""/>
      <w:lvlJc w:val="left"/>
      <w:pPr>
        <w:tabs>
          <w:tab w:val="num" w:pos="6096"/>
        </w:tabs>
        <w:ind w:left="6096" w:hanging="360"/>
      </w:pPr>
      <w:rPr>
        <w:rFonts w:ascii="Wingdings" w:hAnsi="Wingdings" w:hint="default"/>
      </w:rPr>
    </w:lvl>
  </w:abstractNum>
  <w:abstractNum w:abstractNumId="1" w15:restartNumberingAfterBreak="0">
    <w:nsid w:val="07EA3D08"/>
    <w:multiLevelType w:val="hybridMultilevel"/>
    <w:tmpl w:val="573AAE0C"/>
    <w:lvl w:ilvl="0" w:tplc="D8920CB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0A2135B2"/>
    <w:multiLevelType w:val="hybridMultilevel"/>
    <w:tmpl w:val="54BE6C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8E0BC2"/>
    <w:multiLevelType w:val="multilevel"/>
    <w:tmpl w:val="99A85B1C"/>
    <w:lvl w:ilvl="0">
      <w:start w:val="2"/>
      <w:numFmt w:val="decimal"/>
      <w:lvlText w:val="%1."/>
      <w:lvlJc w:val="left"/>
      <w:pPr>
        <w:ind w:left="720" w:hanging="360"/>
      </w:pPr>
      <w:rPr>
        <w:rFonts w:hint="default"/>
      </w:rPr>
    </w:lvl>
    <w:lvl w:ilvl="1">
      <w:start w:val="1"/>
      <w:numFmt w:val="decimal"/>
      <w:isLgl/>
      <w:lvlText w:val="%1.%2."/>
      <w:lvlJc w:val="left"/>
      <w:pPr>
        <w:ind w:left="2062" w:hanging="360"/>
      </w:pPr>
      <w:rPr>
        <w:rFonts w:ascii="Times New Roman" w:hAnsi="Times New Roman" w:cs="Times New Roman" w:hint="default"/>
      </w:rPr>
    </w:lvl>
    <w:lvl w:ilvl="2">
      <w:start w:val="1"/>
      <w:numFmt w:val="decimal"/>
      <w:isLgl/>
      <w:lvlText w:val="%1.%2.%3."/>
      <w:lvlJc w:val="left"/>
      <w:pPr>
        <w:ind w:left="1490" w:hanging="720"/>
      </w:pPr>
      <w:rPr>
        <w:rFonts w:ascii="Times New Roman" w:hAnsi="Times New Roman" w:cs="Times New Roman" w:hint="default"/>
      </w:rPr>
    </w:lvl>
    <w:lvl w:ilvl="3">
      <w:start w:val="1"/>
      <w:numFmt w:val="decimal"/>
      <w:isLgl/>
      <w:lvlText w:val="%1.%2.%3.%4."/>
      <w:lvlJc w:val="left"/>
      <w:pPr>
        <w:ind w:left="1695" w:hanging="720"/>
      </w:pPr>
      <w:rPr>
        <w:rFonts w:hint="default"/>
      </w:rPr>
    </w:lvl>
    <w:lvl w:ilvl="4">
      <w:start w:val="1"/>
      <w:numFmt w:val="decimal"/>
      <w:isLgl/>
      <w:lvlText w:val="%1.%2.%3.%4.%5."/>
      <w:lvlJc w:val="left"/>
      <w:pPr>
        <w:ind w:left="2260" w:hanging="1080"/>
      </w:pPr>
      <w:rPr>
        <w:rFonts w:hint="default"/>
      </w:rPr>
    </w:lvl>
    <w:lvl w:ilvl="5">
      <w:start w:val="1"/>
      <w:numFmt w:val="decimal"/>
      <w:isLgl/>
      <w:lvlText w:val="%1.%2.%3.%4.%5.%6."/>
      <w:lvlJc w:val="left"/>
      <w:pPr>
        <w:ind w:left="2465" w:hanging="1080"/>
      </w:pPr>
      <w:rPr>
        <w:rFonts w:hint="default"/>
      </w:rPr>
    </w:lvl>
    <w:lvl w:ilvl="6">
      <w:start w:val="1"/>
      <w:numFmt w:val="decimal"/>
      <w:isLgl/>
      <w:lvlText w:val="%1.%2.%3.%4.%5.%6.%7."/>
      <w:lvlJc w:val="left"/>
      <w:pPr>
        <w:ind w:left="3030" w:hanging="1440"/>
      </w:pPr>
      <w:rPr>
        <w:rFonts w:hint="default"/>
      </w:rPr>
    </w:lvl>
    <w:lvl w:ilvl="7">
      <w:start w:val="1"/>
      <w:numFmt w:val="decimal"/>
      <w:isLgl/>
      <w:lvlText w:val="%1.%2.%3.%4.%5.%6.%7.%8."/>
      <w:lvlJc w:val="left"/>
      <w:pPr>
        <w:ind w:left="3235" w:hanging="1440"/>
      </w:pPr>
      <w:rPr>
        <w:rFonts w:hint="default"/>
      </w:rPr>
    </w:lvl>
    <w:lvl w:ilvl="8">
      <w:start w:val="1"/>
      <w:numFmt w:val="decimal"/>
      <w:isLgl/>
      <w:lvlText w:val="%1.%2.%3.%4.%5.%6.%7.%8.%9."/>
      <w:lvlJc w:val="left"/>
      <w:pPr>
        <w:ind w:left="3800" w:hanging="1800"/>
      </w:pPr>
      <w:rPr>
        <w:rFonts w:hint="default"/>
      </w:rPr>
    </w:lvl>
  </w:abstractNum>
  <w:abstractNum w:abstractNumId="4" w15:restartNumberingAfterBreak="0">
    <w:nsid w:val="0DF81551"/>
    <w:multiLevelType w:val="hybridMultilevel"/>
    <w:tmpl w:val="77DE111A"/>
    <w:lvl w:ilvl="0" w:tplc="5A8064E8">
      <w:start w:val="1"/>
      <w:numFmt w:val="decimal"/>
      <w:lvlText w:val="3.%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8D6034"/>
    <w:multiLevelType w:val="hybridMultilevel"/>
    <w:tmpl w:val="068228F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7E49FE"/>
    <w:multiLevelType w:val="hybridMultilevel"/>
    <w:tmpl w:val="B906BEDA"/>
    <w:lvl w:ilvl="0" w:tplc="CD0AA57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E1458B"/>
    <w:multiLevelType w:val="hybridMultilevel"/>
    <w:tmpl w:val="6562E27C"/>
    <w:lvl w:ilvl="0" w:tplc="4AC259B4">
      <w:start w:val="1"/>
      <w:numFmt w:val="bullet"/>
      <w:pStyle w:val="2"/>
      <w:lvlText w:val=""/>
      <w:lvlJc w:val="left"/>
      <w:pPr>
        <w:tabs>
          <w:tab w:val="num" w:pos="1440"/>
        </w:tabs>
        <w:ind w:left="0" w:firstLine="1080"/>
      </w:pPr>
      <w:rPr>
        <w:rFonts w:ascii="Symbol" w:hAnsi="Symbol" w:hint="default"/>
      </w:rPr>
    </w:lvl>
    <w:lvl w:ilvl="1" w:tplc="80EA0D06">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753D0E"/>
    <w:multiLevelType w:val="hybridMultilevel"/>
    <w:tmpl w:val="18F4A340"/>
    <w:lvl w:ilvl="0" w:tplc="26946DF4">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A4499A"/>
    <w:multiLevelType w:val="hybridMultilevel"/>
    <w:tmpl w:val="DDFEE5C2"/>
    <w:lvl w:ilvl="0" w:tplc="52309212">
      <w:start w:val="1"/>
      <w:numFmt w:val="decimal"/>
      <w:lvlText w:val="%1)"/>
      <w:lvlJc w:val="left"/>
      <w:pPr>
        <w:ind w:left="2913" w:hanging="360"/>
      </w:pPr>
      <w:rPr>
        <w:rFonts w:ascii="Times New Roman" w:hAnsi="Times New Roman" w:cs="Times New Roman" w:hint="default"/>
        <w:b w:val="0"/>
        <w:i w:val="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6EB598C"/>
    <w:multiLevelType w:val="multilevel"/>
    <w:tmpl w:val="FF8EB4EA"/>
    <w:lvl w:ilvl="0">
      <w:start w:val="2"/>
      <w:numFmt w:val="decimal"/>
      <w:lvlText w:val="%1)"/>
      <w:lvlJc w:val="left"/>
      <w:pPr>
        <w:tabs>
          <w:tab w:val="num" w:pos="720"/>
        </w:tabs>
        <w:ind w:left="720" w:hanging="360"/>
      </w:pPr>
      <w:rPr>
        <w:rFonts w:hint="default"/>
        <w:b/>
      </w:rPr>
    </w:lvl>
    <w:lvl w:ilvl="1">
      <w:start w:val="1"/>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83D1C22"/>
    <w:multiLevelType w:val="hybridMultilevel"/>
    <w:tmpl w:val="20F4AB7A"/>
    <w:lvl w:ilvl="0" w:tplc="0419000B">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18EC4671"/>
    <w:multiLevelType w:val="hybridMultilevel"/>
    <w:tmpl w:val="57223798"/>
    <w:lvl w:ilvl="0" w:tplc="FFFFFFFF">
      <w:start w:val="1"/>
      <w:numFmt w:val="bullet"/>
      <w:pStyle w:val="1--0"/>
      <w:lvlText w:val=""/>
      <w:lvlJc w:val="left"/>
      <w:pPr>
        <w:tabs>
          <w:tab w:val="num" w:pos="360"/>
        </w:tabs>
        <w:ind w:left="284" w:hanging="284"/>
      </w:pPr>
      <w:rPr>
        <w:rFonts w:ascii="Symbol" w:hAnsi="Symbol" w:hint="default"/>
      </w:rPr>
    </w:lvl>
    <w:lvl w:ilvl="1" w:tplc="FFFFFFFF">
      <w:start w:val="1"/>
      <w:numFmt w:val="lowerLetter"/>
      <w:lvlText w:val="%2)"/>
      <w:lvlJc w:val="left"/>
      <w:pPr>
        <w:tabs>
          <w:tab w:val="num" w:pos="357"/>
        </w:tabs>
        <w:ind w:left="357" w:hanging="357"/>
      </w:pPr>
      <w:rPr>
        <w:rFonts w:ascii="Times New Roman" w:eastAsia="Times New Roman" w:hAnsi="Times New Roman" w:cs="Times New Roman"/>
      </w:rPr>
    </w:lvl>
    <w:lvl w:ilvl="2" w:tplc="FFFFFFFF">
      <w:start w:val="1"/>
      <w:numFmt w:val="lowerLetter"/>
      <w:lvlText w:val="%3)"/>
      <w:lvlJc w:val="left"/>
      <w:pPr>
        <w:tabs>
          <w:tab w:val="num" w:pos="357"/>
        </w:tabs>
        <w:ind w:left="357" w:hanging="357"/>
      </w:pPr>
      <w:rPr>
        <w:rFont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437C28"/>
    <w:multiLevelType w:val="multilevel"/>
    <w:tmpl w:val="39E0C138"/>
    <w:lvl w:ilvl="0">
      <w:start w:val="1"/>
      <w:numFmt w:val="decimal"/>
      <w:pStyle w:val="a0"/>
      <w:suff w:val="space"/>
      <w:lvlText w:val="%1."/>
      <w:lvlJc w:val="left"/>
      <w:pPr>
        <w:ind w:left="360" w:hanging="360"/>
      </w:pPr>
      <w:rPr>
        <w:rFonts w:hint="default"/>
        <w:b/>
      </w:rPr>
    </w:lvl>
    <w:lvl w:ilvl="1">
      <w:start w:val="1"/>
      <w:numFmt w:val="decimal"/>
      <w:suff w:val="space"/>
      <w:lvlText w:val="%1.%2."/>
      <w:lvlJc w:val="left"/>
      <w:pPr>
        <w:ind w:left="432" w:hanging="432"/>
      </w:pPr>
      <w:rPr>
        <w:rFonts w:hint="default"/>
        <w:b w:val="0"/>
      </w:rPr>
    </w:lvl>
    <w:lvl w:ilvl="2">
      <w:start w:val="1"/>
      <w:numFmt w:val="decimal"/>
      <w:lvlText w:val="%3."/>
      <w:lvlJc w:val="left"/>
      <w:pPr>
        <w:tabs>
          <w:tab w:val="num" w:pos="1044"/>
        </w:tabs>
        <w:ind w:left="1044" w:hanging="504"/>
      </w:pPr>
      <w:rPr>
        <w:rFonts w:ascii="Times New Roman" w:eastAsia="Times New Roman" w:hAnsi="Times New Roman" w:cs="Times New Roman"/>
        <w:b w: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01F6EB0"/>
    <w:multiLevelType w:val="hybridMultilevel"/>
    <w:tmpl w:val="4DF4F14C"/>
    <w:lvl w:ilvl="0" w:tplc="AE440276">
      <w:start w:val="1"/>
      <w:numFmt w:val="decimal"/>
      <w:lvlText w:val="%1)"/>
      <w:lvlJc w:val="left"/>
      <w:pPr>
        <w:tabs>
          <w:tab w:val="num" w:pos="2134"/>
        </w:tabs>
        <w:ind w:left="2134" w:hanging="360"/>
      </w:pPr>
      <w:rPr>
        <w:rFonts w:hint="default"/>
      </w:rPr>
    </w:lvl>
    <w:lvl w:ilvl="1" w:tplc="E85252DE">
      <w:start w:val="1"/>
      <w:numFmt w:val="bullet"/>
      <w:suff w:val="space"/>
      <w:lvlText w:val="­"/>
      <w:lvlJc w:val="left"/>
      <w:pPr>
        <w:ind w:left="0" w:firstLine="709"/>
      </w:pPr>
      <w:rPr>
        <w:rFonts w:ascii="Courier New" w:hAnsi="Courier New" w:hint="default"/>
      </w:rPr>
    </w:lvl>
    <w:lvl w:ilvl="2" w:tplc="A3FC800E">
      <w:start w:val="1"/>
      <w:numFmt w:val="bullet"/>
      <w:lvlText w:val=""/>
      <w:lvlJc w:val="left"/>
      <w:pPr>
        <w:tabs>
          <w:tab w:val="num" w:pos="2869"/>
        </w:tabs>
        <w:ind w:left="2869" w:hanging="360"/>
      </w:pPr>
      <w:rPr>
        <w:rFonts w:ascii="Symbol" w:hAnsi="Symbol" w:hint="default"/>
      </w:rPr>
    </w:lvl>
    <w:lvl w:ilvl="3" w:tplc="3DEE67F0">
      <w:start w:val="1"/>
      <w:numFmt w:val="bullet"/>
      <w:suff w:val="space"/>
      <w:lvlText w:val=""/>
      <w:lvlJc w:val="left"/>
      <w:pPr>
        <w:ind w:left="3589" w:hanging="360"/>
      </w:pPr>
      <w:rPr>
        <w:rFonts w:ascii="Symbol" w:hAnsi="Symbol" w:hint="default"/>
        <w:sz w:val="20"/>
      </w:rPr>
    </w:lvl>
    <w:lvl w:ilvl="4" w:tplc="D24C3CA8">
      <w:start w:val="1"/>
      <w:numFmt w:val="bullet"/>
      <w:lvlText w:val="o"/>
      <w:lvlJc w:val="left"/>
      <w:pPr>
        <w:tabs>
          <w:tab w:val="num" w:pos="4309"/>
        </w:tabs>
        <w:ind w:left="4309" w:hanging="360"/>
      </w:pPr>
      <w:rPr>
        <w:rFonts w:ascii="Arial (WT)" w:hAnsi="Arial (WT)" w:cs="Arial (WT)" w:hint="default"/>
      </w:rPr>
    </w:lvl>
    <w:lvl w:ilvl="5" w:tplc="834441F8">
      <w:start w:val="1"/>
      <w:numFmt w:val="bullet"/>
      <w:lvlText w:val=""/>
      <w:lvlJc w:val="left"/>
      <w:pPr>
        <w:tabs>
          <w:tab w:val="num" w:pos="5029"/>
        </w:tabs>
        <w:ind w:left="5029" w:hanging="360"/>
      </w:pPr>
      <w:rPr>
        <w:rFonts w:ascii="Symbol" w:hAnsi="Symbol" w:hint="default"/>
      </w:rPr>
    </w:lvl>
    <w:lvl w:ilvl="6" w:tplc="2A241066">
      <w:start w:val="1"/>
      <w:numFmt w:val="bullet"/>
      <w:lvlText w:val=""/>
      <w:lvlJc w:val="left"/>
      <w:pPr>
        <w:tabs>
          <w:tab w:val="num" w:pos="5749"/>
        </w:tabs>
        <w:ind w:left="5749" w:hanging="360"/>
      </w:pPr>
      <w:rPr>
        <w:rFonts w:ascii="Symbol" w:hAnsi="Symbol" w:hint="default"/>
      </w:rPr>
    </w:lvl>
    <w:lvl w:ilvl="7" w:tplc="66E834BE">
      <w:start w:val="1"/>
      <w:numFmt w:val="bullet"/>
      <w:lvlText w:val="o"/>
      <w:lvlJc w:val="left"/>
      <w:pPr>
        <w:tabs>
          <w:tab w:val="num" w:pos="6469"/>
        </w:tabs>
        <w:ind w:left="6469" w:hanging="360"/>
      </w:pPr>
      <w:rPr>
        <w:rFonts w:ascii="Arial (WT)" w:hAnsi="Arial (WT)" w:cs="Arial (WT)" w:hint="default"/>
      </w:rPr>
    </w:lvl>
    <w:lvl w:ilvl="8" w:tplc="D3804BE8">
      <w:start w:val="1"/>
      <w:numFmt w:val="bullet"/>
      <w:lvlText w:val=""/>
      <w:lvlJc w:val="left"/>
      <w:pPr>
        <w:tabs>
          <w:tab w:val="num" w:pos="7189"/>
        </w:tabs>
        <w:ind w:left="7189" w:hanging="360"/>
      </w:pPr>
      <w:rPr>
        <w:rFonts w:ascii="Symbol" w:hAnsi="Symbol" w:hint="default"/>
      </w:rPr>
    </w:lvl>
  </w:abstractNum>
  <w:abstractNum w:abstractNumId="15" w15:restartNumberingAfterBreak="0">
    <w:nsid w:val="20714432"/>
    <w:multiLevelType w:val="multilevel"/>
    <w:tmpl w:val="4A249946"/>
    <w:lvl w:ilvl="0">
      <w:start w:val="2"/>
      <w:numFmt w:val="decimal"/>
      <w:lvlText w:val="%1)"/>
      <w:lvlJc w:val="left"/>
      <w:pPr>
        <w:tabs>
          <w:tab w:val="num" w:pos="720"/>
        </w:tabs>
        <w:ind w:left="720" w:hanging="360"/>
      </w:pPr>
      <w:rPr>
        <w:rFonts w:hint="default"/>
        <w:b/>
      </w:rPr>
    </w:lvl>
    <w:lvl w:ilvl="1">
      <w:start w:val="2"/>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4E937E1"/>
    <w:multiLevelType w:val="hybridMultilevel"/>
    <w:tmpl w:val="D0A048AE"/>
    <w:styleLink w:val="21"/>
    <w:lvl w:ilvl="0" w:tplc="AF0625D0">
      <w:start w:val="1"/>
      <w:numFmt w:val="decimal"/>
      <w:lvlText w:val="%1."/>
      <w:lvlJc w:val="left"/>
      <w:pPr>
        <w:tabs>
          <w:tab w:val="num" w:pos="2007"/>
        </w:tabs>
        <w:ind w:left="2007" w:hanging="360"/>
      </w:pPr>
      <w:rPr>
        <w:rFonts w:hint="default"/>
      </w:rPr>
    </w:lvl>
    <w:lvl w:ilvl="1" w:tplc="F7BC8530" w:tentative="1">
      <w:start w:val="1"/>
      <w:numFmt w:val="lowerLetter"/>
      <w:lvlText w:val="%2."/>
      <w:lvlJc w:val="left"/>
      <w:pPr>
        <w:ind w:left="1440" w:hanging="360"/>
      </w:pPr>
    </w:lvl>
    <w:lvl w:ilvl="2" w:tplc="FFE6B342" w:tentative="1">
      <w:start w:val="1"/>
      <w:numFmt w:val="lowerRoman"/>
      <w:lvlText w:val="%3."/>
      <w:lvlJc w:val="right"/>
      <w:pPr>
        <w:ind w:left="2160" w:hanging="180"/>
      </w:pPr>
    </w:lvl>
    <w:lvl w:ilvl="3" w:tplc="79902F7E" w:tentative="1">
      <w:start w:val="1"/>
      <w:numFmt w:val="decimal"/>
      <w:lvlText w:val="%4."/>
      <w:lvlJc w:val="left"/>
      <w:pPr>
        <w:ind w:left="2880" w:hanging="360"/>
      </w:pPr>
    </w:lvl>
    <w:lvl w:ilvl="4" w:tplc="752EE3BA" w:tentative="1">
      <w:start w:val="1"/>
      <w:numFmt w:val="lowerLetter"/>
      <w:lvlText w:val="%5."/>
      <w:lvlJc w:val="left"/>
      <w:pPr>
        <w:ind w:left="3600" w:hanging="360"/>
      </w:pPr>
    </w:lvl>
    <w:lvl w:ilvl="5" w:tplc="F0AC9BEC" w:tentative="1">
      <w:start w:val="1"/>
      <w:numFmt w:val="lowerRoman"/>
      <w:lvlText w:val="%6."/>
      <w:lvlJc w:val="right"/>
      <w:pPr>
        <w:ind w:left="4320" w:hanging="180"/>
      </w:pPr>
    </w:lvl>
    <w:lvl w:ilvl="6" w:tplc="4BD21AD2" w:tentative="1">
      <w:start w:val="1"/>
      <w:numFmt w:val="decimal"/>
      <w:lvlText w:val="%7."/>
      <w:lvlJc w:val="left"/>
      <w:pPr>
        <w:ind w:left="5040" w:hanging="360"/>
      </w:pPr>
    </w:lvl>
    <w:lvl w:ilvl="7" w:tplc="53787960" w:tentative="1">
      <w:start w:val="1"/>
      <w:numFmt w:val="lowerLetter"/>
      <w:lvlText w:val="%8."/>
      <w:lvlJc w:val="left"/>
      <w:pPr>
        <w:ind w:left="5760" w:hanging="360"/>
      </w:pPr>
    </w:lvl>
    <w:lvl w:ilvl="8" w:tplc="E014F948" w:tentative="1">
      <w:start w:val="1"/>
      <w:numFmt w:val="lowerRoman"/>
      <w:lvlText w:val="%9."/>
      <w:lvlJc w:val="right"/>
      <w:pPr>
        <w:ind w:left="6480" w:hanging="180"/>
      </w:pPr>
    </w:lvl>
  </w:abstractNum>
  <w:abstractNum w:abstractNumId="17" w15:restartNumberingAfterBreak="0">
    <w:nsid w:val="2B423CC2"/>
    <w:multiLevelType w:val="hybridMultilevel"/>
    <w:tmpl w:val="4CD4B8BA"/>
    <w:lvl w:ilvl="0" w:tplc="52E6CC54">
      <w:start w:val="1"/>
      <w:numFmt w:val="bullet"/>
      <w:pStyle w:val="3"/>
      <w:lvlText w:val=""/>
      <w:lvlJc w:val="left"/>
      <w:pPr>
        <w:tabs>
          <w:tab w:val="num" w:pos="926"/>
        </w:tabs>
        <w:ind w:left="926" w:hanging="360"/>
      </w:pPr>
      <w:rPr>
        <w:rFonts w:ascii="Symbol" w:hAnsi="Symbol" w:hint="default"/>
      </w:rPr>
    </w:lvl>
    <w:lvl w:ilvl="1" w:tplc="6442CD86">
      <w:numFmt w:val="decimal"/>
      <w:lvlText w:val=""/>
      <w:lvlJc w:val="left"/>
    </w:lvl>
    <w:lvl w:ilvl="2" w:tplc="22D22DFC">
      <w:numFmt w:val="decimal"/>
      <w:lvlText w:val=""/>
      <w:lvlJc w:val="left"/>
    </w:lvl>
    <w:lvl w:ilvl="3" w:tplc="AB9052C2">
      <w:numFmt w:val="decimal"/>
      <w:lvlText w:val=""/>
      <w:lvlJc w:val="left"/>
    </w:lvl>
    <w:lvl w:ilvl="4" w:tplc="3DF40800">
      <w:numFmt w:val="decimal"/>
      <w:lvlText w:val=""/>
      <w:lvlJc w:val="left"/>
    </w:lvl>
    <w:lvl w:ilvl="5" w:tplc="68388746">
      <w:numFmt w:val="decimal"/>
      <w:lvlText w:val=""/>
      <w:lvlJc w:val="left"/>
    </w:lvl>
    <w:lvl w:ilvl="6" w:tplc="EFC29B30">
      <w:numFmt w:val="decimal"/>
      <w:lvlText w:val=""/>
      <w:lvlJc w:val="left"/>
    </w:lvl>
    <w:lvl w:ilvl="7" w:tplc="1FB02CAE">
      <w:numFmt w:val="decimal"/>
      <w:lvlText w:val=""/>
      <w:lvlJc w:val="left"/>
    </w:lvl>
    <w:lvl w:ilvl="8" w:tplc="5D1EC69A">
      <w:numFmt w:val="decimal"/>
      <w:lvlText w:val=""/>
      <w:lvlJc w:val="left"/>
    </w:lvl>
  </w:abstractNum>
  <w:abstractNum w:abstractNumId="18" w15:restartNumberingAfterBreak="0">
    <w:nsid w:val="2CDA5F5B"/>
    <w:multiLevelType w:val="hybridMultilevel"/>
    <w:tmpl w:val="6B424FAE"/>
    <w:lvl w:ilvl="0" w:tplc="D45458FE">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0765A46"/>
    <w:multiLevelType w:val="hybridMultilevel"/>
    <w:tmpl w:val="D52EC872"/>
    <w:lvl w:ilvl="0" w:tplc="D8920C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2C20800"/>
    <w:multiLevelType w:val="hybridMultilevel"/>
    <w:tmpl w:val="285EEE6A"/>
    <w:lvl w:ilvl="0" w:tplc="F3021FD4">
      <w:start w:val="1"/>
      <w:numFmt w:val="decimal"/>
      <w:pStyle w:val="30"/>
      <w:lvlText w:val="%1."/>
      <w:lvlJc w:val="left"/>
      <w:pPr>
        <w:tabs>
          <w:tab w:val="num" w:pos="926"/>
        </w:tabs>
        <w:ind w:left="926" w:hanging="360"/>
      </w:pPr>
    </w:lvl>
    <w:lvl w:ilvl="1" w:tplc="4A9A450A">
      <w:numFmt w:val="decimal"/>
      <w:lvlText w:val=""/>
      <w:lvlJc w:val="left"/>
    </w:lvl>
    <w:lvl w:ilvl="2" w:tplc="1FBAA772">
      <w:numFmt w:val="decimal"/>
      <w:lvlText w:val=""/>
      <w:lvlJc w:val="left"/>
    </w:lvl>
    <w:lvl w:ilvl="3" w:tplc="456256D0">
      <w:numFmt w:val="decimal"/>
      <w:lvlText w:val=""/>
      <w:lvlJc w:val="left"/>
    </w:lvl>
    <w:lvl w:ilvl="4" w:tplc="01B60650">
      <w:numFmt w:val="decimal"/>
      <w:lvlText w:val=""/>
      <w:lvlJc w:val="left"/>
    </w:lvl>
    <w:lvl w:ilvl="5" w:tplc="A2ECAC40">
      <w:numFmt w:val="decimal"/>
      <w:lvlText w:val=""/>
      <w:lvlJc w:val="left"/>
    </w:lvl>
    <w:lvl w:ilvl="6" w:tplc="86CE2AA0">
      <w:numFmt w:val="decimal"/>
      <w:lvlText w:val=""/>
      <w:lvlJc w:val="left"/>
    </w:lvl>
    <w:lvl w:ilvl="7" w:tplc="96C0E3D0">
      <w:numFmt w:val="decimal"/>
      <w:lvlText w:val=""/>
      <w:lvlJc w:val="left"/>
    </w:lvl>
    <w:lvl w:ilvl="8" w:tplc="64C0790C">
      <w:numFmt w:val="decimal"/>
      <w:lvlText w:val=""/>
      <w:lvlJc w:val="left"/>
    </w:lvl>
  </w:abstractNum>
  <w:abstractNum w:abstractNumId="21" w15:restartNumberingAfterBreak="0">
    <w:nsid w:val="33AC0E81"/>
    <w:multiLevelType w:val="hybridMultilevel"/>
    <w:tmpl w:val="700CDA72"/>
    <w:lvl w:ilvl="0" w:tplc="FFFFFFFF">
      <w:start w:val="5"/>
      <w:numFmt w:val="decimal"/>
      <w:pStyle w:val="1"/>
      <w:lvlText w:val="%1"/>
      <w:lvlJc w:val="left"/>
      <w:pPr>
        <w:tabs>
          <w:tab w:val="num" w:pos="2130"/>
        </w:tabs>
        <w:ind w:left="2130" w:hanging="360"/>
      </w:pPr>
      <w:rPr>
        <w:rFonts w:hint="default"/>
      </w:rPr>
    </w:lvl>
    <w:lvl w:ilvl="1" w:tplc="FFFFFFFF" w:tentative="1">
      <w:start w:val="1"/>
      <w:numFmt w:val="lowerLetter"/>
      <w:lvlText w:val="%2."/>
      <w:lvlJc w:val="left"/>
      <w:pPr>
        <w:tabs>
          <w:tab w:val="num" w:pos="2850"/>
        </w:tabs>
        <w:ind w:left="2850" w:hanging="360"/>
      </w:pPr>
    </w:lvl>
    <w:lvl w:ilvl="2" w:tplc="FFFFFFFF" w:tentative="1">
      <w:start w:val="1"/>
      <w:numFmt w:val="lowerRoman"/>
      <w:pStyle w:val="31"/>
      <w:lvlText w:val="%3."/>
      <w:lvlJc w:val="right"/>
      <w:pPr>
        <w:tabs>
          <w:tab w:val="num" w:pos="3570"/>
        </w:tabs>
        <w:ind w:left="3570" w:hanging="180"/>
      </w:pPr>
    </w:lvl>
    <w:lvl w:ilvl="3" w:tplc="FFFFFFFF" w:tentative="1">
      <w:start w:val="1"/>
      <w:numFmt w:val="decimal"/>
      <w:pStyle w:val="4"/>
      <w:lvlText w:val="%4."/>
      <w:lvlJc w:val="left"/>
      <w:pPr>
        <w:tabs>
          <w:tab w:val="num" w:pos="4290"/>
        </w:tabs>
        <w:ind w:left="4290" w:hanging="360"/>
      </w:pPr>
    </w:lvl>
    <w:lvl w:ilvl="4" w:tplc="FFFFFFFF" w:tentative="1">
      <w:start w:val="1"/>
      <w:numFmt w:val="lowerLetter"/>
      <w:lvlText w:val="%5."/>
      <w:lvlJc w:val="left"/>
      <w:pPr>
        <w:tabs>
          <w:tab w:val="num" w:pos="5010"/>
        </w:tabs>
        <w:ind w:left="5010" w:hanging="360"/>
      </w:pPr>
    </w:lvl>
    <w:lvl w:ilvl="5" w:tplc="FFFFFFFF" w:tentative="1">
      <w:start w:val="1"/>
      <w:numFmt w:val="lowerRoman"/>
      <w:lvlText w:val="%6."/>
      <w:lvlJc w:val="right"/>
      <w:pPr>
        <w:tabs>
          <w:tab w:val="num" w:pos="5730"/>
        </w:tabs>
        <w:ind w:left="5730" w:hanging="180"/>
      </w:pPr>
    </w:lvl>
    <w:lvl w:ilvl="6" w:tplc="FFFFFFFF" w:tentative="1">
      <w:start w:val="1"/>
      <w:numFmt w:val="decimal"/>
      <w:lvlText w:val="%7."/>
      <w:lvlJc w:val="left"/>
      <w:pPr>
        <w:tabs>
          <w:tab w:val="num" w:pos="6450"/>
        </w:tabs>
        <w:ind w:left="6450" w:hanging="360"/>
      </w:pPr>
    </w:lvl>
    <w:lvl w:ilvl="7" w:tplc="FFFFFFFF" w:tentative="1">
      <w:start w:val="1"/>
      <w:numFmt w:val="lowerLetter"/>
      <w:lvlText w:val="%8."/>
      <w:lvlJc w:val="left"/>
      <w:pPr>
        <w:tabs>
          <w:tab w:val="num" w:pos="7170"/>
        </w:tabs>
        <w:ind w:left="7170" w:hanging="360"/>
      </w:pPr>
    </w:lvl>
    <w:lvl w:ilvl="8" w:tplc="FFFFFFFF" w:tentative="1">
      <w:start w:val="1"/>
      <w:numFmt w:val="lowerRoman"/>
      <w:lvlText w:val="%9."/>
      <w:lvlJc w:val="right"/>
      <w:pPr>
        <w:tabs>
          <w:tab w:val="num" w:pos="7890"/>
        </w:tabs>
        <w:ind w:left="7890" w:hanging="180"/>
      </w:pPr>
    </w:lvl>
  </w:abstractNum>
  <w:abstractNum w:abstractNumId="22" w15:restartNumberingAfterBreak="0">
    <w:nsid w:val="34513302"/>
    <w:multiLevelType w:val="multilevel"/>
    <w:tmpl w:val="384C2DE2"/>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bullet"/>
      <w:lvlText w:val="­"/>
      <w:lvlJc w:val="left"/>
      <w:pPr>
        <w:tabs>
          <w:tab w:val="num" w:pos="1494"/>
        </w:tabs>
        <w:ind w:left="1494" w:hanging="360"/>
      </w:pPr>
      <w:rPr>
        <w:rFonts w:ascii="Courier New" w:hAnsi="Courier New"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3" w15:restartNumberingAfterBreak="0">
    <w:nsid w:val="374C2177"/>
    <w:multiLevelType w:val="multilevel"/>
    <w:tmpl w:val="0CF0C54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2"/>
      <w:lvlText w:val="%1.%2.%3"/>
      <w:lvlJc w:val="left"/>
      <w:pPr>
        <w:tabs>
          <w:tab w:val="num" w:pos="1134"/>
        </w:tabs>
        <w:ind w:left="1134" w:hanging="1134"/>
      </w:pPr>
      <w:rPr>
        <w:rFonts w:hint="default"/>
      </w:rPr>
    </w:lvl>
    <w:lvl w:ilvl="3">
      <w:start w:val="1"/>
      <w:numFmt w:val="decimal"/>
      <w:pStyle w:val="40"/>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3B8D5389"/>
    <w:multiLevelType w:val="hybridMultilevel"/>
    <w:tmpl w:val="E952A958"/>
    <w:lvl w:ilvl="0" w:tplc="D64CB396">
      <w:start w:val="1"/>
      <w:numFmt w:val="bullet"/>
      <w:pStyle w:val="a1"/>
      <w:lvlText w:val="-"/>
      <w:lvlJc w:val="left"/>
      <w:pPr>
        <w:tabs>
          <w:tab w:val="num" w:pos="2062"/>
        </w:tabs>
        <w:ind w:left="2062" w:hanging="360"/>
      </w:pPr>
      <w:rPr>
        <w:rFonts w:ascii="Times New Roman" w:eastAsia="Times New Roman" w:hAnsi="Times New Roman" w:cs="Times New Roman" w:hint="default"/>
      </w:rPr>
    </w:lvl>
    <w:lvl w:ilvl="1" w:tplc="09A41D16" w:tentative="1">
      <w:start w:val="1"/>
      <w:numFmt w:val="bullet"/>
      <w:lvlText w:val="o"/>
      <w:lvlJc w:val="left"/>
      <w:pPr>
        <w:tabs>
          <w:tab w:val="num" w:pos="2291"/>
        </w:tabs>
        <w:ind w:left="2291" w:hanging="360"/>
      </w:pPr>
      <w:rPr>
        <w:rFonts w:ascii="Courier New" w:hAnsi="Courier New" w:hint="default"/>
      </w:rPr>
    </w:lvl>
    <w:lvl w:ilvl="2" w:tplc="4F0E4CE0" w:tentative="1">
      <w:start w:val="1"/>
      <w:numFmt w:val="bullet"/>
      <w:lvlText w:val=""/>
      <w:lvlJc w:val="left"/>
      <w:pPr>
        <w:tabs>
          <w:tab w:val="num" w:pos="3011"/>
        </w:tabs>
        <w:ind w:left="3011" w:hanging="360"/>
      </w:pPr>
      <w:rPr>
        <w:rFonts w:ascii="Wingdings" w:hAnsi="Wingdings" w:hint="default"/>
      </w:rPr>
    </w:lvl>
    <w:lvl w:ilvl="3" w:tplc="C352BBE2" w:tentative="1">
      <w:start w:val="1"/>
      <w:numFmt w:val="bullet"/>
      <w:lvlText w:val=""/>
      <w:lvlJc w:val="left"/>
      <w:pPr>
        <w:tabs>
          <w:tab w:val="num" w:pos="3731"/>
        </w:tabs>
        <w:ind w:left="3731" w:hanging="360"/>
      </w:pPr>
      <w:rPr>
        <w:rFonts w:ascii="Symbol" w:hAnsi="Symbol" w:hint="default"/>
      </w:rPr>
    </w:lvl>
    <w:lvl w:ilvl="4" w:tplc="6944B230" w:tentative="1">
      <w:start w:val="1"/>
      <w:numFmt w:val="bullet"/>
      <w:lvlText w:val="o"/>
      <w:lvlJc w:val="left"/>
      <w:pPr>
        <w:tabs>
          <w:tab w:val="num" w:pos="4451"/>
        </w:tabs>
        <w:ind w:left="4451" w:hanging="360"/>
      </w:pPr>
      <w:rPr>
        <w:rFonts w:ascii="Courier New" w:hAnsi="Courier New" w:hint="default"/>
      </w:rPr>
    </w:lvl>
    <w:lvl w:ilvl="5" w:tplc="8C04F1F2" w:tentative="1">
      <w:start w:val="1"/>
      <w:numFmt w:val="bullet"/>
      <w:lvlText w:val=""/>
      <w:lvlJc w:val="left"/>
      <w:pPr>
        <w:tabs>
          <w:tab w:val="num" w:pos="5171"/>
        </w:tabs>
        <w:ind w:left="5171" w:hanging="360"/>
      </w:pPr>
      <w:rPr>
        <w:rFonts w:ascii="Wingdings" w:hAnsi="Wingdings" w:hint="default"/>
      </w:rPr>
    </w:lvl>
    <w:lvl w:ilvl="6" w:tplc="81D09F24" w:tentative="1">
      <w:start w:val="1"/>
      <w:numFmt w:val="bullet"/>
      <w:lvlText w:val=""/>
      <w:lvlJc w:val="left"/>
      <w:pPr>
        <w:tabs>
          <w:tab w:val="num" w:pos="5891"/>
        </w:tabs>
        <w:ind w:left="5891" w:hanging="360"/>
      </w:pPr>
      <w:rPr>
        <w:rFonts w:ascii="Symbol" w:hAnsi="Symbol" w:hint="default"/>
      </w:rPr>
    </w:lvl>
    <w:lvl w:ilvl="7" w:tplc="AAC6E336" w:tentative="1">
      <w:start w:val="1"/>
      <w:numFmt w:val="bullet"/>
      <w:lvlText w:val="o"/>
      <w:lvlJc w:val="left"/>
      <w:pPr>
        <w:tabs>
          <w:tab w:val="num" w:pos="6611"/>
        </w:tabs>
        <w:ind w:left="6611" w:hanging="360"/>
      </w:pPr>
      <w:rPr>
        <w:rFonts w:ascii="Courier New" w:hAnsi="Courier New" w:hint="default"/>
      </w:rPr>
    </w:lvl>
    <w:lvl w:ilvl="8" w:tplc="30C4567A" w:tentative="1">
      <w:start w:val="1"/>
      <w:numFmt w:val="bullet"/>
      <w:lvlText w:val=""/>
      <w:lvlJc w:val="left"/>
      <w:pPr>
        <w:tabs>
          <w:tab w:val="num" w:pos="7331"/>
        </w:tabs>
        <w:ind w:left="7331" w:hanging="360"/>
      </w:pPr>
      <w:rPr>
        <w:rFonts w:ascii="Wingdings" w:hAnsi="Wingdings" w:hint="default"/>
      </w:rPr>
    </w:lvl>
  </w:abstractNum>
  <w:abstractNum w:abstractNumId="25" w15:restartNumberingAfterBreak="0">
    <w:nsid w:val="3D551CDC"/>
    <w:multiLevelType w:val="hybridMultilevel"/>
    <w:tmpl w:val="9C9CB59C"/>
    <w:lvl w:ilvl="0" w:tplc="75943422">
      <w:start w:val="1"/>
      <w:numFmt w:val="bullet"/>
      <w:pStyle w:val="1-6"/>
      <w:lvlText w:val=""/>
      <w:lvlJc w:val="left"/>
      <w:pPr>
        <w:tabs>
          <w:tab w:val="num" w:pos="360"/>
        </w:tabs>
        <w:ind w:left="284" w:hanging="284"/>
      </w:pPr>
      <w:rPr>
        <w:rFonts w:ascii="Symbol" w:hAnsi="Symbol" w:hint="default"/>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D74429B"/>
    <w:multiLevelType w:val="hybridMultilevel"/>
    <w:tmpl w:val="8AAA2A22"/>
    <w:lvl w:ilvl="0" w:tplc="04190001">
      <w:start w:val="1"/>
      <w:numFmt w:val="bullet"/>
      <w:lvlText w:val=""/>
      <w:lvlJc w:val="left"/>
      <w:pPr>
        <w:ind w:left="1380" w:hanging="360"/>
      </w:pPr>
      <w:rPr>
        <w:rFonts w:ascii="Symbol" w:hAnsi="Symbol" w:hint="default"/>
      </w:rPr>
    </w:lvl>
    <w:lvl w:ilvl="1" w:tplc="04190003" w:tentative="1">
      <w:start w:val="1"/>
      <w:numFmt w:val="bullet"/>
      <w:lvlText w:val="o"/>
      <w:lvlJc w:val="left"/>
      <w:pPr>
        <w:ind w:left="2100" w:hanging="360"/>
      </w:pPr>
      <w:rPr>
        <w:rFonts w:ascii="Courier New" w:hAnsi="Courier New" w:cs="Courier New" w:hint="default"/>
      </w:rPr>
    </w:lvl>
    <w:lvl w:ilvl="2" w:tplc="04190005" w:tentative="1">
      <w:start w:val="1"/>
      <w:numFmt w:val="bullet"/>
      <w:lvlText w:val=""/>
      <w:lvlJc w:val="left"/>
      <w:pPr>
        <w:ind w:left="2820" w:hanging="360"/>
      </w:pPr>
      <w:rPr>
        <w:rFonts w:ascii="Wingdings" w:hAnsi="Wingdings" w:hint="default"/>
      </w:rPr>
    </w:lvl>
    <w:lvl w:ilvl="3" w:tplc="04190001" w:tentative="1">
      <w:start w:val="1"/>
      <w:numFmt w:val="bullet"/>
      <w:lvlText w:val=""/>
      <w:lvlJc w:val="left"/>
      <w:pPr>
        <w:ind w:left="3540" w:hanging="360"/>
      </w:pPr>
      <w:rPr>
        <w:rFonts w:ascii="Symbol" w:hAnsi="Symbol" w:hint="default"/>
      </w:rPr>
    </w:lvl>
    <w:lvl w:ilvl="4" w:tplc="04190003" w:tentative="1">
      <w:start w:val="1"/>
      <w:numFmt w:val="bullet"/>
      <w:lvlText w:val="o"/>
      <w:lvlJc w:val="left"/>
      <w:pPr>
        <w:ind w:left="4260" w:hanging="360"/>
      </w:pPr>
      <w:rPr>
        <w:rFonts w:ascii="Courier New" w:hAnsi="Courier New" w:cs="Courier New" w:hint="default"/>
      </w:rPr>
    </w:lvl>
    <w:lvl w:ilvl="5" w:tplc="04190005" w:tentative="1">
      <w:start w:val="1"/>
      <w:numFmt w:val="bullet"/>
      <w:lvlText w:val=""/>
      <w:lvlJc w:val="left"/>
      <w:pPr>
        <w:ind w:left="4980" w:hanging="360"/>
      </w:pPr>
      <w:rPr>
        <w:rFonts w:ascii="Wingdings" w:hAnsi="Wingdings" w:hint="default"/>
      </w:rPr>
    </w:lvl>
    <w:lvl w:ilvl="6" w:tplc="04190001" w:tentative="1">
      <w:start w:val="1"/>
      <w:numFmt w:val="bullet"/>
      <w:lvlText w:val=""/>
      <w:lvlJc w:val="left"/>
      <w:pPr>
        <w:ind w:left="5700" w:hanging="360"/>
      </w:pPr>
      <w:rPr>
        <w:rFonts w:ascii="Symbol" w:hAnsi="Symbol" w:hint="default"/>
      </w:rPr>
    </w:lvl>
    <w:lvl w:ilvl="7" w:tplc="04190003" w:tentative="1">
      <w:start w:val="1"/>
      <w:numFmt w:val="bullet"/>
      <w:lvlText w:val="o"/>
      <w:lvlJc w:val="left"/>
      <w:pPr>
        <w:ind w:left="6420" w:hanging="360"/>
      </w:pPr>
      <w:rPr>
        <w:rFonts w:ascii="Courier New" w:hAnsi="Courier New" w:cs="Courier New" w:hint="default"/>
      </w:rPr>
    </w:lvl>
    <w:lvl w:ilvl="8" w:tplc="04190005" w:tentative="1">
      <w:start w:val="1"/>
      <w:numFmt w:val="bullet"/>
      <w:lvlText w:val=""/>
      <w:lvlJc w:val="left"/>
      <w:pPr>
        <w:ind w:left="7140" w:hanging="360"/>
      </w:pPr>
      <w:rPr>
        <w:rFonts w:ascii="Wingdings" w:hAnsi="Wingdings" w:hint="default"/>
      </w:rPr>
    </w:lvl>
  </w:abstractNum>
  <w:abstractNum w:abstractNumId="27" w15:restartNumberingAfterBreak="0">
    <w:nsid w:val="3D885D81"/>
    <w:multiLevelType w:val="multilevel"/>
    <w:tmpl w:val="4072A940"/>
    <w:styleLink w:val="20"/>
    <w:lvl w:ilvl="0">
      <w:start w:val="4"/>
      <w:numFmt w:val="decimal"/>
      <w:lvlText w:val="%1."/>
      <w:lvlJc w:val="left"/>
      <w:pPr>
        <w:ind w:left="1211" w:hanging="360"/>
      </w:pPr>
      <w:rPr>
        <w:rFonts w:hint="default"/>
      </w:rPr>
    </w:lvl>
    <w:lvl w:ilvl="1">
      <w:start w:val="14"/>
      <w:numFmt w:val="decimal"/>
      <w:lvlText w:val="%1.%2."/>
      <w:lvlJc w:val="left"/>
      <w:pPr>
        <w:ind w:left="2204" w:hanging="360"/>
      </w:pPr>
      <w:rPr>
        <w:rFonts w:hint="default"/>
        <w:i w:val="0"/>
      </w:rPr>
    </w:lvl>
    <w:lvl w:ilvl="2">
      <w:start w:val="1"/>
      <w:numFmt w:val="decimal"/>
      <w:lvlText w:val="%1.%2.%3."/>
      <w:lvlJc w:val="left"/>
      <w:pPr>
        <w:ind w:left="2422" w:hanging="720"/>
      </w:pPr>
      <w:rPr>
        <w:rFonts w:ascii="Times New Roman" w:hAnsi="Times New Roman" w:cs="Times New Roman" w:hint="default"/>
        <w:sz w:val="24"/>
        <w:szCs w:val="24"/>
      </w:rPr>
    </w:lvl>
    <w:lvl w:ilvl="3">
      <w:start w:val="1"/>
      <w:numFmt w:val="decimal"/>
      <w:lvlText w:val="%1.%2.%3.%4."/>
      <w:lvlJc w:val="left"/>
      <w:pPr>
        <w:ind w:left="2564" w:hanging="720"/>
      </w:pPr>
      <w:rPr>
        <w:rFonts w:ascii="Times New Roman" w:hAnsi="Times New Roman" w:cs="Times New Roman" w:hint="default"/>
        <w:sz w:val="24"/>
        <w:szCs w:val="24"/>
      </w:rPr>
    </w:lvl>
    <w:lvl w:ilvl="4">
      <w:start w:val="1"/>
      <w:numFmt w:val="decimal"/>
      <w:lvlText w:val="%1.%2.%3.%4.%5."/>
      <w:lvlJc w:val="left"/>
      <w:pPr>
        <w:ind w:left="3371" w:hanging="1080"/>
      </w:pPr>
      <w:rPr>
        <w:rFonts w:hint="default"/>
      </w:rPr>
    </w:lvl>
    <w:lvl w:ilvl="5">
      <w:start w:val="1"/>
      <w:numFmt w:val="decimal"/>
      <w:lvlText w:val="%1.%2.%3.%4.%5.%6."/>
      <w:lvlJc w:val="left"/>
      <w:pPr>
        <w:ind w:left="3731" w:hanging="1080"/>
      </w:pPr>
      <w:rPr>
        <w:rFonts w:hint="default"/>
      </w:rPr>
    </w:lvl>
    <w:lvl w:ilvl="6">
      <w:start w:val="1"/>
      <w:numFmt w:val="decimal"/>
      <w:lvlText w:val="%1.%2.%3.%4.%5.%6.%7."/>
      <w:lvlJc w:val="left"/>
      <w:pPr>
        <w:ind w:left="4451" w:hanging="1440"/>
      </w:pPr>
      <w:rPr>
        <w:rFonts w:hint="default"/>
      </w:rPr>
    </w:lvl>
    <w:lvl w:ilvl="7">
      <w:start w:val="1"/>
      <w:numFmt w:val="decimal"/>
      <w:lvlText w:val="%1.%2.%3.%4.%5.%6.%7.%8."/>
      <w:lvlJc w:val="left"/>
      <w:pPr>
        <w:ind w:left="4811" w:hanging="1440"/>
      </w:pPr>
      <w:rPr>
        <w:rFonts w:hint="default"/>
      </w:rPr>
    </w:lvl>
    <w:lvl w:ilvl="8">
      <w:start w:val="1"/>
      <w:numFmt w:val="decimal"/>
      <w:lvlText w:val="%1.%2.%3.%4.%5.%6.%7.%8.%9."/>
      <w:lvlJc w:val="left"/>
      <w:pPr>
        <w:ind w:left="5531" w:hanging="1800"/>
      </w:pPr>
      <w:rPr>
        <w:rFonts w:hint="default"/>
      </w:rPr>
    </w:lvl>
  </w:abstractNum>
  <w:abstractNum w:abstractNumId="28" w15:restartNumberingAfterBreak="0">
    <w:nsid w:val="3F5D10A2"/>
    <w:multiLevelType w:val="hybridMultilevel"/>
    <w:tmpl w:val="7E061A6A"/>
    <w:lvl w:ilvl="0" w:tplc="EC425B7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0750944"/>
    <w:multiLevelType w:val="hybridMultilevel"/>
    <w:tmpl w:val="661A8E1E"/>
    <w:lvl w:ilvl="0" w:tplc="04186F8A">
      <w:start w:val="1"/>
      <w:numFmt w:val="decimal"/>
      <w:lvlText w:val="2.%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42F065C"/>
    <w:multiLevelType w:val="hybridMultilevel"/>
    <w:tmpl w:val="4ABEC818"/>
    <w:lvl w:ilvl="0" w:tplc="BDBED12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1" w15:restartNumberingAfterBreak="0">
    <w:nsid w:val="447F7FB8"/>
    <w:multiLevelType w:val="multilevel"/>
    <w:tmpl w:val="672EE9AE"/>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2" w15:restartNumberingAfterBreak="0">
    <w:nsid w:val="46296890"/>
    <w:multiLevelType w:val="hybridMultilevel"/>
    <w:tmpl w:val="0292F7D8"/>
    <w:lvl w:ilvl="0" w:tplc="D1A431E2">
      <w:start w:val="1"/>
      <w:numFmt w:val="russianLower"/>
      <w:lvlText w:val="%1)"/>
      <w:lvlJc w:val="left"/>
      <w:pPr>
        <w:ind w:left="3195"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7170C4D"/>
    <w:multiLevelType w:val="hybridMultilevel"/>
    <w:tmpl w:val="472E3E2E"/>
    <w:lvl w:ilvl="0" w:tplc="D49C2622">
      <w:start w:val="1"/>
      <w:numFmt w:val="bullet"/>
      <w:pStyle w:val="-"/>
      <w:lvlText w:val=""/>
      <w:lvlJc w:val="left"/>
      <w:pPr>
        <w:tabs>
          <w:tab w:val="num" w:pos="1571"/>
        </w:tabs>
        <w:ind w:left="1571" w:hanging="360"/>
      </w:pPr>
      <w:rPr>
        <w:rFonts w:ascii="Wingdings" w:hAnsi="Wingdings" w:hint="default"/>
      </w:rPr>
    </w:lvl>
    <w:lvl w:ilvl="1" w:tplc="29B6A51E" w:tentative="1">
      <w:start w:val="1"/>
      <w:numFmt w:val="bullet"/>
      <w:lvlText w:val="o"/>
      <w:lvlJc w:val="left"/>
      <w:pPr>
        <w:tabs>
          <w:tab w:val="num" w:pos="1440"/>
        </w:tabs>
        <w:ind w:left="1440" w:hanging="360"/>
      </w:pPr>
      <w:rPr>
        <w:rFonts w:ascii="Courier New" w:hAnsi="Courier New" w:hint="default"/>
      </w:rPr>
    </w:lvl>
    <w:lvl w:ilvl="2" w:tplc="F82EBA1E" w:tentative="1">
      <w:start w:val="1"/>
      <w:numFmt w:val="bullet"/>
      <w:lvlText w:val=""/>
      <w:lvlJc w:val="left"/>
      <w:pPr>
        <w:tabs>
          <w:tab w:val="num" w:pos="2160"/>
        </w:tabs>
        <w:ind w:left="2160" w:hanging="360"/>
      </w:pPr>
      <w:rPr>
        <w:rFonts w:ascii="Wingdings" w:hAnsi="Wingdings" w:hint="default"/>
      </w:rPr>
    </w:lvl>
    <w:lvl w:ilvl="3" w:tplc="BFC67F30" w:tentative="1">
      <w:start w:val="1"/>
      <w:numFmt w:val="bullet"/>
      <w:lvlText w:val=""/>
      <w:lvlJc w:val="left"/>
      <w:pPr>
        <w:tabs>
          <w:tab w:val="num" w:pos="2880"/>
        </w:tabs>
        <w:ind w:left="2880" w:hanging="360"/>
      </w:pPr>
      <w:rPr>
        <w:rFonts w:ascii="Symbol" w:hAnsi="Symbol" w:hint="default"/>
      </w:rPr>
    </w:lvl>
    <w:lvl w:ilvl="4" w:tplc="BBDC8238" w:tentative="1">
      <w:start w:val="1"/>
      <w:numFmt w:val="bullet"/>
      <w:lvlText w:val="o"/>
      <w:lvlJc w:val="left"/>
      <w:pPr>
        <w:tabs>
          <w:tab w:val="num" w:pos="3600"/>
        </w:tabs>
        <w:ind w:left="3600" w:hanging="360"/>
      </w:pPr>
      <w:rPr>
        <w:rFonts w:ascii="Courier New" w:hAnsi="Courier New" w:hint="default"/>
      </w:rPr>
    </w:lvl>
    <w:lvl w:ilvl="5" w:tplc="3E28D110" w:tentative="1">
      <w:start w:val="1"/>
      <w:numFmt w:val="bullet"/>
      <w:lvlText w:val=""/>
      <w:lvlJc w:val="left"/>
      <w:pPr>
        <w:tabs>
          <w:tab w:val="num" w:pos="4320"/>
        </w:tabs>
        <w:ind w:left="4320" w:hanging="360"/>
      </w:pPr>
      <w:rPr>
        <w:rFonts w:ascii="Wingdings" w:hAnsi="Wingdings" w:hint="default"/>
      </w:rPr>
    </w:lvl>
    <w:lvl w:ilvl="6" w:tplc="08B0CD20" w:tentative="1">
      <w:start w:val="1"/>
      <w:numFmt w:val="bullet"/>
      <w:lvlText w:val=""/>
      <w:lvlJc w:val="left"/>
      <w:pPr>
        <w:tabs>
          <w:tab w:val="num" w:pos="5040"/>
        </w:tabs>
        <w:ind w:left="5040" w:hanging="360"/>
      </w:pPr>
      <w:rPr>
        <w:rFonts w:ascii="Symbol" w:hAnsi="Symbol" w:hint="default"/>
      </w:rPr>
    </w:lvl>
    <w:lvl w:ilvl="7" w:tplc="C2189FA4" w:tentative="1">
      <w:start w:val="1"/>
      <w:numFmt w:val="bullet"/>
      <w:lvlText w:val="o"/>
      <w:lvlJc w:val="left"/>
      <w:pPr>
        <w:tabs>
          <w:tab w:val="num" w:pos="5760"/>
        </w:tabs>
        <w:ind w:left="5760" w:hanging="360"/>
      </w:pPr>
      <w:rPr>
        <w:rFonts w:ascii="Courier New" w:hAnsi="Courier New" w:hint="default"/>
      </w:rPr>
    </w:lvl>
    <w:lvl w:ilvl="8" w:tplc="E828FE9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8355147"/>
    <w:multiLevelType w:val="hybridMultilevel"/>
    <w:tmpl w:val="9968C4C6"/>
    <w:lvl w:ilvl="0" w:tplc="1B2A63D0">
      <w:start w:val="1"/>
      <w:numFmt w:val="decimal"/>
      <w:lvlText w:val="Шаг %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8F0639B"/>
    <w:multiLevelType w:val="hybridMultilevel"/>
    <w:tmpl w:val="1A2EAC46"/>
    <w:lvl w:ilvl="0" w:tplc="B5C0348E">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A237228"/>
    <w:multiLevelType w:val="hybridMultilevel"/>
    <w:tmpl w:val="3DD8DBBA"/>
    <w:lvl w:ilvl="0" w:tplc="F4D29CA4">
      <w:start w:val="1"/>
      <w:numFmt w:val="decimal"/>
      <w:lvlText w:val="2.%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A93217D"/>
    <w:multiLevelType w:val="hybridMultilevel"/>
    <w:tmpl w:val="CED8E87E"/>
    <w:lvl w:ilvl="0" w:tplc="717042DA">
      <w:start w:val="1"/>
      <w:numFmt w:val="bullet"/>
      <w:lvlText w:val=""/>
      <w:lvlJc w:val="left"/>
      <w:pPr>
        <w:ind w:left="1428" w:hanging="360"/>
      </w:pPr>
      <w:rPr>
        <w:rFonts w:ascii="Symbol" w:hAnsi="Symbol" w:hint="default"/>
      </w:rPr>
    </w:lvl>
    <w:lvl w:ilvl="1" w:tplc="04190019" w:tentative="1">
      <w:start w:val="1"/>
      <w:numFmt w:val="bullet"/>
      <w:lvlText w:val="o"/>
      <w:lvlJc w:val="left"/>
      <w:pPr>
        <w:ind w:left="2148" w:hanging="360"/>
      </w:pPr>
      <w:rPr>
        <w:rFonts w:ascii="Courier New" w:hAnsi="Courier New" w:cs="Courier New" w:hint="default"/>
      </w:rPr>
    </w:lvl>
    <w:lvl w:ilvl="2" w:tplc="0419001B" w:tentative="1">
      <w:start w:val="1"/>
      <w:numFmt w:val="bullet"/>
      <w:lvlText w:val=""/>
      <w:lvlJc w:val="left"/>
      <w:pPr>
        <w:ind w:left="2868" w:hanging="360"/>
      </w:pPr>
      <w:rPr>
        <w:rFonts w:ascii="Wingdings" w:hAnsi="Wingdings" w:hint="default"/>
      </w:rPr>
    </w:lvl>
    <w:lvl w:ilvl="3" w:tplc="0419000F" w:tentative="1">
      <w:start w:val="1"/>
      <w:numFmt w:val="bullet"/>
      <w:lvlText w:val=""/>
      <w:lvlJc w:val="left"/>
      <w:pPr>
        <w:ind w:left="3588" w:hanging="360"/>
      </w:pPr>
      <w:rPr>
        <w:rFonts w:ascii="Symbol" w:hAnsi="Symbol" w:hint="default"/>
      </w:rPr>
    </w:lvl>
    <w:lvl w:ilvl="4" w:tplc="04190019" w:tentative="1">
      <w:start w:val="1"/>
      <w:numFmt w:val="bullet"/>
      <w:lvlText w:val="o"/>
      <w:lvlJc w:val="left"/>
      <w:pPr>
        <w:ind w:left="4308" w:hanging="360"/>
      </w:pPr>
      <w:rPr>
        <w:rFonts w:ascii="Courier New" w:hAnsi="Courier New" w:cs="Courier New" w:hint="default"/>
      </w:rPr>
    </w:lvl>
    <w:lvl w:ilvl="5" w:tplc="0419001B" w:tentative="1">
      <w:start w:val="1"/>
      <w:numFmt w:val="bullet"/>
      <w:lvlText w:val=""/>
      <w:lvlJc w:val="left"/>
      <w:pPr>
        <w:ind w:left="5028" w:hanging="360"/>
      </w:pPr>
      <w:rPr>
        <w:rFonts w:ascii="Wingdings" w:hAnsi="Wingdings" w:hint="default"/>
      </w:rPr>
    </w:lvl>
    <w:lvl w:ilvl="6" w:tplc="0419000F" w:tentative="1">
      <w:start w:val="1"/>
      <w:numFmt w:val="bullet"/>
      <w:lvlText w:val=""/>
      <w:lvlJc w:val="left"/>
      <w:pPr>
        <w:ind w:left="5748" w:hanging="360"/>
      </w:pPr>
      <w:rPr>
        <w:rFonts w:ascii="Symbol" w:hAnsi="Symbol" w:hint="default"/>
      </w:rPr>
    </w:lvl>
    <w:lvl w:ilvl="7" w:tplc="04190019" w:tentative="1">
      <w:start w:val="1"/>
      <w:numFmt w:val="bullet"/>
      <w:lvlText w:val="o"/>
      <w:lvlJc w:val="left"/>
      <w:pPr>
        <w:ind w:left="6468" w:hanging="360"/>
      </w:pPr>
      <w:rPr>
        <w:rFonts w:ascii="Courier New" w:hAnsi="Courier New" w:cs="Courier New" w:hint="default"/>
      </w:rPr>
    </w:lvl>
    <w:lvl w:ilvl="8" w:tplc="0419001B" w:tentative="1">
      <w:start w:val="1"/>
      <w:numFmt w:val="bullet"/>
      <w:lvlText w:val=""/>
      <w:lvlJc w:val="left"/>
      <w:pPr>
        <w:ind w:left="7188" w:hanging="360"/>
      </w:pPr>
      <w:rPr>
        <w:rFonts w:ascii="Wingdings" w:hAnsi="Wingdings" w:hint="default"/>
      </w:rPr>
    </w:lvl>
  </w:abstractNum>
  <w:abstractNum w:abstractNumId="38" w15:restartNumberingAfterBreak="0">
    <w:nsid w:val="4DA27573"/>
    <w:multiLevelType w:val="hybridMultilevel"/>
    <w:tmpl w:val="0F848B4E"/>
    <w:lvl w:ilvl="0" w:tplc="E77AE41E">
      <w:start w:val="1"/>
      <w:numFmt w:val="russianLower"/>
      <w:lvlText w:val="%1)"/>
      <w:lvlJc w:val="left"/>
      <w:pPr>
        <w:ind w:left="720" w:hanging="360"/>
      </w:pPr>
      <w:rPr>
        <w:rFonts w:ascii="Times New Roman" w:hAnsi="Times New Roman" w:cs="Times New Roman" w:hint="default"/>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0A57FAE"/>
    <w:multiLevelType w:val="hybridMultilevel"/>
    <w:tmpl w:val="2B048E92"/>
    <w:lvl w:ilvl="0" w:tplc="FC0E37EC">
      <w:start w:val="1"/>
      <w:numFmt w:val="bullet"/>
      <w:pStyle w:val="22"/>
      <w:lvlText w:val=""/>
      <w:lvlJc w:val="left"/>
      <w:pPr>
        <w:tabs>
          <w:tab w:val="num" w:pos="643"/>
        </w:tabs>
        <w:ind w:left="643" w:hanging="360"/>
      </w:pPr>
      <w:rPr>
        <w:rFonts w:ascii="Symbol" w:hAnsi="Symbol" w:hint="default"/>
      </w:rPr>
    </w:lvl>
    <w:lvl w:ilvl="1" w:tplc="AB72E97A">
      <w:numFmt w:val="decimal"/>
      <w:lvlText w:val=""/>
      <w:lvlJc w:val="left"/>
    </w:lvl>
    <w:lvl w:ilvl="2" w:tplc="B6161622">
      <w:numFmt w:val="decimal"/>
      <w:lvlText w:val=""/>
      <w:lvlJc w:val="left"/>
    </w:lvl>
    <w:lvl w:ilvl="3" w:tplc="6720B592">
      <w:numFmt w:val="decimal"/>
      <w:lvlText w:val=""/>
      <w:lvlJc w:val="left"/>
    </w:lvl>
    <w:lvl w:ilvl="4" w:tplc="28C8D304">
      <w:numFmt w:val="decimal"/>
      <w:lvlText w:val=""/>
      <w:lvlJc w:val="left"/>
    </w:lvl>
    <w:lvl w:ilvl="5" w:tplc="F37A2F1A">
      <w:numFmt w:val="decimal"/>
      <w:lvlText w:val=""/>
      <w:lvlJc w:val="left"/>
    </w:lvl>
    <w:lvl w:ilvl="6" w:tplc="63E4AE30">
      <w:numFmt w:val="decimal"/>
      <w:lvlText w:val=""/>
      <w:lvlJc w:val="left"/>
    </w:lvl>
    <w:lvl w:ilvl="7" w:tplc="034AAF84">
      <w:numFmt w:val="decimal"/>
      <w:lvlText w:val=""/>
      <w:lvlJc w:val="left"/>
    </w:lvl>
    <w:lvl w:ilvl="8" w:tplc="E1A86CFE">
      <w:numFmt w:val="decimal"/>
      <w:lvlText w:val=""/>
      <w:lvlJc w:val="left"/>
    </w:lvl>
  </w:abstractNum>
  <w:abstractNum w:abstractNumId="40" w15:restartNumberingAfterBreak="0">
    <w:nsid w:val="51324437"/>
    <w:multiLevelType w:val="hybridMultilevel"/>
    <w:tmpl w:val="7A22C76C"/>
    <w:lvl w:ilvl="0" w:tplc="FFA60B08">
      <w:start w:val="1"/>
      <w:numFmt w:val="russianLower"/>
      <w:lvlText w:val="%1)"/>
      <w:lvlJc w:val="left"/>
      <w:pPr>
        <w:ind w:left="1440" w:hanging="360"/>
      </w:pPr>
      <w:rPr>
        <w:rFonts w:ascii="Times New Roman" w:hAnsi="Times New Roman" w:cs="Times New Roman" w:hint="default"/>
        <w:sz w:val="24"/>
        <w:szCs w:val="24"/>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1" w15:restartNumberingAfterBreak="0">
    <w:nsid w:val="55A853AE"/>
    <w:multiLevelType w:val="hybridMultilevel"/>
    <w:tmpl w:val="C994E608"/>
    <w:lvl w:ilvl="0" w:tplc="7F8CBD14">
      <w:start w:val="1"/>
      <w:numFmt w:val="decimal"/>
      <w:lvlText w:val="%1)"/>
      <w:lvlJc w:val="left"/>
      <w:pPr>
        <w:ind w:left="720" w:hanging="360"/>
      </w:pPr>
      <w:rPr>
        <w:rFonts w:ascii="Times New Roman" w:eastAsia="Arial Unicode MS"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55BB3E18"/>
    <w:multiLevelType w:val="hybridMultilevel"/>
    <w:tmpl w:val="B9441D36"/>
    <w:lvl w:ilvl="0" w:tplc="7D4E7B32">
      <w:start w:val="1"/>
      <w:numFmt w:val="decimal"/>
      <w:lvlText w:val="%1."/>
      <w:lvlJc w:val="left"/>
      <w:pPr>
        <w:ind w:left="1620" w:hanging="360"/>
      </w:pPr>
      <w:rPr>
        <w:rFonts w:cs="Times New Roman" w:hint="default"/>
        <w:b w:val="0"/>
      </w:rPr>
    </w:lvl>
    <w:lvl w:ilvl="1" w:tplc="9CE22164">
      <w:start w:val="1"/>
      <w:numFmt w:val="lowerLetter"/>
      <w:lvlText w:val="%2."/>
      <w:lvlJc w:val="left"/>
      <w:pPr>
        <w:ind w:left="1440" w:hanging="360"/>
      </w:pPr>
      <w:rPr>
        <w:rFonts w:cs="Times New Roman"/>
      </w:rPr>
    </w:lvl>
    <w:lvl w:ilvl="2" w:tplc="82BE5138">
      <w:start w:val="1"/>
      <w:numFmt w:val="lowerRoman"/>
      <w:lvlText w:val="%3."/>
      <w:lvlJc w:val="right"/>
      <w:pPr>
        <w:ind w:left="2160" w:hanging="180"/>
      </w:pPr>
      <w:rPr>
        <w:rFonts w:cs="Times New Roman"/>
      </w:rPr>
    </w:lvl>
    <w:lvl w:ilvl="3" w:tplc="4B1E2816">
      <w:start w:val="1"/>
      <w:numFmt w:val="decimal"/>
      <w:lvlText w:val="%4."/>
      <w:lvlJc w:val="left"/>
      <w:pPr>
        <w:ind w:left="2880" w:hanging="360"/>
      </w:pPr>
      <w:rPr>
        <w:rFonts w:cs="Times New Roman"/>
      </w:rPr>
    </w:lvl>
    <w:lvl w:ilvl="4" w:tplc="1CDECB8C">
      <w:start w:val="1"/>
      <w:numFmt w:val="lowerLetter"/>
      <w:lvlText w:val="%5."/>
      <w:lvlJc w:val="left"/>
      <w:pPr>
        <w:ind w:left="3600" w:hanging="360"/>
      </w:pPr>
      <w:rPr>
        <w:rFonts w:cs="Times New Roman"/>
      </w:rPr>
    </w:lvl>
    <w:lvl w:ilvl="5" w:tplc="570272BC">
      <w:start w:val="1"/>
      <w:numFmt w:val="lowerRoman"/>
      <w:lvlText w:val="%6."/>
      <w:lvlJc w:val="right"/>
      <w:pPr>
        <w:ind w:left="4320" w:hanging="180"/>
      </w:pPr>
      <w:rPr>
        <w:rFonts w:cs="Times New Roman"/>
      </w:rPr>
    </w:lvl>
    <w:lvl w:ilvl="6" w:tplc="0212B8C2">
      <w:start w:val="1"/>
      <w:numFmt w:val="decimal"/>
      <w:lvlText w:val="%7."/>
      <w:lvlJc w:val="left"/>
      <w:pPr>
        <w:ind w:left="5040" w:hanging="360"/>
      </w:pPr>
      <w:rPr>
        <w:rFonts w:cs="Times New Roman"/>
      </w:rPr>
    </w:lvl>
    <w:lvl w:ilvl="7" w:tplc="78FCE498">
      <w:start w:val="1"/>
      <w:numFmt w:val="lowerLetter"/>
      <w:lvlText w:val="%8."/>
      <w:lvlJc w:val="left"/>
      <w:pPr>
        <w:ind w:left="5760" w:hanging="360"/>
      </w:pPr>
      <w:rPr>
        <w:rFonts w:cs="Times New Roman"/>
      </w:rPr>
    </w:lvl>
    <w:lvl w:ilvl="8" w:tplc="5BB0F070">
      <w:start w:val="1"/>
      <w:numFmt w:val="lowerRoman"/>
      <w:lvlText w:val="%9."/>
      <w:lvlJc w:val="right"/>
      <w:pPr>
        <w:ind w:left="6480" w:hanging="180"/>
      </w:pPr>
      <w:rPr>
        <w:rFonts w:cs="Times New Roman"/>
      </w:rPr>
    </w:lvl>
  </w:abstractNum>
  <w:abstractNum w:abstractNumId="43" w15:restartNumberingAfterBreak="0">
    <w:nsid w:val="59C63E89"/>
    <w:multiLevelType w:val="multilevel"/>
    <w:tmpl w:val="E10E5BFA"/>
    <w:lvl w:ilvl="0">
      <w:start w:val="1"/>
      <w:numFmt w:val="bullet"/>
      <w:pStyle w:val="1-1500"/>
      <w:lvlText w:val="-"/>
      <w:lvlJc w:val="left"/>
      <w:pPr>
        <w:tabs>
          <w:tab w:val="num" w:pos="1211"/>
        </w:tabs>
        <w:ind w:left="0" w:firstLine="851"/>
      </w:pPr>
      <w:rPr>
        <w:rFonts w:ascii="Courier New" w:hAnsi="Courier New" w:hint="default"/>
      </w:rPr>
    </w:lvl>
    <w:lvl w:ilvl="1" w:tentative="1">
      <w:start w:val="1"/>
      <w:numFmt w:val="bullet"/>
      <w:lvlText w:val="o"/>
      <w:lvlJc w:val="left"/>
      <w:pPr>
        <w:tabs>
          <w:tab w:val="num" w:pos="2120"/>
        </w:tabs>
        <w:ind w:left="2120" w:hanging="360"/>
      </w:pPr>
      <w:rPr>
        <w:rFonts w:ascii="Courier New" w:hAnsi="Courier New" w:hint="default"/>
      </w:rPr>
    </w:lvl>
    <w:lvl w:ilvl="2" w:tentative="1">
      <w:start w:val="1"/>
      <w:numFmt w:val="bullet"/>
      <w:lvlText w:val=""/>
      <w:lvlJc w:val="left"/>
      <w:pPr>
        <w:tabs>
          <w:tab w:val="num" w:pos="2840"/>
        </w:tabs>
        <w:ind w:left="2840" w:hanging="360"/>
      </w:pPr>
      <w:rPr>
        <w:rFonts w:ascii="Wingdings" w:hAnsi="Wingdings" w:hint="default"/>
      </w:rPr>
    </w:lvl>
    <w:lvl w:ilvl="3" w:tentative="1">
      <w:start w:val="1"/>
      <w:numFmt w:val="bullet"/>
      <w:lvlText w:val=""/>
      <w:lvlJc w:val="left"/>
      <w:pPr>
        <w:tabs>
          <w:tab w:val="num" w:pos="3560"/>
        </w:tabs>
        <w:ind w:left="3560" w:hanging="360"/>
      </w:pPr>
      <w:rPr>
        <w:rFonts w:ascii="Symbol" w:hAnsi="Symbol" w:hint="default"/>
      </w:rPr>
    </w:lvl>
    <w:lvl w:ilvl="4" w:tentative="1">
      <w:start w:val="1"/>
      <w:numFmt w:val="bullet"/>
      <w:lvlText w:val="o"/>
      <w:lvlJc w:val="left"/>
      <w:pPr>
        <w:tabs>
          <w:tab w:val="num" w:pos="4280"/>
        </w:tabs>
        <w:ind w:left="4280" w:hanging="360"/>
      </w:pPr>
      <w:rPr>
        <w:rFonts w:ascii="Courier New" w:hAnsi="Courier New" w:hint="default"/>
      </w:rPr>
    </w:lvl>
    <w:lvl w:ilvl="5" w:tentative="1">
      <w:start w:val="1"/>
      <w:numFmt w:val="bullet"/>
      <w:lvlText w:val=""/>
      <w:lvlJc w:val="left"/>
      <w:pPr>
        <w:tabs>
          <w:tab w:val="num" w:pos="5000"/>
        </w:tabs>
        <w:ind w:left="5000" w:hanging="360"/>
      </w:pPr>
      <w:rPr>
        <w:rFonts w:ascii="Wingdings" w:hAnsi="Wingdings" w:hint="default"/>
      </w:rPr>
    </w:lvl>
    <w:lvl w:ilvl="6" w:tentative="1">
      <w:start w:val="1"/>
      <w:numFmt w:val="bullet"/>
      <w:lvlText w:val=""/>
      <w:lvlJc w:val="left"/>
      <w:pPr>
        <w:tabs>
          <w:tab w:val="num" w:pos="5720"/>
        </w:tabs>
        <w:ind w:left="5720" w:hanging="360"/>
      </w:pPr>
      <w:rPr>
        <w:rFonts w:ascii="Symbol" w:hAnsi="Symbol" w:hint="default"/>
      </w:rPr>
    </w:lvl>
    <w:lvl w:ilvl="7" w:tentative="1">
      <w:start w:val="1"/>
      <w:numFmt w:val="bullet"/>
      <w:lvlText w:val="o"/>
      <w:lvlJc w:val="left"/>
      <w:pPr>
        <w:tabs>
          <w:tab w:val="num" w:pos="6440"/>
        </w:tabs>
        <w:ind w:left="6440" w:hanging="360"/>
      </w:pPr>
      <w:rPr>
        <w:rFonts w:ascii="Courier New" w:hAnsi="Courier New" w:hint="default"/>
      </w:rPr>
    </w:lvl>
    <w:lvl w:ilvl="8" w:tentative="1">
      <w:start w:val="1"/>
      <w:numFmt w:val="bullet"/>
      <w:lvlText w:val=""/>
      <w:lvlJc w:val="left"/>
      <w:pPr>
        <w:tabs>
          <w:tab w:val="num" w:pos="7160"/>
        </w:tabs>
        <w:ind w:left="7160" w:hanging="360"/>
      </w:pPr>
      <w:rPr>
        <w:rFonts w:ascii="Wingdings" w:hAnsi="Wingdings" w:hint="default"/>
      </w:rPr>
    </w:lvl>
  </w:abstractNum>
  <w:abstractNum w:abstractNumId="44" w15:restartNumberingAfterBreak="0">
    <w:nsid w:val="5A6516A2"/>
    <w:multiLevelType w:val="hybridMultilevel"/>
    <w:tmpl w:val="77DE111A"/>
    <w:lvl w:ilvl="0" w:tplc="5A8064E8">
      <w:start w:val="1"/>
      <w:numFmt w:val="decimal"/>
      <w:lvlText w:val="3.%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FCD061D"/>
    <w:multiLevelType w:val="multilevel"/>
    <w:tmpl w:val="D022275E"/>
    <w:lvl w:ilvl="0">
      <w:start w:val="2"/>
      <w:numFmt w:val="decimal"/>
      <w:lvlText w:val="%1)"/>
      <w:lvlJc w:val="left"/>
      <w:pPr>
        <w:tabs>
          <w:tab w:val="num" w:pos="720"/>
        </w:tabs>
        <w:ind w:left="720" w:hanging="360"/>
      </w:pPr>
      <w:rPr>
        <w:rFonts w:hint="default"/>
        <w:b/>
      </w:rPr>
    </w:lvl>
    <w:lvl w:ilvl="1">
      <w:start w:val="2"/>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03230E3"/>
    <w:multiLevelType w:val="singleLevel"/>
    <w:tmpl w:val="78C82414"/>
    <w:lvl w:ilvl="0">
      <w:start w:val="1"/>
      <w:numFmt w:val="decimal"/>
      <w:pStyle w:val="a3"/>
      <w:lvlText w:val="%1."/>
      <w:lvlJc w:val="left"/>
      <w:pPr>
        <w:tabs>
          <w:tab w:val="num" w:pos="1211"/>
        </w:tabs>
        <w:ind w:left="0" w:firstLine="851"/>
      </w:pPr>
      <w:rPr>
        <w:rFonts w:ascii="Times New Roman" w:hAnsi="Times New Roman" w:hint="default"/>
        <w:b w:val="0"/>
        <w:i w:val="0"/>
        <w:sz w:val="24"/>
      </w:rPr>
    </w:lvl>
  </w:abstractNum>
  <w:abstractNum w:abstractNumId="47" w15:restartNumberingAfterBreak="0">
    <w:nsid w:val="636861D8"/>
    <w:multiLevelType w:val="multilevel"/>
    <w:tmpl w:val="E7B460FC"/>
    <w:lvl w:ilvl="0">
      <w:start w:val="1"/>
      <w:numFmt w:val="bullet"/>
      <w:pStyle w:val="10"/>
      <w:lvlText w:val=""/>
      <w:lvlJc w:val="left"/>
      <w:pPr>
        <w:tabs>
          <w:tab w:val="num" w:pos="1400"/>
        </w:tabs>
        <w:ind w:left="1400" w:hanging="360"/>
      </w:pPr>
      <w:rPr>
        <w:rFonts w:ascii="Symbol" w:hAnsi="Symbol" w:hint="default"/>
      </w:rPr>
    </w:lvl>
    <w:lvl w:ilvl="1" w:tentative="1">
      <w:start w:val="1"/>
      <w:numFmt w:val="bullet"/>
      <w:lvlText w:val="o"/>
      <w:lvlJc w:val="left"/>
      <w:pPr>
        <w:tabs>
          <w:tab w:val="num" w:pos="2120"/>
        </w:tabs>
        <w:ind w:left="2120" w:hanging="360"/>
      </w:pPr>
      <w:rPr>
        <w:rFonts w:ascii="Courier New" w:hAnsi="Courier New" w:hint="default"/>
      </w:rPr>
    </w:lvl>
    <w:lvl w:ilvl="2" w:tentative="1">
      <w:start w:val="1"/>
      <w:numFmt w:val="bullet"/>
      <w:lvlText w:val=""/>
      <w:lvlJc w:val="left"/>
      <w:pPr>
        <w:tabs>
          <w:tab w:val="num" w:pos="2840"/>
        </w:tabs>
        <w:ind w:left="2840" w:hanging="360"/>
      </w:pPr>
      <w:rPr>
        <w:rFonts w:ascii="Wingdings" w:hAnsi="Wingdings" w:hint="default"/>
      </w:rPr>
    </w:lvl>
    <w:lvl w:ilvl="3" w:tentative="1">
      <w:start w:val="1"/>
      <w:numFmt w:val="bullet"/>
      <w:lvlText w:val=""/>
      <w:lvlJc w:val="left"/>
      <w:pPr>
        <w:tabs>
          <w:tab w:val="num" w:pos="3560"/>
        </w:tabs>
        <w:ind w:left="3560" w:hanging="360"/>
      </w:pPr>
      <w:rPr>
        <w:rFonts w:ascii="Symbol" w:hAnsi="Symbol" w:hint="default"/>
      </w:rPr>
    </w:lvl>
    <w:lvl w:ilvl="4" w:tentative="1">
      <w:start w:val="1"/>
      <w:numFmt w:val="bullet"/>
      <w:lvlText w:val="o"/>
      <w:lvlJc w:val="left"/>
      <w:pPr>
        <w:tabs>
          <w:tab w:val="num" w:pos="4280"/>
        </w:tabs>
        <w:ind w:left="4280" w:hanging="360"/>
      </w:pPr>
      <w:rPr>
        <w:rFonts w:ascii="Courier New" w:hAnsi="Courier New" w:hint="default"/>
      </w:rPr>
    </w:lvl>
    <w:lvl w:ilvl="5" w:tentative="1">
      <w:start w:val="1"/>
      <w:numFmt w:val="bullet"/>
      <w:lvlText w:val=""/>
      <w:lvlJc w:val="left"/>
      <w:pPr>
        <w:tabs>
          <w:tab w:val="num" w:pos="5000"/>
        </w:tabs>
        <w:ind w:left="5000" w:hanging="360"/>
      </w:pPr>
      <w:rPr>
        <w:rFonts w:ascii="Wingdings" w:hAnsi="Wingdings" w:hint="default"/>
      </w:rPr>
    </w:lvl>
    <w:lvl w:ilvl="6" w:tentative="1">
      <w:start w:val="1"/>
      <w:numFmt w:val="bullet"/>
      <w:lvlText w:val=""/>
      <w:lvlJc w:val="left"/>
      <w:pPr>
        <w:tabs>
          <w:tab w:val="num" w:pos="5720"/>
        </w:tabs>
        <w:ind w:left="5720" w:hanging="360"/>
      </w:pPr>
      <w:rPr>
        <w:rFonts w:ascii="Symbol" w:hAnsi="Symbol" w:hint="default"/>
      </w:rPr>
    </w:lvl>
    <w:lvl w:ilvl="7" w:tentative="1">
      <w:start w:val="1"/>
      <w:numFmt w:val="bullet"/>
      <w:lvlText w:val="o"/>
      <w:lvlJc w:val="left"/>
      <w:pPr>
        <w:tabs>
          <w:tab w:val="num" w:pos="6440"/>
        </w:tabs>
        <w:ind w:left="6440" w:hanging="360"/>
      </w:pPr>
      <w:rPr>
        <w:rFonts w:ascii="Courier New" w:hAnsi="Courier New" w:hint="default"/>
      </w:rPr>
    </w:lvl>
    <w:lvl w:ilvl="8" w:tentative="1">
      <w:start w:val="1"/>
      <w:numFmt w:val="bullet"/>
      <w:lvlText w:val=""/>
      <w:lvlJc w:val="left"/>
      <w:pPr>
        <w:tabs>
          <w:tab w:val="num" w:pos="7160"/>
        </w:tabs>
        <w:ind w:left="7160" w:hanging="360"/>
      </w:pPr>
      <w:rPr>
        <w:rFonts w:ascii="Wingdings" w:hAnsi="Wingdings" w:hint="default"/>
      </w:rPr>
    </w:lvl>
  </w:abstractNum>
  <w:abstractNum w:abstractNumId="48" w15:restartNumberingAfterBreak="0">
    <w:nsid w:val="644F05AD"/>
    <w:multiLevelType w:val="multilevel"/>
    <w:tmpl w:val="D022275E"/>
    <w:lvl w:ilvl="0">
      <w:start w:val="2"/>
      <w:numFmt w:val="decimal"/>
      <w:lvlText w:val="%1)"/>
      <w:lvlJc w:val="left"/>
      <w:pPr>
        <w:tabs>
          <w:tab w:val="num" w:pos="720"/>
        </w:tabs>
        <w:ind w:left="720" w:hanging="360"/>
      </w:pPr>
      <w:rPr>
        <w:rFonts w:hint="default"/>
        <w:b/>
      </w:rPr>
    </w:lvl>
    <w:lvl w:ilvl="1">
      <w:start w:val="2"/>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6ED535E"/>
    <w:multiLevelType w:val="multilevel"/>
    <w:tmpl w:val="252C6FE6"/>
    <w:lvl w:ilvl="0">
      <w:start w:val="1"/>
      <w:numFmt w:val="decimal"/>
      <w:lvlText w:val="%1."/>
      <w:lvlJc w:val="left"/>
      <w:pPr>
        <w:ind w:left="720" w:hanging="360"/>
      </w:pPr>
    </w:lvl>
    <w:lvl w:ilvl="1">
      <w:start w:val="1"/>
      <w:numFmt w:val="decimal"/>
      <w:isLgl/>
      <w:lvlText w:val="%1.%2."/>
      <w:lvlJc w:val="left"/>
      <w:pPr>
        <w:ind w:left="925" w:hanging="360"/>
      </w:pPr>
      <w:rPr>
        <w:rFonts w:ascii="Times New Roman" w:hAnsi="Times New Roman" w:cs="Times New Roman" w:hint="default"/>
      </w:rPr>
    </w:lvl>
    <w:lvl w:ilvl="2">
      <w:start w:val="1"/>
      <w:numFmt w:val="decimal"/>
      <w:isLgl/>
      <w:lvlText w:val="%1.%2.%3."/>
      <w:lvlJc w:val="left"/>
      <w:pPr>
        <w:ind w:left="1490" w:hanging="720"/>
      </w:pPr>
      <w:rPr>
        <w:rFonts w:ascii="Times New Roman" w:hAnsi="Times New Roman" w:cs="Times New Roman" w:hint="default"/>
        <w:sz w:val="28"/>
        <w:szCs w:val="28"/>
      </w:rPr>
    </w:lvl>
    <w:lvl w:ilvl="3">
      <w:start w:val="1"/>
      <w:numFmt w:val="decimal"/>
      <w:isLgl/>
      <w:lvlText w:val="%1.%2.%3.%4."/>
      <w:lvlJc w:val="left"/>
      <w:pPr>
        <w:ind w:left="1695" w:hanging="720"/>
      </w:pPr>
      <w:rPr>
        <w:rFonts w:hint="default"/>
      </w:rPr>
    </w:lvl>
    <w:lvl w:ilvl="4">
      <w:start w:val="1"/>
      <w:numFmt w:val="decimal"/>
      <w:isLgl/>
      <w:lvlText w:val="%1.%2.%3.%4.%5."/>
      <w:lvlJc w:val="left"/>
      <w:pPr>
        <w:ind w:left="2260" w:hanging="1080"/>
      </w:pPr>
      <w:rPr>
        <w:rFonts w:hint="default"/>
      </w:rPr>
    </w:lvl>
    <w:lvl w:ilvl="5">
      <w:start w:val="1"/>
      <w:numFmt w:val="decimal"/>
      <w:isLgl/>
      <w:lvlText w:val="%1.%2.%3.%4.%5.%6."/>
      <w:lvlJc w:val="left"/>
      <w:pPr>
        <w:ind w:left="2465" w:hanging="1080"/>
      </w:pPr>
      <w:rPr>
        <w:rFonts w:hint="default"/>
      </w:rPr>
    </w:lvl>
    <w:lvl w:ilvl="6">
      <w:start w:val="1"/>
      <w:numFmt w:val="decimal"/>
      <w:isLgl/>
      <w:lvlText w:val="%1.%2.%3.%4.%5.%6.%7."/>
      <w:lvlJc w:val="left"/>
      <w:pPr>
        <w:ind w:left="3030" w:hanging="1440"/>
      </w:pPr>
      <w:rPr>
        <w:rFonts w:hint="default"/>
      </w:rPr>
    </w:lvl>
    <w:lvl w:ilvl="7">
      <w:start w:val="1"/>
      <w:numFmt w:val="decimal"/>
      <w:isLgl/>
      <w:lvlText w:val="%1.%2.%3.%4.%5.%6.%7.%8."/>
      <w:lvlJc w:val="left"/>
      <w:pPr>
        <w:ind w:left="3235" w:hanging="1440"/>
      </w:pPr>
      <w:rPr>
        <w:rFonts w:hint="default"/>
      </w:rPr>
    </w:lvl>
    <w:lvl w:ilvl="8">
      <w:start w:val="1"/>
      <w:numFmt w:val="decimal"/>
      <w:isLgl/>
      <w:lvlText w:val="%1.%2.%3.%4.%5.%6.%7.%8.%9."/>
      <w:lvlJc w:val="left"/>
      <w:pPr>
        <w:ind w:left="3800" w:hanging="1800"/>
      </w:pPr>
      <w:rPr>
        <w:rFonts w:hint="default"/>
      </w:rPr>
    </w:lvl>
  </w:abstractNum>
  <w:abstractNum w:abstractNumId="50" w15:restartNumberingAfterBreak="0">
    <w:nsid w:val="6ACD0198"/>
    <w:multiLevelType w:val="hybridMultilevel"/>
    <w:tmpl w:val="BFE42A9E"/>
    <w:lvl w:ilvl="0" w:tplc="4080001C">
      <w:start w:val="1"/>
      <w:numFmt w:val="decimal"/>
      <w:pStyle w:val="a4"/>
      <w:lvlText w:val="%1."/>
      <w:lvlJc w:val="left"/>
      <w:pPr>
        <w:tabs>
          <w:tab w:val="num" w:pos="360"/>
        </w:tabs>
        <w:ind w:left="360" w:hanging="360"/>
      </w:pPr>
    </w:lvl>
    <w:lvl w:ilvl="1" w:tplc="72FA4044">
      <w:numFmt w:val="decimal"/>
      <w:lvlText w:val=""/>
      <w:lvlJc w:val="left"/>
    </w:lvl>
    <w:lvl w:ilvl="2" w:tplc="C8E0DD5C">
      <w:numFmt w:val="decimal"/>
      <w:lvlText w:val=""/>
      <w:lvlJc w:val="left"/>
    </w:lvl>
    <w:lvl w:ilvl="3" w:tplc="B7C81BC0">
      <w:numFmt w:val="decimal"/>
      <w:lvlText w:val=""/>
      <w:lvlJc w:val="left"/>
    </w:lvl>
    <w:lvl w:ilvl="4" w:tplc="DFEE3B18">
      <w:numFmt w:val="decimal"/>
      <w:lvlText w:val=""/>
      <w:lvlJc w:val="left"/>
    </w:lvl>
    <w:lvl w:ilvl="5" w:tplc="66BCDB1E">
      <w:numFmt w:val="decimal"/>
      <w:lvlText w:val=""/>
      <w:lvlJc w:val="left"/>
    </w:lvl>
    <w:lvl w:ilvl="6" w:tplc="B14AE194">
      <w:numFmt w:val="decimal"/>
      <w:lvlText w:val=""/>
      <w:lvlJc w:val="left"/>
    </w:lvl>
    <w:lvl w:ilvl="7" w:tplc="71BA844E">
      <w:numFmt w:val="decimal"/>
      <w:lvlText w:val=""/>
      <w:lvlJc w:val="left"/>
    </w:lvl>
    <w:lvl w:ilvl="8" w:tplc="4CC82CBC">
      <w:numFmt w:val="decimal"/>
      <w:lvlText w:val=""/>
      <w:lvlJc w:val="left"/>
    </w:lvl>
  </w:abstractNum>
  <w:abstractNum w:abstractNumId="51" w15:restartNumberingAfterBreak="0">
    <w:nsid w:val="6B5D0E84"/>
    <w:multiLevelType w:val="hybridMultilevel"/>
    <w:tmpl w:val="FEB28740"/>
    <w:lvl w:ilvl="0" w:tplc="BE60E7B6">
      <w:start w:val="1"/>
      <w:numFmt w:val="bullet"/>
      <w:lvlText w:val=""/>
      <w:lvlJc w:val="left"/>
      <w:pPr>
        <w:ind w:left="720" w:hanging="360"/>
      </w:pPr>
      <w:rPr>
        <w:rFonts w:ascii="Symbol" w:hAnsi="Symbol"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52" w15:restartNumberingAfterBreak="0">
    <w:nsid w:val="6BA746B4"/>
    <w:multiLevelType w:val="hybridMultilevel"/>
    <w:tmpl w:val="5D781C50"/>
    <w:lvl w:ilvl="0" w:tplc="D220AE8C">
      <w:start w:val="1"/>
      <w:numFmt w:val="decimal"/>
      <w:lvlText w:val="1.%1"/>
      <w:lvlJc w:val="left"/>
      <w:pPr>
        <w:tabs>
          <w:tab w:val="num" w:pos="927"/>
        </w:tabs>
        <w:ind w:left="0" w:firstLine="567"/>
      </w:pPr>
      <w:rPr>
        <w:rFonts w:hint="default"/>
      </w:rPr>
    </w:lvl>
    <w:lvl w:ilvl="1" w:tplc="D456801E">
      <w:start w:val="3"/>
      <w:numFmt w:val="decimal"/>
      <w:lvlText w:val="%2"/>
      <w:lvlJc w:val="left"/>
      <w:pPr>
        <w:tabs>
          <w:tab w:val="num" w:pos="1440"/>
        </w:tabs>
        <w:ind w:left="1440" w:hanging="360"/>
      </w:pPr>
      <w:rPr>
        <w:rFonts w:hint="default"/>
      </w:rPr>
    </w:lvl>
    <w:lvl w:ilvl="2" w:tplc="9B2214DC">
      <w:start w:val="1"/>
      <w:numFmt w:val="lowerRoman"/>
      <w:lvlText w:val="%3."/>
      <w:lvlJc w:val="right"/>
      <w:pPr>
        <w:tabs>
          <w:tab w:val="num" w:pos="2160"/>
        </w:tabs>
        <w:ind w:left="2160" w:hanging="180"/>
      </w:pPr>
    </w:lvl>
    <w:lvl w:ilvl="3" w:tplc="A1328C7E" w:tentative="1">
      <w:start w:val="1"/>
      <w:numFmt w:val="decimal"/>
      <w:pStyle w:val="41"/>
      <w:lvlText w:val="%4."/>
      <w:lvlJc w:val="left"/>
      <w:pPr>
        <w:tabs>
          <w:tab w:val="num" w:pos="2880"/>
        </w:tabs>
        <w:ind w:left="2880" w:hanging="360"/>
      </w:pPr>
    </w:lvl>
    <w:lvl w:ilvl="4" w:tplc="5D6C9162" w:tentative="1">
      <w:start w:val="1"/>
      <w:numFmt w:val="lowerLetter"/>
      <w:lvlText w:val="%5."/>
      <w:lvlJc w:val="left"/>
      <w:pPr>
        <w:tabs>
          <w:tab w:val="num" w:pos="3600"/>
        </w:tabs>
        <w:ind w:left="3600" w:hanging="360"/>
      </w:pPr>
    </w:lvl>
    <w:lvl w:ilvl="5" w:tplc="F76C8DEA" w:tentative="1">
      <w:start w:val="1"/>
      <w:numFmt w:val="lowerRoman"/>
      <w:lvlText w:val="%6."/>
      <w:lvlJc w:val="right"/>
      <w:pPr>
        <w:tabs>
          <w:tab w:val="num" w:pos="4320"/>
        </w:tabs>
        <w:ind w:left="4320" w:hanging="180"/>
      </w:pPr>
    </w:lvl>
    <w:lvl w:ilvl="6" w:tplc="F280ACEC" w:tentative="1">
      <w:start w:val="1"/>
      <w:numFmt w:val="decimal"/>
      <w:lvlText w:val="%7."/>
      <w:lvlJc w:val="left"/>
      <w:pPr>
        <w:tabs>
          <w:tab w:val="num" w:pos="5040"/>
        </w:tabs>
        <w:ind w:left="5040" w:hanging="360"/>
      </w:pPr>
    </w:lvl>
    <w:lvl w:ilvl="7" w:tplc="5A10A462" w:tentative="1">
      <w:start w:val="1"/>
      <w:numFmt w:val="lowerLetter"/>
      <w:lvlText w:val="%8."/>
      <w:lvlJc w:val="left"/>
      <w:pPr>
        <w:tabs>
          <w:tab w:val="num" w:pos="5760"/>
        </w:tabs>
        <w:ind w:left="5760" w:hanging="360"/>
      </w:pPr>
    </w:lvl>
    <w:lvl w:ilvl="8" w:tplc="C55AA160" w:tentative="1">
      <w:start w:val="1"/>
      <w:numFmt w:val="lowerRoman"/>
      <w:lvlText w:val="%9."/>
      <w:lvlJc w:val="right"/>
      <w:pPr>
        <w:tabs>
          <w:tab w:val="num" w:pos="6480"/>
        </w:tabs>
        <w:ind w:left="6480" w:hanging="180"/>
      </w:pPr>
    </w:lvl>
  </w:abstractNum>
  <w:abstractNum w:abstractNumId="53" w15:restartNumberingAfterBreak="0">
    <w:nsid w:val="6BCF26AB"/>
    <w:multiLevelType w:val="hybridMultilevel"/>
    <w:tmpl w:val="2430D0D6"/>
    <w:lvl w:ilvl="0" w:tplc="D8920CBC">
      <w:start w:val="1"/>
      <w:numFmt w:val="decimal"/>
      <w:pStyle w:val="42"/>
      <w:lvlText w:val="%1."/>
      <w:lvlJc w:val="left"/>
      <w:pPr>
        <w:tabs>
          <w:tab w:val="num" w:pos="360"/>
        </w:tabs>
        <w:ind w:left="360" w:hanging="360"/>
      </w:pPr>
    </w:lvl>
    <w:lvl w:ilvl="1" w:tplc="04190003">
      <w:start w:val="1"/>
      <w:numFmt w:val="decimal"/>
      <w:lvlText w:val="%2."/>
      <w:lvlJc w:val="left"/>
      <w:pPr>
        <w:tabs>
          <w:tab w:val="num" w:pos="1080"/>
        </w:tabs>
        <w:ind w:left="1080" w:hanging="360"/>
      </w:pPr>
    </w:lvl>
    <w:lvl w:ilvl="2" w:tplc="04190005" w:tentative="1">
      <w:start w:val="1"/>
      <w:numFmt w:val="lowerRoman"/>
      <w:lvlText w:val="%3."/>
      <w:lvlJc w:val="right"/>
      <w:pPr>
        <w:tabs>
          <w:tab w:val="num" w:pos="1800"/>
        </w:tabs>
        <w:ind w:left="1800" w:hanging="180"/>
      </w:pPr>
    </w:lvl>
    <w:lvl w:ilvl="3" w:tplc="04190001" w:tentative="1">
      <w:start w:val="1"/>
      <w:numFmt w:val="decimal"/>
      <w:lvlText w:val="%4."/>
      <w:lvlJc w:val="left"/>
      <w:pPr>
        <w:tabs>
          <w:tab w:val="num" w:pos="2520"/>
        </w:tabs>
        <w:ind w:left="2520" w:hanging="360"/>
      </w:pPr>
    </w:lvl>
    <w:lvl w:ilvl="4" w:tplc="04190003" w:tentative="1">
      <w:start w:val="1"/>
      <w:numFmt w:val="lowerLetter"/>
      <w:lvlText w:val="%5."/>
      <w:lvlJc w:val="left"/>
      <w:pPr>
        <w:tabs>
          <w:tab w:val="num" w:pos="3240"/>
        </w:tabs>
        <w:ind w:left="3240" w:hanging="360"/>
      </w:pPr>
    </w:lvl>
    <w:lvl w:ilvl="5" w:tplc="04190005" w:tentative="1">
      <w:start w:val="1"/>
      <w:numFmt w:val="lowerRoman"/>
      <w:lvlText w:val="%6."/>
      <w:lvlJc w:val="right"/>
      <w:pPr>
        <w:tabs>
          <w:tab w:val="num" w:pos="3960"/>
        </w:tabs>
        <w:ind w:left="3960" w:hanging="180"/>
      </w:pPr>
    </w:lvl>
    <w:lvl w:ilvl="6" w:tplc="04190001" w:tentative="1">
      <w:start w:val="1"/>
      <w:numFmt w:val="decimal"/>
      <w:lvlText w:val="%7."/>
      <w:lvlJc w:val="left"/>
      <w:pPr>
        <w:tabs>
          <w:tab w:val="num" w:pos="4680"/>
        </w:tabs>
        <w:ind w:left="4680" w:hanging="360"/>
      </w:pPr>
    </w:lvl>
    <w:lvl w:ilvl="7" w:tplc="04190003" w:tentative="1">
      <w:start w:val="1"/>
      <w:numFmt w:val="lowerLetter"/>
      <w:lvlText w:val="%8."/>
      <w:lvlJc w:val="left"/>
      <w:pPr>
        <w:tabs>
          <w:tab w:val="num" w:pos="5400"/>
        </w:tabs>
        <w:ind w:left="5400" w:hanging="360"/>
      </w:pPr>
    </w:lvl>
    <w:lvl w:ilvl="8" w:tplc="04190005" w:tentative="1">
      <w:start w:val="1"/>
      <w:numFmt w:val="lowerRoman"/>
      <w:lvlText w:val="%9."/>
      <w:lvlJc w:val="right"/>
      <w:pPr>
        <w:tabs>
          <w:tab w:val="num" w:pos="6120"/>
        </w:tabs>
        <w:ind w:left="6120" w:hanging="180"/>
      </w:pPr>
    </w:lvl>
  </w:abstractNum>
  <w:abstractNum w:abstractNumId="54" w15:restartNumberingAfterBreak="0">
    <w:nsid w:val="70663635"/>
    <w:multiLevelType w:val="hybridMultilevel"/>
    <w:tmpl w:val="BCC46426"/>
    <w:lvl w:ilvl="0" w:tplc="D8920CBC">
      <w:start w:val="1"/>
      <w:numFmt w:val="bullet"/>
      <w:lvlText w:val=""/>
      <w:lvlJc w:val="left"/>
      <w:pPr>
        <w:ind w:left="862" w:hanging="360"/>
      </w:pPr>
      <w:rPr>
        <w:rFonts w:ascii="Symbol" w:hAnsi="Symbol" w:hint="default"/>
      </w:rPr>
    </w:lvl>
    <w:lvl w:ilvl="1" w:tplc="367CA0C2" w:tentative="1">
      <w:start w:val="1"/>
      <w:numFmt w:val="bullet"/>
      <w:lvlText w:val="o"/>
      <w:lvlJc w:val="left"/>
      <w:pPr>
        <w:ind w:left="1582" w:hanging="360"/>
      </w:pPr>
      <w:rPr>
        <w:rFonts w:ascii="Courier New" w:hAnsi="Courier New" w:cs="Courier New" w:hint="default"/>
      </w:rPr>
    </w:lvl>
    <w:lvl w:ilvl="2" w:tplc="D23CF8BE" w:tentative="1">
      <w:start w:val="1"/>
      <w:numFmt w:val="bullet"/>
      <w:pStyle w:val="33"/>
      <w:lvlText w:val=""/>
      <w:lvlJc w:val="left"/>
      <w:pPr>
        <w:ind w:left="2302" w:hanging="360"/>
      </w:pPr>
      <w:rPr>
        <w:rFonts w:ascii="Wingdings" w:hAnsi="Wingdings" w:hint="default"/>
      </w:rPr>
    </w:lvl>
    <w:lvl w:ilvl="3" w:tplc="1C903ABA" w:tentative="1">
      <w:start w:val="1"/>
      <w:numFmt w:val="bullet"/>
      <w:lvlText w:val=""/>
      <w:lvlJc w:val="left"/>
      <w:pPr>
        <w:ind w:left="3022" w:hanging="360"/>
      </w:pPr>
      <w:rPr>
        <w:rFonts w:ascii="Symbol" w:hAnsi="Symbol" w:hint="default"/>
      </w:rPr>
    </w:lvl>
    <w:lvl w:ilvl="4" w:tplc="71CC3C2E" w:tentative="1">
      <w:start w:val="1"/>
      <w:numFmt w:val="bullet"/>
      <w:lvlText w:val="o"/>
      <w:lvlJc w:val="left"/>
      <w:pPr>
        <w:ind w:left="3742" w:hanging="360"/>
      </w:pPr>
      <w:rPr>
        <w:rFonts w:ascii="Courier New" w:hAnsi="Courier New" w:cs="Courier New" w:hint="default"/>
      </w:rPr>
    </w:lvl>
    <w:lvl w:ilvl="5" w:tplc="412CC80C" w:tentative="1">
      <w:start w:val="1"/>
      <w:numFmt w:val="bullet"/>
      <w:lvlText w:val=""/>
      <w:lvlJc w:val="left"/>
      <w:pPr>
        <w:ind w:left="4462" w:hanging="360"/>
      </w:pPr>
      <w:rPr>
        <w:rFonts w:ascii="Wingdings" w:hAnsi="Wingdings" w:hint="default"/>
      </w:rPr>
    </w:lvl>
    <w:lvl w:ilvl="6" w:tplc="2034BB86" w:tentative="1">
      <w:start w:val="1"/>
      <w:numFmt w:val="bullet"/>
      <w:lvlText w:val=""/>
      <w:lvlJc w:val="left"/>
      <w:pPr>
        <w:ind w:left="5182" w:hanging="360"/>
      </w:pPr>
      <w:rPr>
        <w:rFonts w:ascii="Symbol" w:hAnsi="Symbol" w:hint="default"/>
      </w:rPr>
    </w:lvl>
    <w:lvl w:ilvl="7" w:tplc="93325E1C" w:tentative="1">
      <w:start w:val="1"/>
      <w:numFmt w:val="bullet"/>
      <w:lvlText w:val="o"/>
      <w:lvlJc w:val="left"/>
      <w:pPr>
        <w:ind w:left="5902" w:hanging="360"/>
      </w:pPr>
      <w:rPr>
        <w:rFonts w:ascii="Courier New" w:hAnsi="Courier New" w:cs="Courier New" w:hint="default"/>
      </w:rPr>
    </w:lvl>
    <w:lvl w:ilvl="8" w:tplc="B226138A" w:tentative="1">
      <w:start w:val="1"/>
      <w:numFmt w:val="bullet"/>
      <w:lvlText w:val=""/>
      <w:lvlJc w:val="left"/>
      <w:pPr>
        <w:ind w:left="6622" w:hanging="360"/>
      </w:pPr>
      <w:rPr>
        <w:rFonts w:ascii="Wingdings" w:hAnsi="Wingdings" w:hint="default"/>
      </w:rPr>
    </w:lvl>
  </w:abstractNum>
  <w:abstractNum w:abstractNumId="55" w15:restartNumberingAfterBreak="0">
    <w:nsid w:val="70943F09"/>
    <w:multiLevelType w:val="hybridMultilevel"/>
    <w:tmpl w:val="76C83FA4"/>
    <w:lvl w:ilvl="0" w:tplc="D8920CBC">
      <w:start w:val="1"/>
      <w:numFmt w:val="bullet"/>
      <w:lvlText w:val=""/>
      <w:lvlJc w:val="left"/>
      <w:pPr>
        <w:ind w:left="862" w:hanging="360"/>
      </w:pPr>
      <w:rPr>
        <w:rFonts w:ascii="Symbol" w:hAnsi="Symbol" w:hint="default"/>
      </w:rPr>
    </w:lvl>
    <w:lvl w:ilvl="1" w:tplc="367CA0C2" w:tentative="1">
      <w:start w:val="1"/>
      <w:numFmt w:val="bullet"/>
      <w:lvlText w:val="o"/>
      <w:lvlJc w:val="left"/>
      <w:pPr>
        <w:ind w:left="1582" w:hanging="360"/>
      </w:pPr>
      <w:rPr>
        <w:rFonts w:ascii="Courier New" w:hAnsi="Courier New" w:cs="Courier New" w:hint="default"/>
      </w:rPr>
    </w:lvl>
    <w:lvl w:ilvl="2" w:tplc="D23CF8BE" w:tentative="1">
      <w:start w:val="1"/>
      <w:numFmt w:val="bullet"/>
      <w:lvlText w:val=""/>
      <w:lvlJc w:val="left"/>
      <w:pPr>
        <w:ind w:left="2302" w:hanging="360"/>
      </w:pPr>
      <w:rPr>
        <w:rFonts w:ascii="Wingdings" w:hAnsi="Wingdings" w:hint="default"/>
      </w:rPr>
    </w:lvl>
    <w:lvl w:ilvl="3" w:tplc="1C903ABA" w:tentative="1">
      <w:start w:val="1"/>
      <w:numFmt w:val="bullet"/>
      <w:lvlText w:val=""/>
      <w:lvlJc w:val="left"/>
      <w:pPr>
        <w:ind w:left="3022" w:hanging="360"/>
      </w:pPr>
      <w:rPr>
        <w:rFonts w:ascii="Symbol" w:hAnsi="Symbol" w:hint="default"/>
      </w:rPr>
    </w:lvl>
    <w:lvl w:ilvl="4" w:tplc="71CC3C2E" w:tentative="1">
      <w:start w:val="1"/>
      <w:numFmt w:val="bullet"/>
      <w:lvlText w:val="o"/>
      <w:lvlJc w:val="left"/>
      <w:pPr>
        <w:ind w:left="3742" w:hanging="360"/>
      </w:pPr>
      <w:rPr>
        <w:rFonts w:ascii="Courier New" w:hAnsi="Courier New" w:cs="Courier New" w:hint="default"/>
      </w:rPr>
    </w:lvl>
    <w:lvl w:ilvl="5" w:tplc="412CC80C" w:tentative="1">
      <w:start w:val="1"/>
      <w:numFmt w:val="bullet"/>
      <w:lvlText w:val=""/>
      <w:lvlJc w:val="left"/>
      <w:pPr>
        <w:ind w:left="4462" w:hanging="360"/>
      </w:pPr>
      <w:rPr>
        <w:rFonts w:ascii="Wingdings" w:hAnsi="Wingdings" w:hint="default"/>
      </w:rPr>
    </w:lvl>
    <w:lvl w:ilvl="6" w:tplc="2034BB86" w:tentative="1">
      <w:start w:val="1"/>
      <w:numFmt w:val="bullet"/>
      <w:lvlText w:val=""/>
      <w:lvlJc w:val="left"/>
      <w:pPr>
        <w:ind w:left="5182" w:hanging="360"/>
      </w:pPr>
      <w:rPr>
        <w:rFonts w:ascii="Symbol" w:hAnsi="Symbol" w:hint="default"/>
      </w:rPr>
    </w:lvl>
    <w:lvl w:ilvl="7" w:tplc="93325E1C" w:tentative="1">
      <w:start w:val="1"/>
      <w:numFmt w:val="bullet"/>
      <w:lvlText w:val="o"/>
      <w:lvlJc w:val="left"/>
      <w:pPr>
        <w:ind w:left="5902" w:hanging="360"/>
      </w:pPr>
      <w:rPr>
        <w:rFonts w:ascii="Courier New" w:hAnsi="Courier New" w:cs="Courier New" w:hint="default"/>
      </w:rPr>
    </w:lvl>
    <w:lvl w:ilvl="8" w:tplc="B226138A" w:tentative="1">
      <w:start w:val="1"/>
      <w:numFmt w:val="bullet"/>
      <w:lvlText w:val=""/>
      <w:lvlJc w:val="left"/>
      <w:pPr>
        <w:ind w:left="6622" w:hanging="360"/>
      </w:pPr>
      <w:rPr>
        <w:rFonts w:ascii="Wingdings" w:hAnsi="Wingdings" w:hint="default"/>
      </w:rPr>
    </w:lvl>
  </w:abstractNum>
  <w:abstractNum w:abstractNumId="56" w15:restartNumberingAfterBreak="0">
    <w:nsid w:val="758F4E3B"/>
    <w:multiLevelType w:val="multilevel"/>
    <w:tmpl w:val="C706E182"/>
    <w:lvl w:ilvl="0">
      <w:start w:val="1"/>
      <w:numFmt w:val="decimal"/>
      <w:lvlText w:val="%1)"/>
      <w:lvlJc w:val="left"/>
      <w:pPr>
        <w:tabs>
          <w:tab w:val="num" w:pos="720"/>
        </w:tabs>
        <w:ind w:left="720" w:hanging="360"/>
      </w:pPr>
      <w:rPr>
        <w:rFonts w:hint="default"/>
        <w:b/>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776E1742"/>
    <w:multiLevelType w:val="multilevel"/>
    <w:tmpl w:val="56DA71FC"/>
    <w:lvl w:ilvl="0">
      <w:start w:val="1"/>
      <w:numFmt w:val="decimal"/>
      <w:pStyle w:val="11"/>
      <w:lvlText w:val="%1."/>
      <w:lvlJc w:val="left"/>
      <w:pPr>
        <w:tabs>
          <w:tab w:val="num" w:pos="1134"/>
        </w:tabs>
        <w:ind w:left="1134" w:hanging="1134"/>
      </w:pPr>
      <w:rPr>
        <w:rFonts w:hint="default"/>
      </w:rPr>
    </w:lvl>
    <w:lvl w:ilvl="1">
      <w:start w:val="1"/>
      <w:numFmt w:val="decimal"/>
      <w:pStyle w:val="23"/>
      <w:lvlText w:val="%1.%2"/>
      <w:lvlJc w:val="left"/>
      <w:pPr>
        <w:tabs>
          <w:tab w:val="num" w:pos="1134"/>
        </w:tabs>
        <w:ind w:left="1134" w:hanging="1134"/>
      </w:pPr>
      <w:rPr>
        <w:rFonts w:hint="default"/>
      </w:rPr>
    </w:lvl>
    <w:lvl w:ilvl="2">
      <w:start w:val="1"/>
      <w:numFmt w:val="decimal"/>
      <w:pStyle w:val="a5"/>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58" w15:restartNumberingAfterBreak="0">
    <w:nsid w:val="7BC457A4"/>
    <w:multiLevelType w:val="hybridMultilevel"/>
    <w:tmpl w:val="F1444E3A"/>
    <w:styleLink w:val="110"/>
    <w:lvl w:ilvl="0" w:tplc="6C929AF2">
      <w:start w:val="1"/>
      <w:numFmt w:val="decimal"/>
      <w:lvlText w:val="%1."/>
      <w:lvlJc w:val="left"/>
      <w:pPr>
        <w:tabs>
          <w:tab w:val="num" w:pos="2007"/>
        </w:tabs>
        <w:ind w:left="2007" w:hanging="360"/>
      </w:pPr>
      <w:rPr>
        <w:rFonts w:hint="default"/>
      </w:rPr>
    </w:lvl>
    <w:lvl w:ilvl="1" w:tplc="CCAECA36">
      <w:start w:val="1"/>
      <w:numFmt w:val="lowerLetter"/>
      <w:lvlText w:val="%2."/>
      <w:lvlJc w:val="left"/>
      <w:pPr>
        <w:ind w:left="1440" w:hanging="360"/>
      </w:pPr>
    </w:lvl>
    <w:lvl w:ilvl="2" w:tplc="34481638" w:tentative="1">
      <w:start w:val="1"/>
      <w:numFmt w:val="lowerRoman"/>
      <w:lvlText w:val="%3."/>
      <w:lvlJc w:val="right"/>
      <w:pPr>
        <w:ind w:left="2160" w:hanging="180"/>
      </w:pPr>
    </w:lvl>
    <w:lvl w:ilvl="3" w:tplc="CC406C54" w:tentative="1">
      <w:start w:val="1"/>
      <w:numFmt w:val="decimal"/>
      <w:lvlText w:val="%4."/>
      <w:lvlJc w:val="left"/>
      <w:pPr>
        <w:ind w:left="2880" w:hanging="360"/>
      </w:pPr>
    </w:lvl>
    <w:lvl w:ilvl="4" w:tplc="65F02754" w:tentative="1">
      <w:start w:val="1"/>
      <w:numFmt w:val="lowerLetter"/>
      <w:lvlText w:val="%5."/>
      <w:lvlJc w:val="left"/>
      <w:pPr>
        <w:ind w:left="3600" w:hanging="360"/>
      </w:pPr>
    </w:lvl>
    <w:lvl w:ilvl="5" w:tplc="10FE26A0" w:tentative="1">
      <w:start w:val="1"/>
      <w:numFmt w:val="lowerRoman"/>
      <w:lvlText w:val="%6."/>
      <w:lvlJc w:val="right"/>
      <w:pPr>
        <w:ind w:left="4320" w:hanging="180"/>
      </w:pPr>
    </w:lvl>
    <w:lvl w:ilvl="6" w:tplc="18467B62" w:tentative="1">
      <w:start w:val="1"/>
      <w:numFmt w:val="decimal"/>
      <w:lvlText w:val="%7."/>
      <w:lvlJc w:val="left"/>
      <w:pPr>
        <w:ind w:left="5040" w:hanging="360"/>
      </w:pPr>
    </w:lvl>
    <w:lvl w:ilvl="7" w:tplc="C78CE93E" w:tentative="1">
      <w:start w:val="1"/>
      <w:numFmt w:val="lowerLetter"/>
      <w:lvlText w:val="%8."/>
      <w:lvlJc w:val="left"/>
      <w:pPr>
        <w:ind w:left="5760" w:hanging="360"/>
      </w:pPr>
    </w:lvl>
    <w:lvl w:ilvl="8" w:tplc="727CA16A" w:tentative="1">
      <w:start w:val="1"/>
      <w:numFmt w:val="lowerRoman"/>
      <w:lvlText w:val="%9."/>
      <w:lvlJc w:val="right"/>
      <w:pPr>
        <w:ind w:left="6480" w:hanging="180"/>
      </w:pPr>
    </w:lvl>
  </w:abstractNum>
  <w:abstractNum w:abstractNumId="59" w15:restartNumberingAfterBreak="0">
    <w:nsid w:val="7C702B04"/>
    <w:multiLevelType w:val="hybridMultilevel"/>
    <w:tmpl w:val="BB6A56C4"/>
    <w:lvl w:ilvl="0" w:tplc="9E20BB16">
      <w:start w:val="8"/>
      <w:numFmt w:val="decimal"/>
      <w:lvlText w:val="%1"/>
      <w:lvlJc w:val="left"/>
      <w:pPr>
        <w:tabs>
          <w:tab w:val="num" w:pos="720"/>
        </w:tabs>
        <w:ind w:left="720" w:hanging="360"/>
      </w:pPr>
      <w:rPr>
        <w:rFonts w:hint="default"/>
      </w:rPr>
    </w:lvl>
    <w:lvl w:ilvl="1" w:tplc="E74CE170">
      <w:start w:val="1"/>
      <w:numFmt w:val="decimal"/>
      <w:pStyle w:val="24"/>
      <w:lvlText w:val="%2."/>
      <w:lvlJc w:val="left"/>
      <w:pPr>
        <w:tabs>
          <w:tab w:val="num" w:pos="1515"/>
        </w:tabs>
        <w:ind w:left="1515" w:hanging="435"/>
      </w:pPr>
      <w:rPr>
        <w:rFonts w:hint="default"/>
      </w:rPr>
    </w:lvl>
    <w:lvl w:ilvl="2" w:tplc="0608BBC6" w:tentative="1">
      <w:start w:val="1"/>
      <w:numFmt w:val="lowerRoman"/>
      <w:lvlText w:val="%3."/>
      <w:lvlJc w:val="right"/>
      <w:pPr>
        <w:tabs>
          <w:tab w:val="num" w:pos="2160"/>
        </w:tabs>
        <w:ind w:left="2160" w:hanging="180"/>
      </w:pPr>
    </w:lvl>
    <w:lvl w:ilvl="3" w:tplc="29728420" w:tentative="1">
      <w:start w:val="1"/>
      <w:numFmt w:val="decimal"/>
      <w:lvlText w:val="%4."/>
      <w:lvlJc w:val="left"/>
      <w:pPr>
        <w:tabs>
          <w:tab w:val="num" w:pos="2880"/>
        </w:tabs>
        <w:ind w:left="2880" w:hanging="360"/>
      </w:pPr>
    </w:lvl>
    <w:lvl w:ilvl="4" w:tplc="5DE479EC" w:tentative="1">
      <w:start w:val="1"/>
      <w:numFmt w:val="lowerLetter"/>
      <w:lvlText w:val="%5."/>
      <w:lvlJc w:val="left"/>
      <w:pPr>
        <w:tabs>
          <w:tab w:val="num" w:pos="3600"/>
        </w:tabs>
        <w:ind w:left="3600" w:hanging="360"/>
      </w:pPr>
    </w:lvl>
    <w:lvl w:ilvl="5" w:tplc="B83A1BAA" w:tentative="1">
      <w:start w:val="1"/>
      <w:numFmt w:val="lowerRoman"/>
      <w:lvlText w:val="%6."/>
      <w:lvlJc w:val="right"/>
      <w:pPr>
        <w:tabs>
          <w:tab w:val="num" w:pos="4320"/>
        </w:tabs>
        <w:ind w:left="4320" w:hanging="180"/>
      </w:pPr>
    </w:lvl>
    <w:lvl w:ilvl="6" w:tplc="C37CE614" w:tentative="1">
      <w:start w:val="1"/>
      <w:numFmt w:val="decimal"/>
      <w:lvlText w:val="%7."/>
      <w:lvlJc w:val="left"/>
      <w:pPr>
        <w:tabs>
          <w:tab w:val="num" w:pos="5040"/>
        </w:tabs>
        <w:ind w:left="5040" w:hanging="360"/>
      </w:pPr>
    </w:lvl>
    <w:lvl w:ilvl="7" w:tplc="0BA0359A" w:tentative="1">
      <w:start w:val="1"/>
      <w:numFmt w:val="lowerLetter"/>
      <w:lvlText w:val="%8."/>
      <w:lvlJc w:val="left"/>
      <w:pPr>
        <w:tabs>
          <w:tab w:val="num" w:pos="5760"/>
        </w:tabs>
        <w:ind w:left="5760" w:hanging="360"/>
      </w:pPr>
    </w:lvl>
    <w:lvl w:ilvl="8" w:tplc="B08EE8F4" w:tentative="1">
      <w:start w:val="1"/>
      <w:numFmt w:val="lowerRoman"/>
      <w:lvlText w:val="%9."/>
      <w:lvlJc w:val="right"/>
      <w:pPr>
        <w:tabs>
          <w:tab w:val="num" w:pos="6480"/>
        </w:tabs>
        <w:ind w:left="6480" w:hanging="180"/>
      </w:pPr>
    </w:lvl>
  </w:abstractNum>
  <w:abstractNum w:abstractNumId="60" w15:restartNumberingAfterBreak="0">
    <w:nsid w:val="7CA2223A"/>
    <w:multiLevelType w:val="multilevel"/>
    <w:tmpl w:val="59D6DAC0"/>
    <w:styleLink w:val="1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367"/>
        </w:tabs>
        <w:ind w:left="2367" w:hanging="720"/>
      </w:pPr>
      <w:rPr>
        <w:rFonts w:hint="default"/>
        <w:b/>
        <w:i w:val="0"/>
        <w:sz w:val="24"/>
        <w:szCs w:val="24"/>
      </w:rPr>
    </w:lvl>
    <w:lvl w:ilvl="2">
      <w:start w:val="1"/>
      <w:numFmt w:val="decimal"/>
      <w:lvlText w:val="%1.%2.%3."/>
      <w:lvlJc w:val="left"/>
      <w:pPr>
        <w:tabs>
          <w:tab w:val="num" w:pos="2847"/>
        </w:tabs>
        <w:ind w:left="2847" w:hanging="720"/>
      </w:pPr>
      <w:rPr>
        <w:rFonts w:ascii="Times New Roman" w:hAnsi="Times New Roman" w:cs="Times New Roman" w:hint="default"/>
        <w:i w:val="0"/>
        <w:sz w:val="24"/>
        <w:szCs w:val="24"/>
      </w:rPr>
    </w:lvl>
    <w:lvl w:ilvl="3">
      <w:start w:val="1"/>
      <w:numFmt w:val="decimal"/>
      <w:lvlText w:val="%1.%2.%3.%4."/>
      <w:lvlJc w:val="left"/>
      <w:pPr>
        <w:tabs>
          <w:tab w:val="num" w:pos="6021"/>
        </w:tabs>
        <w:ind w:left="6021" w:hanging="1080"/>
      </w:pPr>
      <w:rPr>
        <w:rFonts w:hint="default"/>
      </w:rPr>
    </w:lvl>
    <w:lvl w:ilvl="4">
      <w:start w:val="1"/>
      <w:numFmt w:val="decimal"/>
      <w:lvlText w:val="%1.%2.%3.%4.%5."/>
      <w:lvlJc w:val="left"/>
      <w:pPr>
        <w:tabs>
          <w:tab w:val="num" w:pos="7668"/>
        </w:tabs>
        <w:ind w:left="7668" w:hanging="1080"/>
      </w:pPr>
      <w:rPr>
        <w:rFonts w:hint="default"/>
      </w:rPr>
    </w:lvl>
    <w:lvl w:ilvl="5">
      <w:start w:val="1"/>
      <w:numFmt w:val="decimal"/>
      <w:lvlText w:val="%1.%2.%3.%4.%5.%6."/>
      <w:lvlJc w:val="left"/>
      <w:pPr>
        <w:tabs>
          <w:tab w:val="num" w:pos="9675"/>
        </w:tabs>
        <w:ind w:left="9675" w:hanging="1440"/>
      </w:pPr>
      <w:rPr>
        <w:rFonts w:hint="default"/>
      </w:rPr>
    </w:lvl>
    <w:lvl w:ilvl="6">
      <w:start w:val="1"/>
      <w:numFmt w:val="decimal"/>
      <w:lvlText w:val="%1.%2.%3.%4.%5.%6.%7."/>
      <w:lvlJc w:val="left"/>
      <w:pPr>
        <w:tabs>
          <w:tab w:val="num" w:pos="11322"/>
        </w:tabs>
        <w:ind w:left="11322" w:hanging="1440"/>
      </w:pPr>
      <w:rPr>
        <w:rFonts w:hint="default"/>
      </w:rPr>
    </w:lvl>
    <w:lvl w:ilvl="7">
      <w:start w:val="1"/>
      <w:numFmt w:val="decimal"/>
      <w:lvlText w:val="%1.%2.%3.%4.%5.%6.%7.%8."/>
      <w:lvlJc w:val="left"/>
      <w:pPr>
        <w:tabs>
          <w:tab w:val="num" w:pos="13329"/>
        </w:tabs>
        <w:ind w:left="13329" w:hanging="1800"/>
      </w:pPr>
      <w:rPr>
        <w:rFonts w:hint="default"/>
      </w:rPr>
    </w:lvl>
    <w:lvl w:ilvl="8">
      <w:start w:val="1"/>
      <w:numFmt w:val="decimal"/>
      <w:lvlText w:val="%1.%2.%3.%4.%5.%6.%7.%8.%9."/>
      <w:lvlJc w:val="left"/>
      <w:pPr>
        <w:tabs>
          <w:tab w:val="num" w:pos="14976"/>
        </w:tabs>
        <w:ind w:left="14976" w:hanging="1800"/>
      </w:pPr>
      <w:rPr>
        <w:rFonts w:hint="default"/>
      </w:rPr>
    </w:lvl>
  </w:abstractNum>
  <w:abstractNum w:abstractNumId="61" w15:restartNumberingAfterBreak="0">
    <w:nsid w:val="7E332D06"/>
    <w:multiLevelType w:val="hybridMultilevel"/>
    <w:tmpl w:val="F22C0E54"/>
    <w:lvl w:ilvl="0" w:tplc="D8920CBC">
      <w:start w:val="1"/>
      <w:numFmt w:val="bullet"/>
      <w:lvlText w:val=""/>
      <w:lvlJc w:val="left"/>
      <w:pPr>
        <w:ind w:left="932" w:hanging="360"/>
      </w:pPr>
      <w:rPr>
        <w:rFonts w:ascii="Symbol" w:hAnsi="Symbol" w:hint="default"/>
      </w:rPr>
    </w:lvl>
    <w:lvl w:ilvl="1" w:tplc="04190003" w:tentative="1">
      <w:start w:val="1"/>
      <w:numFmt w:val="bullet"/>
      <w:lvlText w:val="o"/>
      <w:lvlJc w:val="left"/>
      <w:pPr>
        <w:ind w:left="1652" w:hanging="360"/>
      </w:pPr>
      <w:rPr>
        <w:rFonts w:ascii="Courier New" w:hAnsi="Courier New" w:cs="Courier New" w:hint="default"/>
      </w:rPr>
    </w:lvl>
    <w:lvl w:ilvl="2" w:tplc="04190005" w:tentative="1">
      <w:start w:val="1"/>
      <w:numFmt w:val="bullet"/>
      <w:lvlText w:val=""/>
      <w:lvlJc w:val="left"/>
      <w:pPr>
        <w:ind w:left="2372" w:hanging="360"/>
      </w:pPr>
      <w:rPr>
        <w:rFonts w:ascii="Wingdings" w:hAnsi="Wingdings" w:hint="default"/>
      </w:rPr>
    </w:lvl>
    <w:lvl w:ilvl="3" w:tplc="04190001" w:tentative="1">
      <w:start w:val="1"/>
      <w:numFmt w:val="bullet"/>
      <w:lvlText w:val=""/>
      <w:lvlJc w:val="left"/>
      <w:pPr>
        <w:ind w:left="3092" w:hanging="360"/>
      </w:pPr>
      <w:rPr>
        <w:rFonts w:ascii="Symbol" w:hAnsi="Symbol" w:hint="default"/>
      </w:rPr>
    </w:lvl>
    <w:lvl w:ilvl="4" w:tplc="04190003" w:tentative="1">
      <w:start w:val="1"/>
      <w:numFmt w:val="bullet"/>
      <w:lvlText w:val="o"/>
      <w:lvlJc w:val="left"/>
      <w:pPr>
        <w:ind w:left="3812" w:hanging="360"/>
      </w:pPr>
      <w:rPr>
        <w:rFonts w:ascii="Courier New" w:hAnsi="Courier New" w:cs="Courier New" w:hint="default"/>
      </w:rPr>
    </w:lvl>
    <w:lvl w:ilvl="5" w:tplc="04190005" w:tentative="1">
      <w:start w:val="1"/>
      <w:numFmt w:val="bullet"/>
      <w:lvlText w:val=""/>
      <w:lvlJc w:val="left"/>
      <w:pPr>
        <w:ind w:left="4532" w:hanging="360"/>
      </w:pPr>
      <w:rPr>
        <w:rFonts w:ascii="Wingdings" w:hAnsi="Wingdings" w:hint="default"/>
      </w:rPr>
    </w:lvl>
    <w:lvl w:ilvl="6" w:tplc="04190001" w:tentative="1">
      <w:start w:val="1"/>
      <w:numFmt w:val="bullet"/>
      <w:lvlText w:val=""/>
      <w:lvlJc w:val="left"/>
      <w:pPr>
        <w:ind w:left="5252" w:hanging="360"/>
      </w:pPr>
      <w:rPr>
        <w:rFonts w:ascii="Symbol" w:hAnsi="Symbol" w:hint="default"/>
      </w:rPr>
    </w:lvl>
    <w:lvl w:ilvl="7" w:tplc="04190003" w:tentative="1">
      <w:start w:val="1"/>
      <w:numFmt w:val="bullet"/>
      <w:lvlText w:val="o"/>
      <w:lvlJc w:val="left"/>
      <w:pPr>
        <w:ind w:left="5972" w:hanging="360"/>
      </w:pPr>
      <w:rPr>
        <w:rFonts w:ascii="Courier New" w:hAnsi="Courier New" w:cs="Courier New" w:hint="default"/>
      </w:rPr>
    </w:lvl>
    <w:lvl w:ilvl="8" w:tplc="04190005" w:tentative="1">
      <w:start w:val="1"/>
      <w:numFmt w:val="bullet"/>
      <w:lvlText w:val=""/>
      <w:lvlJc w:val="left"/>
      <w:pPr>
        <w:ind w:left="6692" w:hanging="360"/>
      </w:pPr>
      <w:rPr>
        <w:rFonts w:ascii="Wingdings" w:hAnsi="Wingdings" w:hint="default"/>
      </w:rPr>
    </w:lvl>
  </w:abstractNum>
  <w:num w:numId="1">
    <w:abstractNumId w:val="54"/>
  </w:num>
  <w:num w:numId="2">
    <w:abstractNumId w:val="52"/>
  </w:num>
  <w:num w:numId="3">
    <w:abstractNumId w:val="13"/>
  </w:num>
  <w:num w:numId="4">
    <w:abstractNumId w:val="17"/>
  </w:num>
  <w:num w:numId="5">
    <w:abstractNumId w:val="20"/>
  </w:num>
  <w:num w:numId="6">
    <w:abstractNumId w:val="57"/>
  </w:num>
  <w:num w:numId="7">
    <w:abstractNumId w:val="23"/>
  </w:num>
  <w:num w:numId="8">
    <w:abstractNumId w:val="50"/>
  </w:num>
  <w:num w:numId="9">
    <w:abstractNumId w:val="31"/>
  </w:num>
  <w:num w:numId="10">
    <w:abstractNumId w:val="39"/>
  </w:num>
  <w:num w:numId="11">
    <w:abstractNumId w:val="60"/>
  </w:num>
  <w:num w:numId="12">
    <w:abstractNumId w:val="27"/>
  </w:num>
  <w:num w:numId="13">
    <w:abstractNumId w:val="58"/>
  </w:num>
  <w:num w:numId="14">
    <w:abstractNumId w:val="16"/>
  </w:num>
  <w:num w:numId="15">
    <w:abstractNumId w:val="2"/>
  </w:num>
  <w:num w:numId="16">
    <w:abstractNumId w:val="19"/>
  </w:num>
  <w:num w:numId="17">
    <w:abstractNumId w:val="9"/>
  </w:num>
  <w:num w:numId="18">
    <w:abstractNumId w:val="3"/>
  </w:num>
  <w:num w:numId="19">
    <w:abstractNumId w:val="14"/>
  </w:num>
  <w:num w:numId="20">
    <w:abstractNumId w:val="38"/>
  </w:num>
  <w:num w:numId="21">
    <w:abstractNumId w:val="30"/>
  </w:num>
  <w:num w:numId="22">
    <w:abstractNumId w:val="6"/>
  </w:num>
  <w:num w:numId="23">
    <w:abstractNumId w:val="56"/>
  </w:num>
  <w:num w:numId="24">
    <w:abstractNumId w:val="18"/>
  </w:num>
  <w:num w:numId="25">
    <w:abstractNumId w:val="40"/>
  </w:num>
  <w:num w:numId="26">
    <w:abstractNumId w:val="61"/>
  </w:num>
  <w:num w:numId="27">
    <w:abstractNumId w:val="22"/>
  </w:num>
  <w:num w:numId="28">
    <w:abstractNumId w:val="51"/>
  </w:num>
  <w:num w:numId="29">
    <w:abstractNumId w:val="32"/>
  </w:num>
  <w:num w:numId="30">
    <w:abstractNumId w:val="28"/>
  </w:num>
  <w:num w:numId="31">
    <w:abstractNumId w:val="26"/>
  </w:num>
  <w:num w:numId="32">
    <w:abstractNumId w:val="5"/>
  </w:num>
  <w:num w:numId="33">
    <w:abstractNumId w:val="11"/>
  </w:num>
  <w:num w:numId="34">
    <w:abstractNumId w:val="1"/>
  </w:num>
  <w:num w:numId="35">
    <w:abstractNumId w:val="45"/>
  </w:num>
  <w:num w:numId="36">
    <w:abstractNumId w:val="36"/>
  </w:num>
  <w:num w:numId="37">
    <w:abstractNumId w:val="44"/>
  </w:num>
  <w:num w:numId="38">
    <w:abstractNumId w:val="48"/>
  </w:num>
  <w:num w:numId="39">
    <w:abstractNumId w:val="29"/>
  </w:num>
  <w:num w:numId="40">
    <w:abstractNumId w:val="4"/>
  </w:num>
  <w:num w:numId="41">
    <w:abstractNumId w:val="15"/>
  </w:num>
  <w:num w:numId="42">
    <w:abstractNumId w:val="10"/>
  </w:num>
  <w:num w:numId="43">
    <w:abstractNumId w:val="41"/>
  </w:num>
  <w:num w:numId="44">
    <w:abstractNumId w:val="59"/>
  </w:num>
  <w:num w:numId="45">
    <w:abstractNumId w:val="21"/>
  </w:num>
  <w:num w:numId="46">
    <w:abstractNumId w:val="46"/>
  </w:num>
  <w:num w:numId="47">
    <w:abstractNumId w:val="47"/>
  </w:num>
  <w:num w:numId="48">
    <w:abstractNumId w:val="7"/>
  </w:num>
  <w:num w:numId="49">
    <w:abstractNumId w:val="43"/>
  </w:num>
  <w:num w:numId="50">
    <w:abstractNumId w:val="0"/>
  </w:num>
  <w:num w:numId="51">
    <w:abstractNumId w:val="12"/>
  </w:num>
  <w:num w:numId="52">
    <w:abstractNumId w:val="25"/>
  </w:num>
  <w:num w:numId="53">
    <w:abstractNumId w:val="33"/>
  </w:num>
  <w:num w:numId="54">
    <w:abstractNumId w:val="24"/>
  </w:num>
  <w:num w:numId="55">
    <w:abstractNumId w:val="53"/>
  </w:num>
  <w:num w:numId="56">
    <w:abstractNumId w:val="42"/>
  </w:num>
  <w:num w:numId="57">
    <w:abstractNumId w:val="8"/>
  </w:num>
  <w:num w:numId="58">
    <w:abstractNumId w:val="37"/>
  </w:num>
  <w:num w:numId="59">
    <w:abstractNumId w:val="55"/>
  </w:num>
  <w:num w:numId="60">
    <w:abstractNumId w:val="35"/>
  </w:num>
  <w:num w:numId="61">
    <w:abstractNumId w:val="49"/>
  </w:num>
  <w:num w:numId="62">
    <w:abstractNumId w:val="34"/>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Фетисов Александр Альбертович">
    <w15:presenceInfo w15:providerId="AD" w15:userId="S-1-5-21-3119835862-1306673144-2631644997-9105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DCE"/>
    <w:rsid w:val="00023E1E"/>
    <w:rsid w:val="00033279"/>
    <w:rsid w:val="00035BB7"/>
    <w:rsid w:val="000450D4"/>
    <w:rsid w:val="000928DD"/>
    <w:rsid w:val="00094A1F"/>
    <w:rsid w:val="00097543"/>
    <w:rsid w:val="000A1991"/>
    <w:rsid w:val="000C1596"/>
    <w:rsid w:val="000C72CB"/>
    <w:rsid w:val="000E74C6"/>
    <w:rsid w:val="000F374E"/>
    <w:rsid w:val="00142B8D"/>
    <w:rsid w:val="00147E9A"/>
    <w:rsid w:val="00150E34"/>
    <w:rsid w:val="0015696F"/>
    <w:rsid w:val="00165DE9"/>
    <w:rsid w:val="00182058"/>
    <w:rsid w:val="00193C32"/>
    <w:rsid w:val="001A4643"/>
    <w:rsid w:val="001B18F7"/>
    <w:rsid w:val="001C0B6D"/>
    <w:rsid w:val="001C44B8"/>
    <w:rsid w:val="001E4CA8"/>
    <w:rsid w:val="001E583C"/>
    <w:rsid w:val="001E7E3B"/>
    <w:rsid w:val="002131AE"/>
    <w:rsid w:val="00226A5A"/>
    <w:rsid w:val="0022705F"/>
    <w:rsid w:val="00265679"/>
    <w:rsid w:val="0029115F"/>
    <w:rsid w:val="0030573E"/>
    <w:rsid w:val="00306762"/>
    <w:rsid w:val="00347BC4"/>
    <w:rsid w:val="00384D30"/>
    <w:rsid w:val="003D3B86"/>
    <w:rsid w:val="003D61B8"/>
    <w:rsid w:val="003E396B"/>
    <w:rsid w:val="003F420B"/>
    <w:rsid w:val="00402594"/>
    <w:rsid w:val="00403672"/>
    <w:rsid w:val="004136C6"/>
    <w:rsid w:val="00415448"/>
    <w:rsid w:val="00432B8E"/>
    <w:rsid w:val="0043370C"/>
    <w:rsid w:val="004634D7"/>
    <w:rsid w:val="004704C3"/>
    <w:rsid w:val="0049053C"/>
    <w:rsid w:val="00495E3E"/>
    <w:rsid w:val="004A2F3C"/>
    <w:rsid w:val="004D364C"/>
    <w:rsid w:val="00512AFC"/>
    <w:rsid w:val="00525D81"/>
    <w:rsid w:val="0053682E"/>
    <w:rsid w:val="00541298"/>
    <w:rsid w:val="005615E7"/>
    <w:rsid w:val="00570BAF"/>
    <w:rsid w:val="005766EC"/>
    <w:rsid w:val="005843CA"/>
    <w:rsid w:val="005902F4"/>
    <w:rsid w:val="005965D7"/>
    <w:rsid w:val="005D42E8"/>
    <w:rsid w:val="005F0827"/>
    <w:rsid w:val="00605ACD"/>
    <w:rsid w:val="00606D29"/>
    <w:rsid w:val="0060739B"/>
    <w:rsid w:val="0061677A"/>
    <w:rsid w:val="006308FF"/>
    <w:rsid w:val="00650F1B"/>
    <w:rsid w:val="0066010C"/>
    <w:rsid w:val="006637E1"/>
    <w:rsid w:val="00670698"/>
    <w:rsid w:val="00674993"/>
    <w:rsid w:val="00690969"/>
    <w:rsid w:val="006A11E5"/>
    <w:rsid w:val="006B221A"/>
    <w:rsid w:val="006B65BD"/>
    <w:rsid w:val="006C31BD"/>
    <w:rsid w:val="006C58AC"/>
    <w:rsid w:val="006E1664"/>
    <w:rsid w:val="006F0F7C"/>
    <w:rsid w:val="007310EC"/>
    <w:rsid w:val="007660DE"/>
    <w:rsid w:val="00767C72"/>
    <w:rsid w:val="00772BA2"/>
    <w:rsid w:val="0078350B"/>
    <w:rsid w:val="007919E8"/>
    <w:rsid w:val="007B76C4"/>
    <w:rsid w:val="00867B25"/>
    <w:rsid w:val="00893F62"/>
    <w:rsid w:val="008C0501"/>
    <w:rsid w:val="008C208B"/>
    <w:rsid w:val="008D3176"/>
    <w:rsid w:val="008D580C"/>
    <w:rsid w:val="008E0E93"/>
    <w:rsid w:val="008E4A7D"/>
    <w:rsid w:val="008E50D8"/>
    <w:rsid w:val="008F0BA0"/>
    <w:rsid w:val="008F576F"/>
    <w:rsid w:val="00901D30"/>
    <w:rsid w:val="00930BAE"/>
    <w:rsid w:val="00942698"/>
    <w:rsid w:val="00942D7C"/>
    <w:rsid w:val="0094699D"/>
    <w:rsid w:val="00953673"/>
    <w:rsid w:val="0095593F"/>
    <w:rsid w:val="00963076"/>
    <w:rsid w:val="00972909"/>
    <w:rsid w:val="00982349"/>
    <w:rsid w:val="009B6007"/>
    <w:rsid w:val="009C2A1D"/>
    <w:rsid w:val="009C3956"/>
    <w:rsid w:val="009D0691"/>
    <w:rsid w:val="009D4617"/>
    <w:rsid w:val="009D4934"/>
    <w:rsid w:val="00A02C7E"/>
    <w:rsid w:val="00A132A4"/>
    <w:rsid w:val="00A15D95"/>
    <w:rsid w:val="00A24ECF"/>
    <w:rsid w:val="00A33227"/>
    <w:rsid w:val="00A64332"/>
    <w:rsid w:val="00A654FC"/>
    <w:rsid w:val="00A852A6"/>
    <w:rsid w:val="00A930DC"/>
    <w:rsid w:val="00AA064B"/>
    <w:rsid w:val="00AB45C4"/>
    <w:rsid w:val="00AC63E0"/>
    <w:rsid w:val="00AD20F2"/>
    <w:rsid w:val="00AD73FD"/>
    <w:rsid w:val="00B31DD2"/>
    <w:rsid w:val="00B32A1C"/>
    <w:rsid w:val="00B32DCE"/>
    <w:rsid w:val="00B41305"/>
    <w:rsid w:val="00B43C99"/>
    <w:rsid w:val="00B4730A"/>
    <w:rsid w:val="00B47C47"/>
    <w:rsid w:val="00B7145A"/>
    <w:rsid w:val="00B811AF"/>
    <w:rsid w:val="00B82037"/>
    <w:rsid w:val="00B92943"/>
    <w:rsid w:val="00B967ED"/>
    <w:rsid w:val="00BA2B1B"/>
    <w:rsid w:val="00BD16F3"/>
    <w:rsid w:val="00BE2F76"/>
    <w:rsid w:val="00BF07F6"/>
    <w:rsid w:val="00BF331D"/>
    <w:rsid w:val="00C21707"/>
    <w:rsid w:val="00C27E84"/>
    <w:rsid w:val="00C4036D"/>
    <w:rsid w:val="00C60930"/>
    <w:rsid w:val="00C703B3"/>
    <w:rsid w:val="00C9036E"/>
    <w:rsid w:val="00C9103A"/>
    <w:rsid w:val="00C96D82"/>
    <w:rsid w:val="00CA4FC1"/>
    <w:rsid w:val="00CA7AE5"/>
    <w:rsid w:val="00CC5669"/>
    <w:rsid w:val="00CE3BE3"/>
    <w:rsid w:val="00CF650D"/>
    <w:rsid w:val="00D05D9D"/>
    <w:rsid w:val="00D13321"/>
    <w:rsid w:val="00D152C2"/>
    <w:rsid w:val="00D16BA1"/>
    <w:rsid w:val="00D24263"/>
    <w:rsid w:val="00D274D8"/>
    <w:rsid w:val="00D35FFD"/>
    <w:rsid w:val="00D3646E"/>
    <w:rsid w:val="00D71630"/>
    <w:rsid w:val="00D8780E"/>
    <w:rsid w:val="00DA393B"/>
    <w:rsid w:val="00DF229C"/>
    <w:rsid w:val="00E61095"/>
    <w:rsid w:val="00E76D0A"/>
    <w:rsid w:val="00E7788F"/>
    <w:rsid w:val="00E83690"/>
    <w:rsid w:val="00E87CBC"/>
    <w:rsid w:val="00EA5B3D"/>
    <w:rsid w:val="00EB5A52"/>
    <w:rsid w:val="00EC1E5B"/>
    <w:rsid w:val="00EE10F8"/>
    <w:rsid w:val="00F256A3"/>
    <w:rsid w:val="00F5039E"/>
    <w:rsid w:val="00F6641A"/>
    <w:rsid w:val="00F91DE5"/>
    <w:rsid w:val="00F958C3"/>
    <w:rsid w:val="00FB5920"/>
    <w:rsid w:val="00FB723A"/>
    <w:rsid w:val="00FC2FEF"/>
    <w:rsid w:val="00FD6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535ABBA"/>
  <w15:docId w15:val="{73F49825-0907-4A11-B1F8-A967FAE0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style>
  <w:style w:type="paragraph" w:styleId="11">
    <w:name w:val="heading 1"/>
    <w:aliases w:val="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Заголовок параграфа (1.),h1,В1"/>
    <w:basedOn w:val="a6"/>
    <w:next w:val="a6"/>
    <w:link w:val="13"/>
    <w:qFormat/>
    <w:pPr>
      <w:keepNext/>
      <w:numPr>
        <w:numId w:val="6"/>
      </w:numPr>
      <w:jc w:val="right"/>
      <w:outlineLvl w:val="0"/>
    </w:pPr>
    <w:rPr>
      <w:iCs/>
    </w:rPr>
  </w:style>
  <w:style w:type="paragraph" w:styleId="23">
    <w:name w:val="heading 2"/>
    <w:aliases w:val="2,22,A,A.B.C.,CHS,Gliederung2,H,H2,H2 Знак,H2-Heading 2,H21,H22,HD2,Header2,Heading 2 Hidden,Heading Indent No L2,Heading2,Level 2 Topic Heading,Major,Numbered text 3,RTC,h2,heading 2,heading2,iz2,l2,list 2,list2,Б2,Заголовок 21,Раздел Знак"/>
    <w:basedOn w:val="a6"/>
    <w:next w:val="a6"/>
    <w:uiPriority w:val="9"/>
    <w:qFormat/>
    <w:pPr>
      <w:keepNext/>
      <w:numPr>
        <w:ilvl w:val="1"/>
        <w:numId w:val="6"/>
      </w:numPr>
      <w:spacing w:before="240" w:after="60"/>
      <w:outlineLvl w:val="1"/>
    </w:pPr>
    <w:rPr>
      <w:rFonts w:ascii="Arial" w:hAnsi="Arial" w:cs="Arial"/>
      <w:b/>
      <w:bCs/>
      <w:i/>
      <w:iCs/>
      <w:sz w:val="28"/>
      <w:szCs w:val="28"/>
    </w:rPr>
  </w:style>
  <w:style w:type="paragraph" w:styleId="32">
    <w:name w:val="heading 3"/>
    <w:aliases w:val="H3,пункт,punkt,ioieo,пункт1,пункт2,пункт3,пункт4,пункт5,пункт6,пункт7,пункт8,пункт9,пункт10,пункт11,пункт12,пункт13,пункт14,пункт15,пункт16,пункт17,пункт18,пункт19,пункт20,пункт110,пункт21,пункт31,пункт41,пункт51,пункт61,пункт71"/>
    <w:basedOn w:val="a6"/>
    <w:next w:val="a6"/>
    <w:qFormat/>
    <w:pPr>
      <w:keepNext/>
      <w:numPr>
        <w:ilvl w:val="2"/>
        <w:numId w:val="7"/>
      </w:numPr>
      <w:spacing w:before="240" w:after="60"/>
      <w:outlineLvl w:val="2"/>
    </w:pPr>
    <w:rPr>
      <w:rFonts w:ascii="Cambria" w:hAnsi="Cambria"/>
      <w:b/>
      <w:bCs/>
      <w:sz w:val="26"/>
      <w:szCs w:val="26"/>
    </w:rPr>
  </w:style>
  <w:style w:type="paragraph" w:styleId="40">
    <w:name w:val="heading 4"/>
    <w:aliases w:val="i?eei?.,№ Заголовок 4,прилож."/>
    <w:basedOn w:val="a6"/>
    <w:next w:val="a6"/>
    <w:qFormat/>
    <w:pPr>
      <w:keepNext/>
      <w:numPr>
        <w:ilvl w:val="3"/>
        <w:numId w:val="7"/>
      </w:numPr>
      <w:spacing w:before="240" w:after="60"/>
      <w:outlineLvl w:val="3"/>
    </w:pPr>
    <w:rPr>
      <w:rFonts w:eastAsia="Arial Unicode MS"/>
      <w:b/>
      <w:bCs/>
      <w:sz w:val="28"/>
      <w:szCs w:val="28"/>
    </w:rPr>
  </w:style>
  <w:style w:type="paragraph" w:styleId="5">
    <w:name w:val="heading 5"/>
    <w:aliases w:val="Block Label,H5,H51,Level 3 - i,h5,h51,h52,test,Заголовок 5 Знак Знак,Заголовок 5 Знак1,аннот.др,наимен,aiiio.a?,iaeiai"/>
    <w:basedOn w:val="a6"/>
    <w:next w:val="a6"/>
    <w:qFormat/>
    <w:pPr>
      <w:tabs>
        <w:tab w:val="num" w:pos="3181"/>
      </w:tabs>
      <w:spacing w:before="240" w:after="60"/>
      <w:ind w:left="3181" w:hanging="1008"/>
      <w:outlineLvl w:val="4"/>
    </w:pPr>
    <w:rPr>
      <w:rFonts w:ascii="Times New Roman CYR" w:eastAsia="Arial Unicode MS" w:hAnsi="Times New Roman CYR"/>
      <w:b/>
      <w:bCs/>
      <w:i/>
      <w:iCs/>
      <w:sz w:val="26"/>
      <w:szCs w:val="26"/>
    </w:rPr>
  </w:style>
  <w:style w:type="paragraph" w:styleId="6">
    <w:name w:val="heading 6"/>
    <w:aliases w:val=" RTC 6,RTC 6,Приложение"/>
    <w:basedOn w:val="a6"/>
    <w:next w:val="a6"/>
    <w:link w:val="60"/>
    <w:qFormat/>
    <w:pPr>
      <w:spacing w:before="240" w:after="60"/>
      <w:outlineLvl w:val="5"/>
    </w:pPr>
    <w:rPr>
      <w:b/>
      <w:bCs/>
      <w:sz w:val="22"/>
      <w:szCs w:val="22"/>
    </w:rPr>
  </w:style>
  <w:style w:type="paragraph" w:styleId="7">
    <w:name w:val="heading 7"/>
    <w:aliases w:val="RTC7"/>
    <w:basedOn w:val="a6"/>
    <w:next w:val="a6"/>
    <w:qFormat/>
    <w:pPr>
      <w:tabs>
        <w:tab w:val="num" w:pos="3469"/>
      </w:tabs>
      <w:spacing w:before="240" w:after="60"/>
      <w:ind w:left="3469" w:hanging="1296"/>
      <w:outlineLvl w:val="6"/>
    </w:pPr>
  </w:style>
  <w:style w:type="paragraph" w:styleId="8">
    <w:name w:val="heading 8"/>
    <w:basedOn w:val="a6"/>
    <w:next w:val="a6"/>
    <w:qFormat/>
    <w:pPr>
      <w:tabs>
        <w:tab w:val="num" w:pos="3613"/>
      </w:tabs>
      <w:spacing w:before="240" w:after="60"/>
      <w:ind w:left="3613" w:hanging="1440"/>
      <w:outlineLvl w:val="7"/>
    </w:pPr>
    <w:rPr>
      <w:i/>
      <w:iCs/>
    </w:rPr>
  </w:style>
  <w:style w:type="paragraph" w:styleId="9">
    <w:name w:val="heading 9"/>
    <w:basedOn w:val="a6"/>
    <w:next w:val="a6"/>
    <w:qFormat/>
    <w:pPr>
      <w:tabs>
        <w:tab w:val="num" w:pos="3757"/>
      </w:tabs>
      <w:spacing w:before="240" w:after="60"/>
      <w:ind w:left="3757" w:hanging="1584"/>
      <w:outlineLvl w:val="8"/>
    </w:pPr>
    <w:rPr>
      <w:rFonts w:ascii="Arial" w:hAnsi="Arial" w:cs="Arial"/>
      <w:sz w:val="22"/>
      <w:szCs w:val="22"/>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aliases w:val="Heder,Titul,Верхний колонтитул1,Верхний колонтитул2,Верхний колонтитул3,Верхний колонтитул4,Верхний колонтитул11,Верхний колонтитул21,Верхний колонтитул31,Верхний колонтитул41,Верхний колонтитул12,Верхний колонтитул22"/>
    <w:basedOn w:val="a6"/>
    <w:link w:val="ab"/>
    <w:uiPriority w:val="99"/>
    <w:pPr>
      <w:tabs>
        <w:tab w:val="center" w:pos="4153"/>
        <w:tab w:val="right" w:pos="8306"/>
      </w:tabs>
    </w:pPr>
    <w:rPr>
      <w:rFonts w:ascii="Courier New" w:hAnsi="Courier New" w:cs="Courier New"/>
      <w:sz w:val="20"/>
      <w:szCs w:val="20"/>
    </w:rPr>
  </w:style>
  <w:style w:type="paragraph" w:styleId="ac">
    <w:name w:val="footer"/>
    <w:basedOn w:val="a6"/>
    <w:uiPriority w:val="99"/>
    <w:pPr>
      <w:tabs>
        <w:tab w:val="center" w:pos="4153"/>
        <w:tab w:val="right" w:pos="8306"/>
      </w:tabs>
    </w:pPr>
    <w:rPr>
      <w:rFonts w:ascii="Courier New" w:hAnsi="Courier New" w:cs="Courier New"/>
      <w:sz w:val="20"/>
      <w:szCs w:val="20"/>
    </w:rPr>
  </w:style>
  <w:style w:type="paragraph" w:customStyle="1" w:styleId="ConsNormal">
    <w:name w:val="ConsNormal"/>
    <w:pPr>
      <w:ind w:right="19772" w:firstLine="720"/>
    </w:pPr>
    <w:rPr>
      <w:rFonts w:ascii="Arial" w:hAnsi="Arial" w:cs="Arial"/>
    </w:rPr>
  </w:style>
  <w:style w:type="paragraph" w:styleId="ad">
    <w:name w:val="Body Text Indent"/>
    <w:basedOn w:val="a6"/>
    <w:link w:val="ae"/>
    <w:pPr>
      <w:ind w:firstLine="720"/>
      <w:jc w:val="both"/>
    </w:pPr>
    <w:rPr>
      <w:color w:val="000000"/>
    </w:rPr>
  </w:style>
  <w:style w:type="paragraph" w:customStyle="1" w:styleId="ConsTitle">
    <w:name w:val="ConsTitle"/>
    <w:pPr>
      <w:ind w:right="19772"/>
    </w:pPr>
    <w:rPr>
      <w:rFonts w:ascii="Arial" w:hAnsi="Arial" w:cs="Arial"/>
      <w:b/>
      <w:bCs/>
      <w:sz w:val="14"/>
      <w:szCs w:val="14"/>
    </w:rPr>
  </w:style>
  <w:style w:type="paragraph" w:customStyle="1" w:styleId="14">
    <w:name w:val="Обычный1"/>
  </w:style>
  <w:style w:type="character" w:styleId="af">
    <w:name w:val="page number"/>
    <w:basedOn w:val="a7"/>
  </w:style>
  <w:style w:type="character" w:styleId="af0">
    <w:name w:val="annotation reference"/>
    <w:rPr>
      <w:sz w:val="16"/>
      <w:szCs w:val="16"/>
    </w:rPr>
  </w:style>
  <w:style w:type="paragraph" w:styleId="af1">
    <w:name w:val="annotation text"/>
    <w:basedOn w:val="a6"/>
    <w:uiPriority w:val="99"/>
    <w:rPr>
      <w:sz w:val="20"/>
      <w:szCs w:val="20"/>
    </w:rPr>
  </w:style>
  <w:style w:type="character" w:customStyle="1" w:styleId="af2">
    <w:name w:val="Текст примечания Знак"/>
    <w:basedOn w:val="a7"/>
    <w:uiPriority w:val="99"/>
  </w:style>
  <w:style w:type="paragraph" w:styleId="af3">
    <w:name w:val="annotation subject"/>
    <w:basedOn w:val="af1"/>
    <w:next w:val="af1"/>
    <w:rPr>
      <w:b/>
      <w:bCs/>
    </w:rPr>
  </w:style>
  <w:style w:type="character" w:customStyle="1" w:styleId="af4">
    <w:name w:val="Тема примечания Знак"/>
    <w:rPr>
      <w:b/>
      <w:bCs/>
    </w:rPr>
  </w:style>
  <w:style w:type="paragraph" w:styleId="af5">
    <w:name w:val="Balloon Text"/>
    <w:basedOn w:val="a6"/>
    <w:rPr>
      <w:rFonts w:ascii="Tahoma" w:hAnsi="Tahoma" w:cs="Tahoma"/>
      <w:sz w:val="16"/>
      <w:szCs w:val="16"/>
    </w:rPr>
  </w:style>
  <w:style w:type="character" w:customStyle="1" w:styleId="af6">
    <w:name w:val="Текст выноски Знак"/>
    <w:rPr>
      <w:rFonts w:ascii="Tahoma" w:hAnsi="Tahoma" w:cs="Tahoma"/>
      <w:sz w:val="16"/>
      <w:szCs w:val="16"/>
    </w:rPr>
  </w:style>
  <w:style w:type="paragraph" w:styleId="25">
    <w:name w:val="Body Text Indent 2"/>
    <w:basedOn w:val="a6"/>
    <w:pPr>
      <w:ind w:firstLine="720"/>
      <w:jc w:val="both"/>
    </w:pPr>
  </w:style>
  <w:style w:type="paragraph" w:styleId="34">
    <w:name w:val="Body Text Indent 3"/>
    <w:aliases w:val=" Знак1"/>
    <w:basedOn w:val="a6"/>
    <w:link w:val="35"/>
    <w:pPr>
      <w:ind w:firstLine="720"/>
      <w:jc w:val="both"/>
    </w:pPr>
    <w:rPr>
      <w:color w:val="0000FF"/>
      <w:u w:val="single"/>
    </w:rPr>
  </w:style>
  <w:style w:type="character" w:customStyle="1" w:styleId="labelheaderlevel21">
    <w:name w:val="label_header_level_21"/>
    <w:rPr>
      <w:b/>
      <w:bCs/>
      <w:color w:val="0000FF"/>
      <w:sz w:val="20"/>
      <w:szCs w:val="20"/>
    </w:rPr>
  </w:style>
  <w:style w:type="paragraph" w:styleId="af7">
    <w:name w:val="Normal (Web)"/>
    <w:aliases w:val="Обычный (Web),Обычный (веб) Знак Знак,Обычный (Web) Знак Знак Знак"/>
    <w:basedOn w:val="a6"/>
    <w:link w:val="af8"/>
    <w:pPr>
      <w:spacing w:before="100" w:beforeAutospacing="1" w:after="100" w:afterAutospacing="1"/>
    </w:pPr>
  </w:style>
  <w:style w:type="paragraph" w:styleId="26">
    <w:name w:val="List 2"/>
    <w:basedOn w:val="a6"/>
    <w:pPr>
      <w:ind w:left="566" w:hanging="283"/>
    </w:pPr>
  </w:style>
  <w:style w:type="paragraph" w:customStyle="1" w:styleId="af9">
    <w:name w:val="Знак"/>
    <w:basedOn w:val="a6"/>
    <w:pPr>
      <w:tabs>
        <w:tab w:val="num" w:pos="360"/>
      </w:tabs>
      <w:spacing w:after="160" w:line="240" w:lineRule="exact"/>
    </w:pPr>
    <w:rPr>
      <w:rFonts w:ascii="Verdana" w:hAnsi="Verdana" w:cs="Verdana"/>
      <w:sz w:val="20"/>
      <w:szCs w:val="20"/>
      <w:lang w:val="en-US" w:eastAsia="en-US"/>
    </w:rPr>
  </w:style>
  <w:style w:type="paragraph" w:customStyle="1" w:styleId="afa">
    <w:name w:val="Знак Знак Знак Знак"/>
    <w:basedOn w:val="a6"/>
    <w:pPr>
      <w:spacing w:after="160" w:line="240" w:lineRule="exact"/>
    </w:pPr>
    <w:rPr>
      <w:rFonts w:ascii="Verdana" w:hAnsi="Verdana" w:cs="Verdana"/>
      <w:sz w:val="20"/>
      <w:szCs w:val="20"/>
      <w:lang w:val="en-US" w:eastAsia="en-US"/>
    </w:rPr>
  </w:style>
  <w:style w:type="paragraph" w:customStyle="1" w:styleId="111">
    <w:name w:val="заголовок 11"/>
    <w:basedOn w:val="a6"/>
    <w:next w:val="a6"/>
    <w:pPr>
      <w:keepNext/>
      <w:jc w:val="center"/>
    </w:pPr>
    <w:rPr>
      <w:snapToGrid w:val="0"/>
      <w:szCs w:val="20"/>
    </w:rPr>
  </w:style>
  <w:style w:type="paragraph" w:styleId="27">
    <w:name w:val="Body Text 2"/>
    <w:basedOn w:val="a6"/>
    <w:link w:val="28"/>
    <w:pPr>
      <w:spacing w:after="120" w:line="480" w:lineRule="auto"/>
    </w:pPr>
  </w:style>
  <w:style w:type="paragraph" w:styleId="36">
    <w:name w:val="Body Text 3"/>
    <w:basedOn w:val="a6"/>
    <w:link w:val="37"/>
    <w:pPr>
      <w:spacing w:after="120"/>
    </w:pPr>
    <w:rPr>
      <w:sz w:val="16"/>
      <w:szCs w:val="16"/>
    </w:rPr>
  </w:style>
  <w:style w:type="paragraph" w:customStyle="1" w:styleId="15">
    <w:name w:val="заголовок 1"/>
    <w:basedOn w:val="a6"/>
    <w:next w:val="a6"/>
    <w:pPr>
      <w:keepNext/>
      <w:widowControl w:val="0"/>
      <w:jc w:val="center"/>
    </w:pPr>
    <w:rPr>
      <w:b/>
      <w:snapToGrid w:val="0"/>
      <w:sz w:val="22"/>
      <w:szCs w:val="20"/>
    </w:rPr>
  </w:style>
  <w:style w:type="paragraph" w:customStyle="1" w:styleId="29">
    <w:name w:val="çàãîëîâîê 2"/>
    <w:basedOn w:val="a6"/>
    <w:next w:val="a6"/>
    <w:pPr>
      <w:keepNext/>
      <w:jc w:val="both"/>
    </w:pPr>
    <w:rPr>
      <w:szCs w:val="20"/>
      <w:lang w:val="en-GB"/>
    </w:rPr>
  </w:style>
  <w:style w:type="paragraph" w:customStyle="1" w:styleId="afb">
    <w:name w:val="Таблица шапка"/>
    <w:basedOn w:val="a6"/>
    <w:pPr>
      <w:keepNext/>
      <w:spacing w:before="40" w:after="40"/>
      <w:ind w:left="57" w:right="57"/>
    </w:pPr>
    <w:rPr>
      <w:snapToGrid w:val="0"/>
      <w:sz w:val="22"/>
      <w:szCs w:val="20"/>
    </w:rPr>
  </w:style>
  <w:style w:type="paragraph" w:customStyle="1" w:styleId="afc">
    <w:name w:val="Таблица текст"/>
    <w:basedOn w:val="a6"/>
    <w:pPr>
      <w:spacing w:before="40" w:after="40"/>
      <w:ind w:left="57" w:right="57"/>
    </w:pPr>
    <w:rPr>
      <w:snapToGrid w:val="0"/>
      <w:szCs w:val="20"/>
    </w:rPr>
  </w:style>
  <w:style w:type="paragraph" w:customStyle="1" w:styleId="a5">
    <w:name w:val="Пункт"/>
    <w:basedOn w:val="a6"/>
    <w:pPr>
      <w:numPr>
        <w:ilvl w:val="2"/>
        <w:numId w:val="6"/>
      </w:numPr>
      <w:spacing w:line="360" w:lineRule="auto"/>
      <w:jc w:val="both"/>
    </w:pPr>
    <w:rPr>
      <w:snapToGrid w:val="0"/>
      <w:sz w:val="28"/>
      <w:szCs w:val="28"/>
    </w:rPr>
  </w:style>
  <w:style w:type="paragraph" w:styleId="HTML">
    <w:name w:val="HTML Preformatted"/>
    <w:basedOn w:val="a6"/>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rPr>
      <w:rFonts w:ascii="Courier New" w:hAnsi="Courier New" w:cs="Courier New"/>
    </w:rPr>
  </w:style>
  <w:style w:type="character" w:customStyle="1" w:styleId="afd">
    <w:name w:val="Нижний колонтитул Знак"/>
    <w:uiPriority w:val="99"/>
    <w:rPr>
      <w:rFonts w:ascii="Courier New" w:hAnsi="Courier New" w:cs="Courier New"/>
    </w:rPr>
  </w:style>
  <w:style w:type="character" w:styleId="afe">
    <w:name w:val="Hyperlink"/>
    <w:link w:val="16"/>
    <w:uiPriority w:val="99"/>
    <w:rPr>
      <w:color w:val="0000FF"/>
      <w:u w:val="single"/>
    </w:rPr>
  </w:style>
  <w:style w:type="paragraph" w:styleId="aff">
    <w:name w:val="Body Text"/>
    <w:aliases w:val=" в таблицах, в таблице,Основной текст таблиц,в таблицах,в таблице,таблицы"/>
    <w:basedOn w:val="a6"/>
    <w:pPr>
      <w:spacing w:after="120"/>
    </w:pPr>
  </w:style>
  <w:style w:type="character" w:customStyle="1" w:styleId="aff0">
    <w:name w:val="Основной текст Знак"/>
    <w:aliases w:val=" в таблицах Знак, в таблице Знак1,Основной текст таблиц Знак1,в таблицах Знак1,в таблице Знак1,таблицы Знак1"/>
    <w:rPr>
      <w:sz w:val="24"/>
      <w:szCs w:val="24"/>
    </w:rPr>
  </w:style>
  <w:style w:type="paragraph" w:styleId="aff1">
    <w:name w:val="footnote text"/>
    <w:basedOn w:val="a6"/>
    <w:pPr>
      <w:spacing w:line="360" w:lineRule="auto"/>
      <w:ind w:firstLine="567"/>
      <w:jc w:val="both"/>
    </w:pPr>
    <w:rPr>
      <w:snapToGrid w:val="0"/>
      <w:szCs w:val="20"/>
    </w:rPr>
  </w:style>
  <w:style w:type="character" w:customStyle="1" w:styleId="aff2">
    <w:name w:val="Текст сноски Знак"/>
    <w:rPr>
      <w:snapToGrid w:val="0"/>
      <w:sz w:val="24"/>
    </w:rPr>
  </w:style>
  <w:style w:type="character" w:customStyle="1" w:styleId="2a">
    <w:name w:val="Заголовок 2 Знак"/>
    <w:rPr>
      <w:rFonts w:ascii="Arial" w:hAnsi="Arial" w:cs="Arial"/>
      <w:b/>
      <w:bCs/>
      <w:i/>
      <w:iCs/>
      <w:sz w:val="28"/>
      <w:szCs w:val="28"/>
    </w:rPr>
  </w:style>
  <w:style w:type="character" w:customStyle="1" w:styleId="FontStyle15">
    <w:name w:val="Font Style15"/>
    <w:rPr>
      <w:rFonts w:ascii="Times New Roman" w:hAnsi="Times New Roman" w:cs="Times New Roman"/>
      <w:sz w:val="26"/>
      <w:szCs w:val="26"/>
    </w:rPr>
  </w:style>
  <w:style w:type="character" w:customStyle="1" w:styleId="43">
    <w:name w:val="Заголовок 4 Знак"/>
    <w:rPr>
      <w:rFonts w:eastAsia="Arial Unicode MS"/>
      <w:b/>
      <w:bCs/>
      <w:sz w:val="28"/>
      <w:szCs w:val="28"/>
    </w:rPr>
  </w:style>
  <w:style w:type="character" w:customStyle="1" w:styleId="50">
    <w:name w:val="Заголовок 5 Знак"/>
    <w:rPr>
      <w:rFonts w:ascii="Times New Roman CYR" w:eastAsia="Arial Unicode MS" w:hAnsi="Times New Roman CYR"/>
      <w:b/>
      <w:bCs/>
      <w:i/>
      <w:iCs/>
      <w:sz w:val="26"/>
      <w:szCs w:val="26"/>
    </w:rPr>
  </w:style>
  <w:style w:type="character" w:customStyle="1" w:styleId="70">
    <w:name w:val="Заголовок 7 Знак"/>
    <w:rPr>
      <w:sz w:val="24"/>
      <w:szCs w:val="24"/>
    </w:rPr>
  </w:style>
  <w:style w:type="character" w:customStyle="1" w:styleId="80">
    <w:name w:val="Заголовок 8 Знак"/>
    <w:rPr>
      <w:i/>
      <w:iCs/>
      <w:sz w:val="24"/>
      <w:szCs w:val="24"/>
    </w:rPr>
  </w:style>
  <w:style w:type="character" w:customStyle="1" w:styleId="90">
    <w:name w:val="Заголовок 9 Знак"/>
    <w:rPr>
      <w:rFonts w:ascii="Arial" w:hAnsi="Arial" w:cs="Arial"/>
      <w:sz w:val="22"/>
      <w:szCs w:val="22"/>
    </w:rPr>
  </w:style>
  <w:style w:type="paragraph" w:customStyle="1" w:styleId="2b">
    <w:name w:val="Уровень2"/>
    <w:basedOn w:val="a6"/>
    <w:pPr>
      <w:tabs>
        <w:tab w:val="num" w:pos="927"/>
        <w:tab w:val="left" w:pos="993"/>
      </w:tabs>
      <w:spacing w:before="120" w:after="120"/>
      <w:ind w:firstLine="567"/>
      <w:jc w:val="both"/>
      <w:outlineLvl w:val="0"/>
    </w:pPr>
    <w:rPr>
      <w:rFonts w:ascii="Arial" w:hAnsi="Arial"/>
      <w:bCs/>
      <w:iCs/>
      <w:color w:val="000000"/>
      <w:szCs w:val="20"/>
    </w:rPr>
  </w:style>
  <w:style w:type="paragraph" w:customStyle="1" w:styleId="38">
    <w:name w:val="Уровень3"/>
    <w:basedOn w:val="2b"/>
    <w:pPr>
      <w:tabs>
        <w:tab w:val="clear" w:pos="927"/>
        <w:tab w:val="num" w:pos="360"/>
        <w:tab w:val="num" w:pos="2160"/>
      </w:tabs>
      <w:ind w:left="2160" w:hanging="180"/>
    </w:pPr>
  </w:style>
  <w:style w:type="paragraph" w:customStyle="1" w:styleId="aff3">
    <w:name w:val="Заголовок статьи"/>
    <w:basedOn w:val="a6"/>
    <w:next w:val="a6"/>
    <w:pPr>
      <w:ind w:left="1612" w:hanging="892"/>
      <w:jc w:val="both"/>
    </w:pPr>
    <w:rPr>
      <w:rFonts w:ascii="Arial" w:hAnsi="Arial" w:cs="Arial"/>
      <w:sz w:val="20"/>
      <w:szCs w:val="20"/>
    </w:rPr>
  </w:style>
  <w:style w:type="paragraph" w:customStyle="1" w:styleId="210">
    <w:name w:val="Основной текст с отступом 21"/>
    <w:basedOn w:val="a6"/>
    <w:pPr>
      <w:widowControl w:val="0"/>
      <w:spacing w:after="360" w:line="240" w:lineRule="exact"/>
      <w:ind w:firstLine="851"/>
      <w:jc w:val="both"/>
    </w:pPr>
    <w:rPr>
      <w:szCs w:val="20"/>
    </w:rPr>
  </w:style>
  <w:style w:type="paragraph" w:customStyle="1" w:styleId="a0">
    <w:name w:val="А_обычный"/>
    <w:basedOn w:val="a6"/>
    <w:pPr>
      <w:numPr>
        <w:numId w:val="3"/>
      </w:numPr>
      <w:jc w:val="both"/>
    </w:pPr>
  </w:style>
  <w:style w:type="paragraph" w:customStyle="1" w:styleId="39">
    <w:name w:val="Стиль3"/>
    <w:basedOn w:val="25"/>
    <w:pPr>
      <w:widowControl w:val="0"/>
      <w:tabs>
        <w:tab w:val="num" w:pos="1307"/>
      </w:tabs>
      <w:ind w:left="1080" w:firstLine="0"/>
    </w:pPr>
    <w:rPr>
      <w:szCs w:val="20"/>
    </w:rPr>
  </w:style>
  <w:style w:type="paragraph" w:customStyle="1" w:styleId="1-3">
    <w:name w:val="Текст1-3"/>
    <w:basedOn w:val="a6"/>
    <w:pPr>
      <w:spacing w:after="60" w:line="288" w:lineRule="auto"/>
      <w:jc w:val="both"/>
    </w:pPr>
    <w:rPr>
      <w:szCs w:val="20"/>
    </w:rPr>
  </w:style>
  <w:style w:type="paragraph" w:customStyle="1" w:styleId="aHeader">
    <w:name w:val="a_Header"/>
    <w:basedOn w:val="a6"/>
    <w:pPr>
      <w:tabs>
        <w:tab w:val="left" w:pos="1985"/>
      </w:tabs>
      <w:spacing w:after="60"/>
      <w:jc w:val="center"/>
    </w:pPr>
    <w:rPr>
      <w:rFonts w:ascii="Courier New" w:hAnsi="Courier New"/>
    </w:rPr>
  </w:style>
  <w:style w:type="paragraph" w:styleId="aff4">
    <w:name w:val="Plain Text"/>
    <w:basedOn w:val="a6"/>
    <w:rPr>
      <w:rFonts w:ascii="Courier New" w:hAnsi="Courier New"/>
      <w:snapToGrid w:val="0"/>
      <w:sz w:val="20"/>
      <w:szCs w:val="20"/>
    </w:rPr>
  </w:style>
  <w:style w:type="character" w:customStyle="1" w:styleId="aff5">
    <w:name w:val="Текст Знак"/>
    <w:rPr>
      <w:rFonts w:ascii="Courier New" w:hAnsi="Courier New"/>
      <w:snapToGrid w:val="0"/>
    </w:rPr>
  </w:style>
  <w:style w:type="paragraph" w:styleId="aff6">
    <w:name w:val="Block Text"/>
    <w:basedOn w:val="a6"/>
    <w:pPr>
      <w:ind w:left="-5220" w:right="-105"/>
      <w:jc w:val="both"/>
    </w:pPr>
    <w:rPr>
      <w:i/>
      <w:iCs/>
    </w:rPr>
  </w:style>
  <w:style w:type="paragraph" w:styleId="2c">
    <w:name w:val="toc 2"/>
    <w:basedOn w:val="a6"/>
    <w:next w:val="a6"/>
    <w:autoRedefine/>
    <w:uiPriority w:val="39"/>
    <w:pPr>
      <w:tabs>
        <w:tab w:val="left" w:pos="426"/>
        <w:tab w:val="right" w:pos="9923"/>
      </w:tabs>
      <w:ind w:left="1134" w:right="74" w:hanging="708"/>
    </w:pPr>
    <w:rPr>
      <w:rFonts w:ascii="Arial" w:hAnsi="Arial" w:cs="Arial"/>
      <w:b/>
      <w:bCs/>
      <w:sz w:val="18"/>
      <w:szCs w:val="20"/>
    </w:rPr>
  </w:style>
  <w:style w:type="character" w:customStyle="1" w:styleId="2d">
    <w:name w:val="Основной текст с отступом 2 Знак"/>
    <w:rPr>
      <w:sz w:val="24"/>
      <w:szCs w:val="24"/>
    </w:rPr>
  </w:style>
  <w:style w:type="character" w:customStyle="1" w:styleId="3a">
    <w:name w:val="Заголовок 3 Знак"/>
    <w:aliases w:val="Подраздел Знак,пункт Знак,punkt Знак,ioieo Знак,пункт1 Знак,пункт2 Знак,пункт3 Знак,пункт4 Знак,пункт5 Знак,пункт6 Знак,пункт7 Знак,пункт8 Знак,пункт9 Знак,пункт10 Знак,пункт11 Знак,пункт12 Знак,пункт13 Знак,пункт14 Знак,пункт15 Знак"/>
    <w:rPr>
      <w:rFonts w:ascii="Cambria" w:eastAsia="Times New Roman" w:hAnsi="Cambria" w:cs="Times New Roman"/>
      <w:b/>
      <w:bCs/>
      <w:sz w:val="26"/>
      <w:szCs w:val="26"/>
    </w:rPr>
  </w:style>
  <w:style w:type="paragraph" w:styleId="aff7">
    <w:name w:val="Document Map"/>
    <w:basedOn w:val="a6"/>
    <w:semiHidden/>
    <w:pPr>
      <w:shd w:val="clear" w:color="auto" w:fill="000080"/>
    </w:pPr>
    <w:rPr>
      <w:rFonts w:ascii="Tahoma" w:hAnsi="Tahoma" w:cs="Tahoma"/>
      <w:szCs w:val="20"/>
    </w:rPr>
  </w:style>
  <w:style w:type="character" w:customStyle="1" w:styleId="aff8">
    <w:name w:val="Схема документа Знак"/>
    <w:rPr>
      <w:rFonts w:ascii="Tahoma" w:hAnsi="Tahoma" w:cs="Tahoma"/>
      <w:sz w:val="24"/>
      <w:shd w:val="clear" w:color="auto" w:fill="000080"/>
    </w:rPr>
  </w:style>
  <w:style w:type="paragraph" w:styleId="17">
    <w:name w:val="toc 1"/>
    <w:basedOn w:val="a6"/>
    <w:next w:val="a6"/>
    <w:autoRedefine/>
    <w:uiPriority w:val="39"/>
    <w:pPr>
      <w:tabs>
        <w:tab w:val="left" w:pos="426"/>
        <w:tab w:val="right" w:leader="dot" w:pos="9923"/>
      </w:tabs>
      <w:ind w:left="426" w:hanging="426"/>
    </w:pPr>
    <w:rPr>
      <w:szCs w:val="20"/>
    </w:rPr>
  </w:style>
  <w:style w:type="paragraph" w:styleId="3b">
    <w:name w:val="toc 3"/>
    <w:basedOn w:val="a6"/>
    <w:next w:val="a6"/>
    <w:autoRedefine/>
    <w:uiPriority w:val="39"/>
    <w:pPr>
      <w:jc w:val="both"/>
    </w:pPr>
    <w:rPr>
      <w:szCs w:val="20"/>
    </w:rPr>
  </w:style>
  <w:style w:type="paragraph" w:styleId="44">
    <w:name w:val="toc 4"/>
    <w:basedOn w:val="a6"/>
    <w:next w:val="a6"/>
    <w:autoRedefine/>
    <w:pPr>
      <w:ind w:left="720"/>
    </w:pPr>
    <w:rPr>
      <w:szCs w:val="20"/>
    </w:rPr>
  </w:style>
  <w:style w:type="paragraph" w:styleId="51">
    <w:name w:val="toc 5"/>
    <w:basedOn w:val="a6"/>
    <w:next w:val="a6"/>
    <w:autoRedefine/>
    <w:semiHidden/>
    <w:pPr>
      <w:ind w:left="960"/>
    </w:pPr>
    <w:rPr>
      <w:szCs w:val="20"/>
    </w:rPr>
  </w:style>
  <w:style w:type="paragraph" w:styleId="61">
    <w:name w:val="toc 6"/>
    <w:basedOn w:val="a6"/>
    <w:next w:val="a6"/>
    <w:autoRedefine/>
    <w:semiHidden/>
    <w:pPr>
      <w:ind w:left="1200"/>
    </w:pPr>
    <w:rPr>
      <w:szCs w:val="20"/>
    </w:rPr>
  </w:style>
  <w:style w:type="paragraph" w:styleId="71">
    <w:name w:val="toc 7"/>
    <w:basedOn w:val="a6"/>
    <w:next w:val="a6"/>
    <w:autoRedefine/>
    <w:semiHidden/>
    <w:pPr>
      <w:ind w:left="1440"/>
    </w:pPr>
    <w:rPr>
      <w:szCs w:val="20"/>
    </w:rPr>
  </w:style>
  <w:style w:type="paragraph" w:styleId="81">
    <w:name w:val="toc 8"/>
    <w:basedOn w:val="a6"/>
    <w:next w:val="a6"/>
    <w:autoRedefine/>
    <w:semiHidden/>
    <w:pPr>
      <w:ind w:left="1680"/>
    </w:pPr>
    <w:rPr>
      <w:szCs w:val="20"/>
    </w:rPr>
  </w:style>
  <w:style w:type="paragraph" w:styleId="91">
    <w:name w:val="toc 9"/>
    <w:basedOn w:val="a6"/>
    <w:next w:val="a6"/>
    <w:autoRedefine/>
    <w:semiHidden/>
    <w:pPr>
      <w:ind w:left="1920"/>
    </w:pPr>
    <w:rPr>
      <w:szCs w:val="20"/>
    </w:rPr>
  </w:style>
  <w:style w:type="paragraph" w:customStyle="1" w:styleId="aff9">
    <w:name w:val="Подраздел"/>
    <w:basedOn w:val="a6"/>
    <w:pPr>
      <w:spacing w:before="240"/>
      <w:ind w:left="1701" w:hanging="283"/>
      <w:jc w:val="both"/>
    </w:pPr>
    <w:rPr>
      <w:rFonts w:ascii="PragmaticaTT" w:hAnsi="PragmaticaTT"/>
      <w:szCs w:val="20"/>
    </w:rPr>
  </w:style>
  <w:style w:type="paragraph" w:customStyle="1" w:styleId="affa">
    <w:name w:val="регламент список"/>
    <w:basedOn w:val="32"/>
    <w:autoRedefine/>
    <w:pPr>
      <w:keepLines/>
      <w:spacing w:before="120" w:after="120" w:line="180" w:lineRule="atLeast"/>
      <w:outlineLvl w:val="9"/>
    </w:pPr>
    <w:rPr>
      <w:rFonts w:ascii="Times New Roman" w:hAnsi="Times New Roman"/>
      <w:spacing w:val="-5"/>
      <w:sz w:val="24"/>
      <w:szCs w:val="20"/>
      <w:lang w:eastAsia="en-US"/>
    </w:rPr>
  </w:style>
  <w:style w:type="character" w:styleId="affb">
    <w:name w:val="FollowedHyperlink"/>
    <w:rPr>
      <w:color w:val="800080"/>
      <w:u w:val="single"/>
    </w:rPr>
  </w:style>
  <w:style w:type="paragraph" w:customStyle="1" w:styleId="Times12">
    <w:name w:val="Times 12"/>
    <w:basedOn w:val="a6"/>
    <w:pPr>
      <w:ind w:firstLine="567"/>
      <w:jc w:val="both"/>
    </w:pPr>
    <w:rPr>
      <w:bCs/>
      <w:szCs w:val="22"/>
    </w:rPr>
  </w:style>
  <w:style w:type="paragraph" w:customStyle="1" w:styleId="2e">
    <w:name w:val="Пункт_2"/>
    <w:basedOn w:val="a6"/>
    <w:pPr>
      <w:tabs>
        <w:tab w:val="num" w:pos="643"/>
        <w:tab w:val="num" w:pos="1701"/>
      </w:tabs>
      <w:ind w:left="643" w:hanging="360"/>
      <w:jc w:val="both"/>
    </w:pPr>
    <w:rPr>
      <w:sz w:val="28"/>
      <w:szCs w:val="20"/>
    </w:rPr>
  </w:style>
  <w:style w:type="paragraph" w:customStyle="1" w:styleId="33">
    <w:name w:val="Пункт_3"/>
    <w:basedOn w:val="a6"/>
    <w:pPr>
      <w:numPr>
        <w:ilvl w:val="2"/>
        <w:numId w:val="1"/>
      </w:numPr>
      <w:jc w:val="both"/>
    </w:pPr>
    <w:rPr>
      <w:sz w:val="28"/>
      <w:szCs w:val="28"/>
    </w:rPr>
  </w:style>
  <w:style w:type="paragraph" w:styleId="3">
    <w:name w:val="List Bullet 3"/>
    <w:basedOn w:val="a6"/>
    <w:pPr>
      <w:numPr>
        <w:numId w:val="4"/>
      </w:numPr>
    </w:pPr>
  </w:style>
  <w:style w:type="paragraph" w:styleId="30">
    <w:name w:val="List Number 3"/>
    <w:basedOn w:val="a6"/>
    <w:pPr>
      <w:numPr>
        <w:numId w:val="5"/>
      </w:numPr>
    </w:pPr>
  </w:style>
  <w:style w:type="paragraph" w:styleId="affc">
    <w:name w:val="List Continue"/>
    <w:basedOn w:val="a6"/>
    <w:pPr>
      <w:spacing w:after="120"/>
      <w:ind w:left="283"/>
    </w:pPr>
  </w:style>
  <w:style w:type="paragraph" w:styleId="a4">
    <w:name w:val="List Number"/>
    <w:basedOn w:val="a6"/>
    <w:pPr>
      <w:numPr>
        <w:numId w:val="8"/>
      </w:numPr>
    </w:pPr>
  </w:style>
  <w:style w:type="paragraph" w:customStyle="1" w:styleId="ConsNonformat">
    <w:name w:val="ConsNonformat"/>
    <w:pPr>
      <w:widowControl w:val="0"/>
    </w:pPr>
    <w:rPr>
      <w:rFonts w:ascii="Courier New" w:hAnsi="Courier New"/>
    </w:rPr>
  </w:style>
  <w:style w:type="paragraph" w:styleId="affd">
    <w:name w:val="caption"/>
    <w:basedOn w:val="a6"/>
    <w:next w:val="a6"/>
    <w:qFormat/>
    <w:pPr>
      <w:pageBreakBefore/>
      <w:spacing w:before="120" w:after="120"/>
      <w:jc w:val="both"/>
    </w:pPr>
    <w:rPr>
      <w:i/>
      <w:snapToGrid w:val="0"/>
      <w:szCs w:val="22"/>
    </w:rPr>
  </w:style>
  <w:style w:type="character" w:customStyle="1" w:styleId="affe">
    <w:name w:val="комментарий"/>
    <w:rPr>
      <w:b/>
      <w:i/>
      <w:shd w:val="clear" w:color="auto" w:fill="FFFF99"/>
    </w:rPr>
  </w:style>
  <w:style w:type="paragraph" w:customStyle="1" w:styleId="02statia2">
    <w:name w:val="02statia2"/>
    <w:basedOn w:val="a6"/>
    <w:pPr>
      <w:spacing w:before="120" w:line="320" w:lineRule="atLeast"/>
      <w:ind w:left="2020" w:hanging="880"/>
      <w:jc w:val="both"/>
    </w:pPr>
    <w:rPr>
      <w:rFonts w:ascii="GaramondNarrowC" w:hAnsi="GaramondNarrowC"/>
      <w:color w:val="000000"/>
      <w:sz w:val="21"/>
      <w:szCs w:val="21"/>
    </w:rPr>
  </w:style>
  <w:style w:type="paragraph" w:customStyle="1" w:styleId="afff">
    <w:name w:val="Подпункт"/>
    <w:basedOn w:val="a5"/>
    <w:pPr>
      <w:numPr>
        <w:ilvl w:val="0"/>
        <w:numId w:val="0"/>
      </w:numPr>
      <w:tabs>
        <w:tab w:val="num" w:pos="1134"/>
      </w:tabs>
      <w:ind w:left="1134" w:hanging="1134"/>
    </w:pPr>
    <w:rPr>
      <w:bCs/>
      <w:sz w:val="22"/>
      <w:szCs w:val="22"/>
    </w:rPr>
  </w:style>
  <w:style w:type="paragraph" w:customStyle="1" w:styleId="a2">
    <w:name w:val="Подподпункт"/>
    <w:basedOn w:val="afff"/>
    <w:pPr>
      <w:numPr>
        <w:numId w:val="9"/>
      </w:numPr>
    </w:pPr>
  </w:style>
  <w:style w:type="paragraph" w:customStyle="1" w:styleId="afff0">
    <w:name w:val="маркированный"/>
    <w:basedOn w:val="a6"/>
    <w:semiHidden/>
    <w:pPr>
      <w:tabs>
        <w:tab w:val="num" w:pos="1701"/>
      </w:tabs>
      <w:spacing w:line="360" w:lineRule="auto"/>
      <w:ind w:left="1701" w:hanging="567"/>
      <w:jc w:val="both"/>
    </w:pPr>
    <w:rPr>
      <w:bCs/>
      <w:snapToGrid w:val="0"/>
      <w:sz w:val="22"/>
      <w:szCs w:val="22"/>
    </w:rPr>
  </w:style>
  <w:style w:type="paragraph" w:customStyle="1" w:styleId="afff1">
    <w:name w:val="Ариал"/>
    <w:basedOn w:val="a6"/>
    <w:link w:val="18"/>
    <w:pPr>
      <w:spacing w:before="120" w:after="120" w:line="360" w:lineRule="auto"/>
      <w:ind w:firstLine="851"/>
      <w:jc w:val="both"/>
    </w:pPr>
    <w:rPr>
      <w:rFonts w:ascii="Arial" w:hAnsi="Arial" w:cs="Arial"/>
    </w:rPr>
  </w:style>
  <w:style w:type="character" w:customStyle="1" w:styleId="18">
    <w:name w:val="Ариал Знак1"/>
    <w:link w:val="afff1"/>
    <w:locked/>
    <w:rPr>
      <w:rFonts w:ascii="Arial" w:hAnsi="Arial" w:cs="Arial"/>
      <w:sz w:val="24"/>
      <w:szCs w:val="24"/>
      <w:lang w:val="ru-RU" w:eastAsia="ru-RU" w:bidi="ar-SA"/>
    </w:rPr>
  </w:style>
  <w:style w:type="paragraph" w:styleId="afff2">
    <w:name w:val="List Paragraph"/>
    <w:aliases w:val="Заголовок_3,Подпись рисунка,ПКФ Список,Абзац списка5"/>
    <w:basedOn w:val="a6"/>
    <w:link w:val="afff3"/>
    <w:uiPriority w:val="34"/>
    <w:qFormat/>
    <w:pPr>
      <w:spacing w:after="200" w:line="276" w:lineRule="auto"/>
      <w:ind w:left="720"/>
      <w:contextualSpacing/>
    </w:pPr>
    <w:rPr>
      <w:rFonts w:ascii="Calibri" w:eastAsia="Calibri" w:hAnsi="Calibri"/>
      <w:sz w:val="22"/>
      <w:szCs w:val="22"/>
      <w:lang w:eastAsia="en-US"/>
    </w:rPr>
  </w:style>
  <w:style w:type="paragraph" w:styleId="22">
    <w:name w:val="List Bullet 2"/>
    <w:basedOn w:val="a6"/>
    <w:pPr>
      <w:numPr>
        <w:numId w:val="10"/>
      </w:numPr>
    </w:pPr>
  </w:style>
  <w:style w:type="paragraph" w:customStyle="1" w:styleId="ConsPlusNonformat">
    <w:name w:val="ConsPlusNonformat"/>
    <w:rPr>
      <w:rFonts w:ascii="Courier New" w:hAnsi="Courier New" w:cs="Courier New"/>
    </w:rPr>
  </w:style>
  <w:style w:type="paragraph" w:customStyle="1" w:styleId="afff4">
    <w:name w:val="Пункт б/н"/>
    <w:basedOn w:val="a6"/>
    <w:pPr>
      <w:tabs>
        <w:tab w:val="left" w:pos="1134"/>
      </w:tabs>
      <w:spacing w:line="360" w:lineRule="auto"/>
      <w:ind w:firstLine="567"/>
      <w:jc w:val="both"/>
    </w:pPr>
    <w:rPr>
      <w:bCs/>
      <w:snapToGrid w:val="0"/>
      <w:sz w:val="22"/>
      <w:szCs w:val="22"/>
    </w:rPr>
  </w:style>
  <w:style w:type="paragraph" w:customStyle="1" w:styleId="112">
    <w:name w:val="Обычный11"/>
    <w:link w:val="19"/>
    <w:pPr>
      <w:widowControl w:val="0"/>
      <w:spacing w:before="120" w:after="120"/>
      <w:ind w:firstLine="567"/>
      <w:jc w:val="both"/>
    </w:pPr>
  </w:style>
  <w:style w:type="character" w:customStyle="1" w:styleId="19">
    <w:name w:val="Обычный1 Знак"/>
    <w:link w:val="112"/>
    <w:rPr>
      <w:szCs w:val="24"/>
      <w:lang w:val="ru-RU" w:eastAsia="ru-RU" w:bidi="ar-SA"/>
    </w:rPr>
  </w:style>
  <w:style w:type="paragraph" w:customStyle="1" w:styleId="afff5">
    <w:name w:val="Ариал Таблица"/>
    <w:basedOn w:val="afff1"/>
    <w:link w:val="afff6"/>
    <w:pPr>
      <w:widowControl w:val="0"/>
      <w:spacing w:before="0" w:after="0" w:line="240" w:lineRule="auto"/>
      <w:ind w:firstLine="0"/>
    </w:pPr>
    <w:rPr>
      <w:szCs w:val="20"/>
    </w:rPr>
  </w:style>
  <w:style w:type="character" w:customStyle="1" w:styleId="afff6">
    <w:name w:val="Ариал Таблица Знак"/>
    <w:link w:val="afff5"/>
    <w:rPr>
      <w:rFonts w:ascii="Arial" w:hAnsi="Arial" w:cs="Arial"/>
      <w:sz w:val="24"/>
      <w:lang w:val="ru-RU" w:eastAsia="ru-RU" w:bidi="ar-SA"/>
    </w:rPr>
  </w:style>
  <w:style w:type="paragraph" w:customStyle="1" w:styleId="afff7">
    <w:name w:val="АриалТабл"/>
    <w:basedOn w:val="afff1"/>
    <w:pPr>
      <w:widowControl w:val="0"/>
      <w:spacing w:before="0" w:after="0" w:line="240" w:lineRule="auto"/>
      <w:ind w:firstLine="0"/>
    </w:pPr>
  </w:style>
  <w:style w:type="character" w:customStyle="1" w:styleId="ab">
    <w:name w:val="Верхний колонтитул Знак"/>
    <w:aliases w:val="Heder Знак,Titul Знак,Верхний колонтитул1 Знак,Верхний колонтитул2 Знак,Верхний колонтитул3 Знак,Верхний колонтитул4 Знак,Верхний колонтитул11 Знак,Верхний колонтитул21 Знак,Верхний колонтитул31 Знак,Верхний колонтитул41 Знак"/>
    <w:link w:val="aa"/>
    <w:uiPriority w:val="99"/>
    <w:locked/>
    <w:rPr>
      <w:rFonts w:ascii="Courier New" w:hAnsi="Courier New" w:cs="Courier New"/>
      <w:lang w:val="ru-RU" w:eastAsia="ru-RU" w:bidi="ar-SA"/>
    </w:rPr>
  </w:style>
  <w:style w:type="paragraph" w:styleId="afff8">
    <w:name w:val="endnote text"/>
    <w:basedOn w:val="a6"/>
    <w:link w:val="afff9"/>
    <w:rPr>
      <w:sz w:val="20"/>
      <w:szCs w:val="20"/>
    </w:rPr>
  </w:style>
  <w:style w:type="table" w:styleId="afffa">
    <w:name w:val="Table Grid"/>
    <w:basedOn w:val="a8"/>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a">
    <w:name w:val="Основной шрифт1"/>
    <w:semiHidden/>
  </w:style>
  <w:style w:type="character" w:customStyle="1" w:styleId="afffb">
    <w:name w:val="Подпункт Знак"/>
    <w:rPr>
      <w:sz w:val="28"/>
      <w:lang w:val="ru-RU" w:eastAsia="ru-RU" w:bidi="ar-SA"/>
    </w:rPr>
  </w:style>
  <w:style w:type="character" w:customStyle="1" w:styleId="FontStyle11">
    <w:name w:val="Font Style11"/>
    <w:rPr>
      <w:rFonts w:ascii="Times New Roman" w:hAnsi="Times New Roman" w:cs="Times New Roman"/>
      <w:sz w:val="26"/>
      <w:szCs w:val="26"/>
    </w:rPr>
  </w:style>
  <w:style w:type="character" w:customStyle="1" w:styleId="211">
    <w:name w:val="Заголовок 2 Знак1"/>
    <w:aliases w:val="2 Знак1,22 Знак,A Знак,A.B.C. Знак,CHS Знак1,H Знак,H2 Знак2,H2 Знак Знак1,H2-Heading 2 Знак1,H21 Знак1,HD2 Знак1,Header2 Знак,Heading 2 Hidden Знак1,Heading Indent No L2 Знак,Heading2 Знак,Level 2 Topic Heading Знак1,Major Знак1"/>
    <w:rPr>
      <w:b/>
      <w:snapToGrid w:val="0"/>
      <w:sz w:val="28"/>
      <w:lang w:val="ru-RU" w:eastAsia="ru-RU" w:bidi="ar-SA"/>
    </w:rPr>
  </w:style>
  <w:style w:type="character" w:customStyle="1" w:styleId="Sp1">
    <w:name w:val="Sp1 Знак Знак"/>
    <w:rPr>
      <w:b/>
      <w:bCs/>
      <w:sz w:val="24"/>
      <w:szCs w:val="24"/>
      <w:lang w:val="ru-RU" w:eastAsia="ru-RU" w:bidi="ar-SA"/>
    </w:rPr>
  </w:style>
  <w:style w:type="numbering" w:customStyle="1" w:styleId="12">
    <w:name w:val="Стиль1"/>
    <w:uiPriority w:val="99"/>
    <w:pPr>
      <w:numPr>
        <w:numId w:val="11"/>
      </w:numPr>
    </w:pPr>
  </w:style>
  <w:style w:type="numbering" w:customStyle="1" w:styleId="20">
    <w:name w:val="Стиль2"/>
    <w:uiPriority w:val="99"/>
    <w:pPr>
      <w:numPr>
        <w:numId w:val="12"/>
      </w:numPr>
    </w:pPr>
  </w:style>
  <w:style w:type="paragraph" w:customStyle="1" w:styleId="afffc">
    <w:name w:val="Стиль начало"/>
    <w:basedOn w:val="a6"/>
    <w:pPr>
      <w:spacing w:line="264" w:lineRule="auto"/>
    </w:pPr>
    <w:rPr>
      <w:sz w:val="28"/>
      <w:szCs w:val="20"/>
    </w:rPr>
  </w:style>
  <w:style w:type="paragraph" w:customStyle="1" w:styleId="Noeeu14">
    <w:name w:val="Noeeu14"/>
    <w:basedOn w:val="a6"/>
    <w:pPr>
      <w:spacing w:line="264" w:lineRule="auto"/>
      <w:ind w:firstLine="720"/>
      <w:jc w:val="both"/>
    </w:pPr>
    <w:rPr>
      <w:sz w:val="28"/>
      <w:szCs w:val="20"/>
    </w:rPr>
  </w:style>
  <w:style w:type="character" w:customStyle="1" w:styleId="FontStyle33">
    <w:name w:val="Font Style33"/>
    <w:rPr>
      <w:rFonts w:ascii="Times New Roman" w:hAnsi="Times New Roman" w:cs="Times New Roman"/>
      <w:sz w:val="26"/>
      <w:szCs w:val="26"/>
    </w:rPr>
  </w:style>
  <w:style w:type="character" w:customStyle="1" w:styleId="FontStyle57">
    <w:name w:val="Font Style57"/>
    <w:rPr>
      <w:rFonts w:ascii="Times New Roman" w:hAnsi="Times New Roman" w:cs="Times New Roman"/>
      <w:b/>
      <w:bCs/>
      <w:sz w:val="20"/>
      <w:szCs w:val="20"/>
    </w:rPr>
  </w:style>
  <w:style w:type="paragraph" w:customStyle="1" w:styleId="Style20">
    <w:name w:val="Style20"/>
    <w:basedOn w:val="a6"/>
    <w:pPr>
      <w:widowControl w:val="0"/>
    </w:pPr>
    <w:rPr>
      <w:rFonts w:ascii="Arial" w:eastAsia="Calibri" w:hAnsi="Arial"/>
    </w:rPr>
  </w:style>
  <w:style w:type="paragraph" w:styleId="afffd">
    <w:name w:val="Revision"/>
    <w:hidden/>
    <w:semiHidden/>
  </w:style>
  <w:style w:type="paragraph" w:customStyle="1" w:styleId="41">
    <w:name w:val="Пункт_4"/>
    <w:basedOn w:val="a6"/>
    <w:link w:val="45"/>
    <w:uiPriority w:val="99"/>
    <w:pPr>
      <w:numPr>
        <w:ilvl w:val="3"/>
        <w:numId w:val="2"/>
      </w:numPr>
      <w:jc w:val="both"/>
    </w:pPr>
    <w:rPr>
      <w:sz w:val="28"/>
      <w:szCs w:val="28"/>
    </w:rPr>
  </w:style>
  <w:style w:type="character" w:customStyle="1" w:styleId="45">
    <w:name w:val="Пункт_4 Знак"/>
    <w:link w:val="41"/>
    <w:uiPriority w:val="99"/>
    <w:locked/>
    <w:rPr>
      <w:sz w:val="28"/>
      <w:szCs w:val="28"/>
    </w:rPr>
  </w:style>
  <w:style w:type="character" w:customStyle="1" w:styleId="13">
    <w:name w:val="Заголовок 1 Знак"/>
    <w:aliases w:val="Document Header1 Знак,H1 Знак1,H1 Знак Знак,Headi... Знак,Heading 1iz Знак,Б1 Знак,Б11 Знак,Введение... Знак,Заголовок параграфа (1.) Знак,h1 Знак,В1 Знак"/>
    <w:link w:val="11"/>
    <w:locked/>
    <w:rPr>
      <w:iCs/>
    </w:rPr>
  </w:style>
  <w:style w:type="paragraph" w:customStyle="1" w:styleId="afffe">
    <w:name w:val="Примечание"/>
    <w:basedOn w:val="a6"/>
    <w:link w:val="affff"/>
    <w:pPr>
      <w:spacing w:before="240" w:after="240" w:line="288" w:lineRule="auto"/>
      <w:ind w:left="1134" w:right="1134"/>
      <w:jc w:val="both"/>
    </w:pPr>
    <w:rPr>
      <w:spacing w:val="20"/>
      <w:szCs w:val="28"/>
    </w:rPr>
  </w:style>
  <w:style w:type="character" w:customStyle="1" w:styleId="affff">
    <w:name w:val="Примечание Знак"/>
    <w:link w:val="afffe"/>
    <w:rPr>
      <w:spacing w:val="20"/>
      <w:sz w:val="24"/>
      <w:szCs w:val="28"/>
    </w:rPr>
  </w:style>
  <w:style w:type="character" w:customStyle="1" w:styleId="af8">
    <w:name w:val="Обычный (Интернет) Знак"/>
    <w:aliases w:val="Обычный (Web) Знак,Обычный (веб) Знак Знак Знак,Обычный (Web) Знак Знак Знак Знак"/>
    <w:link w:val="af7"/>
    <w:uiPriority w:val="99"/>
    <w:rPr>
      <w:sz w:val="24"/>
      <w:szCs w:val="24"/>
    </w:rPr>
  </w:style>
  <w:style w:type="paragraph" w:customStyle="1" w:styleId="-3">
    <w:name w:val="Пункт-3"/>
    <w:basedOn w:val="a6"/>
    <w:pPr>
      <w:tabs>
        <w:tab w:val="left" w:pos="1701"/>
      </w:tabs>
      <w:spacing w:line="288" w:lineRule="auto"/>
      <w:ind w:firstLine="567"/>
      <w:jc w:val="both"/>
    </w:pPr>
    <w:rPr>
      <w:sz w:val="28"/>
    </w:rPr>
  </w:style>
  <w:style w:type="paragraph" w:customStyle="1" w:styleId="-4">
    <w:name w:val="Пункт-4"/>
    <w:basedOn w:val="a6"/>
    <w:pPr>
      <w:tabs>
        <w:tab w:val="num" w:pos="1701"/>
      </w:tabs>
      <w:spacing w:line="288" w:lineRule="auto"/>
      <w:ind w:firstLine="567"/>
      <w:jc w:val="both"/>
    </w:pPr>
    <w:rPr>
      <w:sz w:val="28"/>
    </w:rPr>
  </w:style>
  <w:style w:type="paragraph" w:customStyle="1" w:styleId="-5">
    <w:name w:val="Пункт-5"/>
    <w:basedOn w:val="a6"/>
    <w:pPr>
      <w:tabs>
        <w:tab w:val="num" w:pos="1701"/>
      </w:tabs>
      <w:spacing w:line="288" w:lineRule="auto"/>
      <w:ind w:firstLine="567"/>
      <w:jc w:val="both"/>
    </w:pPr>
    <w:rPr>
      <w:sz w:val="28"/>
    </w:rPr>
  </w:style>
  <w:style w:type="paragraph" w:customStyle="1" w:styleId="-6">
    <w:name w:val="Пункт-6"/>
    <w:basedOn w:val="a6"/>
    <w:pPr>
      <w:tabs>
        <w:tab w:val="num" w:pos="1701"/>
      </w:tabs>
      <w:spacing w:line="288" w:lineRule="auto"/>
      <w:ind w:firstLine="567"/>
      <w:jc w:val="both"/>
    </w:pPr>
    <w:rPr>
      <w:sz w:val="28"/>
    </w:rPr>
  </w:style>
  <w:style w:type="paragraph" w:customStyle="1" w:styleId="-7">
    <w:name w:val="Пункт-7"/>
    <w:basedOn w:val="a6"/>
    <w:pPr>
      <w:tabs>
        <w:tab w:val="num" w:pos="1701"/>
      </w:tabs>
      <w:spacing w:line="288" w:lineRule="auto"/>
      <w:ind w:firstLine="567"/>
      <w:jc w:val="both"/>
    </w:pPr>
    <w:rPr>
      <w:sz w:val="28"/>
    </w:rPr>
  </w:style>
  <w:style w:type="character" w:customStyle="1" w:styleId="60">
    <w:name w:val="Заголовок 6 Знак"/>
    <w:aliases w:val=" RTC 6 Знак,RTC 6 Знак,Приложение Знак"/>
    <w:basedOn w:val="a7"/>
    <w:link w:val="6"/>
    <w:rPr>
      <w:b/>
      <w:bCs/>
      <w:sz w:val="22"/>
      <w:szCs w:val="22"/>
    </w:rPr>
  </w:style>
  <w:style w:type="character" w:customStyle="1" w:styleId="ae">
    <w:name w:val="Основной текст с отступом Знак"/>
    <w:basedOn w:val="a7"/>
    <w:link w:val="ad"/>
    <w:rPr>
      <w:color w:val="000000"/>
      <w:sz w:val="24"/>
      <w:szCs w:val="24"/>
    </w:rPr>
  </w:style>
  <w:style w:type="character" w:customStyle="1" w:styleId="35">
    <w:name w:val="Основной текст с отступом 3 Знак"/>
    <w:aliases w:val=" Знак1 Знак"/>
    <w:basedOn w:val="a7"/>
    <w:link w:val="34"/>
    <w:semiHidden/>
    <w:rPr>
      <w:color w:val="0000FF"/>
      <w:sz w:val="24"/>
      <w:szCs w:val="24"/>
      <w:u w:val="single"/>
    </w:rPr>
  </w:style>
  <w:style w:type="character" w:customStyle="1" w:styleId="28">
    <w:name w:val="Основной текст 2 Знак"/>
    <w:basedOn w:val="a7"/>
    <w:link w:val="27"/>
    <w:rPr>
      <w:sz w:val="24"/>
      <w:szCs w:val="24"/>
    </w:rPr>
  </w:style>
  <w:style w:type="character" w:customStyle="1" w:styleId="37">
    <w:name w:val="Основной текст 3 Знак"/>
    <w:basedOn w:val="a7"/>
    <w:link w:val="36"/>
    <w:rPr>
      <w:sz w:val="16"/>
      <w:szCs w:val="16"/>
    </w:rPr>
  </w:style>
  <w:style w:type="character" w:customStyle="1" w:styleId="afff9">
    <w:name w:val="Текст концевой сноски Знак"/>
    <w:basedOn w:val="a7"/>
    <w:link w:val="afff8"/>
  </w:style>
  <w:style w:type="numbering" w:customStyle="1" w:styleId="110">
    <w:name w:val="Стиль11"/>
    <w:uiPriority w:val="99"/>
    <w:pPr>
      <w:numPr>
        <w:numId w:val="13"/>
      </w:numPr>
    </w:pPr>
  </w:style>
  <w:style w:type="numbering" w:customStyle="1" w:styleId="21">
    <w:name w:val="Стиль21"/>
    <w:uiPriority w:val="99"/>
    <w:pPr>
      <w:numPr>
        <w:numId w:val="14"/>
      </w:numPr>
    </w:pPr>
  </w:style>
  <w:style w:type="character" w:customStyle="1" w:styleId="afff3">
    <w:name w:val="Абзац списка Знак"/>
    <w:aliases w:val="Заголовок_3 Знак,Подпись рисунка Знак,ПКФ Список Знак,Абзац списка5 Знак"/>
    <w:link w:val="afff2"/>
    <w:uiPriority w:val="34"/>
    <w:rPr>
      <w:rFonts w:ascii="Calibri" w:eastAsia="Calibri" w:hAnsi="Calibri"/>
      <w:sz w:val="22"/>
      <w:szCs w:val="22"/>
      <w:lang w:eastAsia="en-US"/>
    </w:rPr>
  </w:style>
  <w:style w:type="paragraph" w:customStyle="1" w:styleId="ConsPlusNormal">
    <w:name w:val="ConsPlusNormal"/>
    <w:pPr>
      <w:widowControl w:val="0"/>
    </w:pPr>
    <w:rPr>
      <w:rFonts w:ascii="Arial" w:eastAsiaTheme="minorEastAsia" w:hAnsi="Arial" w:cs="Arial"/>
      <w:sz w:val="20"/>
      <w:szCs w:val="20"/>
    </w:rPr>
  </w:style>
  <w:style w:type="character" w:styleId="affff0">
    <w:name w:val="footnote reference"/>
    <w:basedOn w:val="a7"/>
    <w:unhideWhenUsed/>
    <w:rPr>
      <w:vertAlign w:val="superscript"/>
    </w:rPr>
  </w:style>
  <w:style w:type="character" w:customStyle="1" w:styleId="fontstyle01">
    <w:name w:val="fontstyle01"/>
    <w:basedOn w:val="a7"/>
    <w:rsid w:val="008C208B"/>
    <w:rPr>
      <w:rFonts w:ascii="TimesNewRomanPSMT" w:hAnsi="TimesNewRomanPSMT" w:hint="default"/>
      <w:b w:val="0"/>
      <w:bCs w:val="0"/>
      <w:i w:val="0"/>
      <w:iCs w:val="0"/>
      <w:color w:val="000000"/>
      <w:sz w:val="28"/>
      <w:szCs w:val="28"/>
    </w:rPr>
  </w:style>
  <w:style w:type="character" w:customStyle="1" w:styleId="fontstyle21">
    <w:name w:val="fontstyle21"/>
    <w:basedOn w:val="a7"/>
    <w:rsid w:val="00EA5B3D"/>
    <w:rPr>
      <w:rFonts w:ascii="CourierNewPSMT" w:hAnsi="CourierNewPSMT" w:hint="default"/>
      <w:b w:val="0"/>
      <w:bCs w:val="0"/>
      <w:i w:val="0"/>
      <w:iCs w:val="0"/>
      <w:color w:val="000000"/>
      <w:sz w:val="24"/>
      <w:szCs w:val="24"/>
    </w:rPr>
  </w:style>
  <w:style w:type="character" w:customStyle="1" w:styleId="fontstyle31">
    <w:name w:val="fontstyle31"/>
    <w:basedOn w:val="a7"/>
    <w:rsid w:val="00EA5B3D"/>
    <w:rPr>
      <w:rFonts w:ascii="TimesNewRomanPS-BoldItalicMT" w:hAnsi="TimesNewRomanPS-BoldItalicMT" w:hint="default"/>
      <w:b/>
      <w:bCs/>
      <w:i/>
      <w:iCs/>
      <w:color w:val="000000"/>
      <w:sz w:val="24"/>
      <w:szCs w:val="24"/>
    </w:rPr>
  </w:style>
  <w:style w:type="paragraph" w:styleId="affff1">
    <w:name w:val="Title"/>
    <w:basedOn w:val="a6"/>
    <w:link w:val="affff2"/>
    <w:qFormat/>
    <w:rsid w:val="0095593F"/>
    <w:pPr>
      <w:jc w:val="center"/>
    </w:pPr>
    <w:rPr>
      <w:b/>
      <w:bCs/>
      <w:sz w:val="28"/>
      <w:szCs w:val="28"/>
    </w:rPr>
  </w:style>
  <w:style w:type="character" w:customStyle="1" w:styleId="affff2">
    <w:name w:val="Заголовок Знак"/>
    <w:basedOn w:val="a7"/>
    <w:link w:val="affff1"/>
    <w:rsid w:val="0095593F"/>
    <w:rPr>
      <w:b/>
      <w:bCs/>
      <w:sz w:val="28"/>
      <w:szCs w:val="28"/>
    </w:rPr>
  </w:style>
  <w:style w:type="character" w:customStyle="1" w:styleId="affff3">
    <w:name w:val="Стиль полужирный Красный"/>
    <w:rsid w:val="0095593F"/>
    <w:rPr>
      <w:rFonts w:cs="Times New Roman"/>
      <w:color w:val="auto"/>
    </w:rPr>
  </w:style>
  <w:style w:type="paragraph" w:customStyle="1" w:styleId="212">
    <w:name w:val="Основной текст 21"/>
    <w:basedOn w:val="a6"/>
    <w:rsid w:val="0095593F"/>
    <w:pPr>
      <w:widowControl w:val="0"/>
      <w:overflowPunct w:val="0"/>
      <w:autoSpaceDE w:val="0"/>
      <w:autoSpaceDN w:val="0"/>
      <w:adjustRightInd w:val="0"/>
      <w:spacing w:before="360"/>
      <w:ind w:firstLine="780"/>
      <w:jc w:val="center"/>
      <w:textAlignment w:val="baseline"/>
    </w:pPr>
    <w:rPr>
      <w:szCs w:val="20"/>
    </w:rPr>
  </w:style>
  <w:style w:type="paragraph" w:customStyle="1" w:styleId="affff4">
    <w:name w:val="Готовый"/>
    <w:basedOn w:val="a6"/>
    <w:rsid w:val="0095593F"/>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1b">
    <w:name w:val="Абзац списка1"/>
    <w:basedOn w:val="a6"/>
    <w:rsid w:val="0095593F"/>
    <w:pPr>
      <w:spacing w:line="360" w:lineRule="auto"/>
      <w:ind w:left="720" w:firstLine="567"/>
      <w:contextualSpacing/>
      <w:jc w:val="both"/>
    </w:pPr>
    <w:rPr>
      <w:bCs/>
      <w:sz w:val="22"/>
      <w:szCs w:val="22"/>
    </w:rPr>
  </w:style>
  <w:style w:type="paragraph" w:customStyle="1" w:styleId="BodyText22">
    <w:name w:val="Body Text 22"/>
    <w:basedOn w:val="a6"/>
    <w:rsid w:val="0095593F"/>
    <w:pPr>
      <w:jc w:val="both"/>
    </w:pPr>
    <w:rPr>
      <w:szCs w:val="20"/>
    </w:rPr>
  </w:style>
  <w:style w:type="paragraph" w:customStyle="1" w:styleId="times120">
    <w:name w:val="times12"/>
    <w:basedOn w:val="a6"/>
    <w:rsid w:val="0095593F"/>
    <w:pPr>
      <w:overflowPunct w:val="0"/>
      <w:autoSpaceDE w:val="0"/>
      <w:autoSpaceDN w:val="0"/>
      <w:ind w:firstLine="567"/>
      <w:jc w:val="both"/>
    </w:pPr>
    <w:rPr>
      <w:rFonts w:eastAsia="Gulim"/>
      <w:lang w:eastAsia="ko-KR"/>
    </w:rPr>
  </w:style>
  <w:style w:type="paragraph" w:customStyle="1" w:styleId="1c">
    <w:name w:val="Знак Знак Знак1"/>
    <w:basedOn w:val="a6"/>
    <w:rsid w:val="0095593F"/>
    <w:pPr>
      <w:tabs>
        <w:tab w:val="num" w:pos="360"/>
      </w:tabs>
      <w:spacing w:after="160" w:line="240" w:lineRule="exact"/>
    </w:pPr>
    <w:rPr>
      <w:rFonts w:ascii="Verdana" w:hAnsi="Verdana" w:cs="Verdana"/>
      <w:sz w:val="20"/>
      <w:szCs w:val="20"/>
      <w:lang w:val="en-US" w:eastAsia="en-US"/>
    </w:rPr>
  </w:style>
  <w:style w:type="paragraph" w:customStyle="1" w:styleId="-2">
    <w:name w:val="Пункт-2"/>
    <w:basedOn w:val="a5"/>
    <w:rsid w:val="0095593F"/>
    <w:pPr>
      <w:keepNext/>
      <w:numPr>
        <w:ilvl w:val="0"/>
        <w:numId w:val="0"/>
      </w:numPr>
      <w:tabs>
        <w:tab w:val="num" w:pos="360"/>
      </w:tabs>
      <w:ind w:left="360" w:hanging="360"/>
      <w:outlineLvl w:val="2"/>
    </w:pPr>
    <w:rPr>
      <w:b/>
      <w:bCs/>
      <w:snapToGrid/>
      <w:sz w:val="22"/>
      <w:szCs w:val="22"/>
    </w:rPr>
  </w:style>
  <w:style w:type="character" w:customStyle="1" w:styleId="1d">
    <w:name w:val="Знак Знак1"/>
    <w:rsid w:val="0095593F"/>
    <w:rPr>
      <w:rFonts w:ascii="Times New Roman" w:eastAsia="Times New Roman" w:hAnsi="Times New Roman" w:cs="Times New Roman"/>
      <w:sz w:val="24"/>
      <w:szCs w:val="24"/>
    </w:rPr>
  </w:style>
  <w:style w:type="paragraph" w:customStyle="1" w:styleId="121">
    <w:name w:val="Табличный 12Ц1"/>
    <w:basedOn w:val="a6"/>
    <w:rsid w:val="0095593F"/>
    <w:pPr>
      <w:jc w:val="center"/>
    </w:pPr>
  </w:style>
  <w:style w:type="paragraph" w:customStyle="1" w:styleId="1210">
    <w:name w:val="Табличный 12Л1"/>
    <w:basedOn w:val="a6"/>
    <w:rsid w:val="0095593F"/>
  </w:style>
  <w:style w:type="paragraph" w:styleId="52">
    <w:name w:val="index 5"/>
    <w:basedOn w:val="a6"/>
    <w:next w:val="a6"/>
    <w:autoRedefine/>
    <w:semiHidden/>
    <w:rsid w:val="0095593F"/>
    <w:pPr>
      <w:ind w:left="1200" w:hanging="240"/>
    </w:pPr>
    <w:rPr>
      <w:sz w:val="20"/>
    </w:rPr>
  </w:style>
  <w:style w:type="paragraph" w:customStyle="1" w:styleId="Subsection">
    <w:name w:val="Subsection"/>
    <w:basedOn w:val="a6"/>
    <w:rsid w:val="0095593F"/>
    <w:pPr>
      <w:widowControl w:val="0"/>
      <w:spacing w:before="240" w:after="120"/>
    </w:pPr>
    <w:rPr>
      <w:b/>
      <w:caps/>
      <w:lang w:val="en-GB"/>
    </w:rPr>
  </w:style>
  <w:style w:type="paragraph" w:customStyle="1" w:styleId="affff5">
    <w:name w:val="Документ"/>
    <w:basedOn w:val="a6"/>
    <w:rsid w:val="0095593F"/>
    <w:pPr>
      <w:autoSpaceDE w:val="0"/>
      <w:autoSpaceDN w:val="0"/>
      <w:ind w:firstLine="720"/>
      <w:jc w:val="both"/>
    </w:pPr>
    <w:rPr>
      <w:sz w:val="20"/>
    </w:rPr>
  </w:style>
  <w:style w:type="paragraph" w:styleId="2f">
    <w:name w:val="index 2"/>
    <w:basedOn w:val="a6"/>
    <w:next w:val="a6"/>
    <w:autoRedefine/>
    <w:semiHidden/>
    <w:rsid w:val="0095593F"/>
    <w:pPr>
      <w:ind w:left="480" w:hanging="240"/>
    </w:pPr>
    <w:rPr>
      <w:sz w:val="20"/>
    </w:rPr>
  </w:style>
  <w:style w:type="paragraph" w:styleId="affff6">
    <w:name w:val="Subtitle"/>
    <w:basedOn w:val="a6"/>
    <w:link w:val="affff7"/>
    <w:qFormat/>
    <w:rsid w:val="0095593F"/>
    <w:pPr>
      <w:ind w:left="4320" w:firstLine="180"/>
      <w:jc w:val="right"/>
    </w:pPr>
    <w:rPr>
      <w:sz w:val="28"/>
    </w:rPr>
  </w:style>
  <w:style w:type="character" w:customStyle="1" w:styleId="affff7">
    <w:name w:val="Подзаголовок Знак"/>
    <w:basedOn w:val="a7"/>
    <w:link w:val="affff6"/>
    <w:rsid w:val="0095593F"/>
    <w:rPr>
      <w:sz w:val="28"/>
    </w:rPr>
  </w:style>
  <w:style w:type="paragraph" w:customStyle="1" w:styleId="2f0">
    <w:name w:val="Обычный2"/>
    <w:link w:val="Normal"/>
    <w:rsid w:val="0095593F"/>
    <w:pPr>
      <w:widowControl w:val="0"/>
      <w:ind w:firstLine="400"/>
      <w:jc w:val="both"/>
    </w:pPr>
    <w:rPr>
      <w:snapToGrid w:val="0"/>
      <w:szCs w:val="20"/>
    </w:rPr>
  </w:style>
  <w:style w:type="character" w:customStyle="1" w:styleId="Normal">
    <w:name w:val="Normal Знак"/>
    <w:link w:val="2f0"/>
    <w:rsid w:val="0095593F"/>
    <w:rPr>
      <w:snapToGrid w:val="0"/>
      <w:szCs w:val="20"/>
    </w:rPr>
  </w:style>
  <w:style w:type="paragraph" w:customStyle="1" w:styleId="1e">
    <w:name w:val="Знак Знак Знак1 Знак Знак Знак Знак Знак Знак Знак"/>
    <w:basedOn w:val="a6"/>
    <w:rsid w:val="0095593F"/>
    <w:pPr>
      <w:spacing w:after="160" w:line="240" w:lineRule="exact"/>
    </w:pPr>
    <w:rPr>
      <w:rFonts w:ascii="Verdana" w:hAnsi="Verdana" w:cs="Verdana"/>
      <w:sz w:val="20"/>
      <w:szCs w:val="20"/>
      <w:lang w:val="en-US" w:eastAsia="en-US"/>
    </w:rPr>
  </w:style>
  <w:style w:type="paragraph" w:customStyle="1" w:styleId="Body">
    <w:name w:val="Body"/>
    <w:basedOn w:val="a6"/>
    <w:link w:val="Body0"/>
    <w:rsid w:val="0095593F"/>
    <w:pPr>
      <w:spacing w:line="360" w:lineRule="atLeast"/>
      <w:ind w:left="284" w:firstLine="851"/>
      <w:jc w:val="both"/>
    </w:pPr>
    <w:rPr>
      <w:rFonts w:ascii="Pragmatica" w:hAnsi="Pragmatica"/>
    </w:rPr>
  </w:style>
  <w:style w:type="character" w:customStyle="1" w:styleId="Body0">
    <w:name w:val="Body Знак"/>
    <w:link w:val="Body"/>
    <w:locked/>
    <w:rsid w:val="0095593F"/>
    <w:rPr>
      <w:rFonts w:ascii="Pragmatica" w:hAnsi="Pragmatica"/>
    </w:rPr>
  </w:style>
  <w:style w:type="paragraph" w:customStyle="1" w:styleId="Textkorper">
    <w:name w:val="Textkorper"/>
    <w:basedOn w:val="a6"/>
    <w:rsid w:val="0095593F"/>
    <w:rPr>
      <w:rFonts w:ascii="Arial" w:hAnsi="Arial"/>
      <w:sz w:val="22"/>
      <w:szCs w:val="20"/>
    </w:rPr>
  </w:style>
  <w:style w:type="character" w:customStyle="1" w:styleId="WW8Num6z0">
    <w:name w:val="WW8Num6z0"/>
    <w:rsid w:val="0095593F"/>
    <w:rPr>
      <w:rFonts w:ascii="Times New Roman" w:hAnsi="Times New Roman"/>
    </w:rPr>
  </w:style>
  <w:style w:type="paragraph" w:customStyle="1" w:styleId="affff8">
    <w:name w:val="Формула"/>
    <w:basedOn w:val="aff"/>
    <w:rsid w:val="0095593F"/>
    <w:pPr>
      <w:widowControl w:val="0"/>
      <w:tabs>
        <w:tab w:val="left" w:pos="2520"/>
        <w:tab w:val="center" w:pos="4536"/>
        <w:tab w:val="left" w:pos="4680"/>
        <w:tab w:val="right" w:pos="9356"/>
      </w:tabs>
      <w:spacing w:after="0" w:line="336" w:lineRule="auto"/>
      <w:jc w:val="both"/>
      <w:textAlignment w:val="baseline"/>
    </w:pPr>
    <w:rPr>
      <w:bCs/>
      <w:sz w:val="22"/>
      <w:szCs w:val="22"/>
      <w:lang w:eastAsia="ar-SA"/>
    </w:rPr>
  </w:style>
  <w:style w:type="paragraph" w:customStyle="1" w:styleId="BodyText27">
    <w:name w:val="Body Text 27"/>
    <w:basedOn w:val="a6"/>
    <w:rsid w:val="0095593F"/>
    <w:pPr>
      <w:overflowPunct w:val="0"/>
      <w:autoSpaceDE w:val="0"/>
      <w:jc w:val="both"/>
      <w:textAlignment w:val="baseline"/>
    </w:pPr>
    <w:rPr>
      <w:szCs w:val="20"/>
      <w:lang w:eastAsia="ar-SA"/>
    </w:rPr>
  </w:style>
  <w:style w:type="paragraph" w:customStyle="1" w:styleId="BodyText28">
    <w:name w:val="Body Text 28"/>
    <w:basedOn w:val="a6"/>
    <w:rsid w:val="0095593F"/>
    <w:pPr>
      <w:ind w:firstLine="709"/>
      <w:jc w:val="both"/>
    </w:pPr>
    <w:rPr>
      <w:rFonts w:ascii="Arial" w:hAnsi="Arial" w:cs="Arial"/>
      <w:color w:val="000000"/>
      <w:spacing w:val="4"/>
      <w:sz w:val="22"/>
      <w:szCs w:val="22"/>
      <w:lang w:eastAsia="ar-SA"/>
    </w:rPr>
  </w:style>
  <w:style w:type="paragraph" w:customStyle="1" w:styleId="affff9">
    <w:name w:val="таблица центр"/>
    <w:basedOn w:val="a6"/>
    <w:rsid w:val="0095593F"/>
    <w:pPr>
      <w:jc w:val="center"/>
    </w:pPr>
    <w:rPr>
      <w:rFonts w:ascii="Arial" w:hAnsi="Arial" w:cs="Arial"/>
      <w:color w:val="000000"/>
      <w:spacing w:val="4"/>
      <w:sz w:val="22"/>
      <w:szCs w:val="22"/>
      <w:lang w:eastAsia="ar-SA"/>
    </w:rPr>
  </w:style>
  <w:style w:type="paragraph" w:styleId="1f">
    <w:name w:val="index 1"/>
    <w:basedOn w:val="a6"/>
    <w:next w:val="a6"/>
    <w:semiHidden/>
    <w:rsid w:val="0095593F"/>
    <w:pPr>
      <w:snapToGrid w:val="0"/>
      <w:spacing w:line="228" w:lineRule="auto"/>
      <w:ind w:left="-51" w:right="-71" w:firstLine="14"/>
    </w:pPr>
    <w:rPr>
      <w:rFonts w:ascii="Arial" w:hAnsi="Arial" w:cs="Arial"/>
      <w:color w:val="000000"/>
      <w:spacing w:val="4"/>
      <w:sz w:val="22"/>
      <w:szCs w:val="22"/>
      <w:lang w:eastAsia="ar-SA"/>
    </w:rPr>
  </w:style>
  <w:style w:type="paragraph" w:customStyle="1" w:styleId="310">
    <w:name w:val="Основной текст 31"/>
    <w:basedOn w:val="a6"/>
    <w:rsid w:val="0095593F"/>
    <w:pPr>
      <w:overflowPunct w:val="0"/>
      <w:autoSpaceDE w:val="0"/>
      <w:spacing w:line="360" w:lineRule="auto"/>
      <w:textAlignment w:val="baseline"/>
    </w:pPr>
    <w:rPr>
      <w:rFonts w:ascii="Arial" w:hAnsi="Arial"/>
      <w:bCs/>
      <w:sz w:val="22"/>
      <w:szCs w:val="22"/>
      <w:lang w:eastAsia="ar-SA"/>
    </w:rPr>
  </w:style>
  <w:style w:type="paragraph" w:customStyle="1" w:styleId="BodyText221">
    <w:name w:val="Body Text 221"/>
    <w:basedOn w:val="a6"/>
    <w:rsid w:val="0095593F"/>
    <w:pPr>
      <w:overflowPunct w:val="0"/>
      <w:autoSpaceDE w:val="0"/>
      <w:jc w:val="both"/>
      <w:textAlignment w:val="baseline"/>
    </w:pPr>
    <w:rPr>
      <w:szCs w:val="20"/>
      <w:lang w:eastAsia="ar-SA"/>
    </w:rPr>
  </w:style>
  <w:style w:type="paragraph" w:customStyle="1" w:styleId="cEntityItem">
    <w:name w:val="cEntityItem"/>
    <w:basedOn w:val="a6"/>
    <w:next w:val="a6"/>
    <w:rsid w:val="0095593F"/>
    <w:pPr>
      <w:spacing w:before="60"/>
      <w:ind w:left="709"/>
    </w:pPr>
    <w:rPr>
      <w:rFonts w:ascii="Arial" w:hAnsi="Arial" w:cs="Arial"/>
      <w:color w:val="000000"/>
      <w:spacing w:val="4"/>
      <w:sz w:val="22"/>
      <w:szCs w:val="20"/>
      <w:u w:val="single"/>
      <w:lang w:eastAsia="ar-SA"/>
    </w:rPr>
  </w:style>
  <w:style w:type="paragraph" w:customStyle="1" w:styleId="Iaenienie">
    <w:name w:val="Ia?e nienie"/>
    <w:basedOn w:val="a6"/>
    <w:rsid w:val="0095593F"/>
    <w:pPr>
      <w:tabs>
        <w:tab w:val="left" w:pos="360"/>
      </w:tabs>
      <w:spacing w:after="140"/>
      <w:ind w:left="360" w:hanging="360"/>
      <w:jc w:val="both"/>
    </w:pPr>
    <w:rPr>
      <w:rFonts w:ascii="Arial" w:hAnsi="Arial" w:cs="Arial"/>
      <w:color w:val="000000"/>
      <w:spacing w:val="4"/>
      <w:sz w:val="22"/>
      <w:szCs w:val="22"/>
      <w:lang w:eastAsia="ar-SA"/>
    </w:rPr>
  </w:style>
  <w:style w:type="paragraph" w:customStyle="1" w:styleId="311">
    <w:name w:val="Основной текст 311"/>
    <w:basedOn w:val="a6"/>
    <w:rsid w:val="0095593F"/>
    <w:pPr>
      <w:widowControl w:val="0"/>
      <w:suppressLineNumbers/>
      <w:suppressAutoHyphens/>
    </w:pPr>
    <w:rPr>
      <w:rFonts w:ascii="Arial" w:hAnsi="Arial"/>
      <w:sz w:val="22"/>
      <w:szCs w:val="16"/>
      <w:lang w:eastAsia="ar-SA"/>
    </w:rPr>
  </w:style>
  <w:style w:type="paragraph" w:customStyle="1" w:styleId="2f1">
    <w:name w:val="Пункт2"/>
    <w:basedOn w:val="a5"/>
    <w:rsid w:val="0095593F"/>
    <w:pPr>
      <w:keepNext/>
      <w:numPr>
        <w:ilvl w:val="0"/>
        <w:numId w:val="0"/>
      </w:numPr>
      <w:suppressAutoHyphens/>
      <w:spacing w:before="240" w:after="120" w:line="240" w:lineRule="auto"/>
      <w:jc w:val="left"/>
      <w:outlineLvl w:val="2"/>
    </w:pPr>
    <w:rPr>
      <w:b/>
      <w:bCs/>
      <w:snapToGrid/>
    </w:rPr>
  </w:style>
  <w:style w:type="paragraph" w:customStyle="1" w:styleId="DefaultParagraphFontParaCharChar">
    <w:name w:val="Default Paragraph Font Para Char Char Знак Знак Знак Знак"/>
    <w:basedOn w:val="a6"/>
    <w:rsid w:val="0095593F"/>
    <w:pPr>
      <w:spacing w:after="160" w:line="240" w:lineRule="exact"/>
    </w:pPr>
    <w:rPr>
      <w:rFonts w:ascii="Verdana" w:hAnsi="Verdana" w:cs="Verdana"/>
      <w:sz w:val="20"/>
      <w:szCs w:val="20"/>
      <w:lang w:val="en-US" w:eastAsia="en-US"/>
    </w:rPr>
  </w:style>
  <w:style w:type="paragraph" w:customStyle="1" w:styleId="113">
    <w:name w:val="Знак Знак Знак1 Знак Знак Знак Знак Знак Знак Знак1"/>
    <w:basedOn w:val="a6"/>
    <w:rsid w:val="0095593F"/>
    <w:pPr>
      <w:spacing w:after="160" w:line="240" w:lineRule="exact"/>
    </w:pPr>
    <w:rPr>
      <w:rFonts w:ascii="Verdana" w:hAnsi="Verdana" w:cs="Verdana"/>
      <w:sz w:val="20"/>
      <w:szCs w:val="20"/>
      <w:lang w:val="en-US" w:eastAsia="en-US"/>
    </w:rPr>
  </w:style>
  <w:style w:type="paragraph" w:customStyle="1" w:styleId="1f0">
    <w:name w:val="Знак1"/>
    <w:basedOn w:val="a6"/>
    <w:rsid w:val="0095593F"/>
    <w:pPr>
      <w:spacing w:after="160" w:line="240" w:lineRule="exact"/>
    </w:pPr>
    <w:rPr>
      <w:rFonts w:ascii="Verdana" w:hAnsi="Verdana" w:cs="Verdana"/>
      <w:sz w:val="20"/>
      <w:szCs w:val="20"/>
      <w:lang w:val="en-US" w:eastAsia="en-US"/>
    </w:rPr>
  </w:style>
  <w:style w:type="character" w:customStyle="1" w:styleId="114">
    <w:name w:val="Знак Знак11"/>
    <w:rsid w:val="0095593F"/>
    <w:rPr>
      <w:sz w:val="16"/>
      <w:szCs w:val="16"/>
      <w:lang w:val="ru-RU" w:eastAsia="ru-RU" w:bidi="ar-SA"/>
    </w:rPr>
  </w:style>
  <w:style w:type="character" w:customStyle="1" w:styleId="72">
    <w:name w:val="Знак Знак7"/>
    <w:rsid w:val="0095593F"/>
    <w:rPr>
      <w:sz w:val="24"/>
      <w:szCs w:val="24"/>
      <w:lang w:val="ru-RU" w:eastAsia="ru-RU" w:bidi="ar-SA"/>
    </w:rPr>
  </w:style>
  <w:style w:type="paragraph" w:customStyle="1" w:styleId="affffa">
    <w:name w:val="Таблица цифровая"/>
    <w:basedOn w:val="a6"/>
    <w:rsid w:val="0095593F"/>
    <w:pPr>
      <w:keepNext/>
    </w:pPr>
  </w:style>
  <w:style w:type="paragraph" w:customStyle="1" w:styleId="affffb">
    <w:name w:val="Р"/>
    <w:basedOn w:val="a6"/>
    <w:semiHidden/>
    <w:rsid w:val="0095593F"/>
    <w:rPr>
      <w:rFonts w:ascii="Arial" w:hAnsi="Arial"/>
      <w:b/>
      <w:szCs w:val="20"/>
    </w:rPr>
  </w:style>
  <w:style w:type="character" w:customStyle="1" w:styleId="82">
    <w:name w:val="Знак Знак8"/>
    <w:locked/>
    <w:rsid w:val="0095593F"/>
    <w:rPr>
      <w:sz w:val="28"/>
      <w:szCs w:val="24"/>
    </w:rPr>
  </w:style>
  <w:style w:type="character" w:customStyle="1" w:styleId="2f2">
    <w:name w:val="Заголовок 2 Знак Знак"/>
    <w:aliases w:val="2 Знак,CHS Знак,H2 Знак Знак,H2 Знак1,H2-Heading 2 Знак,H21 Знак,HD2 Знак,Heading 2 Hidden Знак,Level 2 Topic Heading Знак,Major Знак,Numbered text 3 Знак,RTC Знак,h2 Знак,iz2 Знак,l2 Знак,Б2 Знак,Заголовок 21 Знак,Раздел Знак Знак"/>
    <w:locked/>
    <w:rsid w:val="0095593F"/>
    <w:rPr>
      <w:b/>
      <w:sz w:val="28"/>
      <w:szCs w:val="24"/>
    </w:rPr>
  </w:style>
  <w:style w:type="character" w:customStyle="1" w:styleId="3c">
    <w:name w:val="Знак Знак3"/>
    <w:locked/>
    <w:rsid w:val="0095593F"/>
    <w:rPr>
      <w:sz w:val="24"/>
    </w:rPr>
  </w:style>
  <w:style w:type="character" w:customStyle="1" w:styleId="affffc">
    <w:name w:val="Основной текст таблиц Знак"/>
    <w:aliases w:val=" в таблицах Знак Знак, в таблице Знак,в таблицах Знак,в таблице Знак,таблицы Знак"/>
    <w:locked/>
    <w:rsid w:val="0095593F"/>
    <w:rPr>
      <w:sz w:val="28"/>
      <w:szCs w:val="24"/>
    </w:rPr>
  </w:style>
  <w:style w:type="character" w:customStyle="1" w:styleId="46">
    <w:name w:val="Знак Знак4"/>
    <w:locked/>
    <w:rsid w:val="0095593F"/>
    <w:rPr>
      <w:sz w:val="28"/>
      <w:szCs w:val="24"/>
    </w:rPr>
  </w:style>
  <w:style w:type="paragraph" w:customStyle="1" w:styleId="220">
    <w:name w:val="Основной текст 22"/>
    <w:basedOn w:val="a6"/>
    <w:rsid w:val="0095593F"/>
    <w:pPr>
      <w:widowControl w:val="0"/>
      <w:overflowPunct w:val="0"/>
      <w:autoSpaceDE w:val="0"/>
      <w:autoSpaceDN w:val="0"/>
      <w:adjustRightInd w:val="0"/>
      <w:spacing w:before="360"/>
      <w:ind w:firstLine="780"/>
      <w:jc w:val="center"/>
      <w:textAlignment w:val="baseline"/>
    </w:pPr>
    <w:rPr>
      <w:szCs w:val="20"/>
    </w:rPr>
  </w:style>
  <w:style w:type="character" w:customStyle="1" w:styleId="62">
    <w:name w:val="Знак Знак6"/>
    <w:locked/>
    <w:rsid w:val="0095593F"/>
    <w:rPr>
      <w:sz w:val="24"/>
      <w:szCs w:val="24"/>
    </w:rPr>
  </w:style>
  <w:style w:type="character" w:customStyle="1" w:styleId="affffd">
    <w:name w:val="Знак Знак"/>
    <w:rsid w:val="0095593F"/>
    <w:rPr>
      <w:bCs/>
    </w:rPr>
  </w:style>
  <w:style w:type="paragraph" w:styleId="affffe">
    <w:name w:val="No Spacing"/>
    <w:link w:val="afffff"/>
    <w:uiPriority w:val="1"/>
    <w:qFormat/>
    <w:rsid w:val="0095593F"/>
    <w:rPr>
      <w:rFonts w:ascii="Calibri" w:hAnsi="Calibri"/>
      <w:sz w:val="22"/>
      <w:szCs w:val="22"/>
      <w:lang w:eastAsia="en-US"/>
    </w:rPr>
  </w:style>
  <w:style w:type="character" w:customStyle="1" w:styleId="afffff">
    <w:name w:val="Без интервала Знак"/>
    <w:link w:val="affffe"/>
    <w:uiPriority w:val="1"/>
    <w:rsid w:val="0095593F"/>
    <w:rPr>
      <w:rFonts w:ascii="Calibri" w:hAnsi="Calibri"/>
      <w:sz w:val="22"/>
      <w:szCs w:val="22"/>
      <w:lang w:eastAsia="en-US"/>
    </w:rPr>
  </w:style>
  <w:style w:type="character" w:customStyle="1" w:styleId="service-name1">
    <w:name w:val="service-name1"/>
    <w:rsid w:val="0095593F"/>
    <w:rPr>
      <w:b w:val="0"/>
      <w:bCs w:val="0"/>
      <w:vanish w:val="0"/>
      <w:color w:val="A6001C"/>
      <w:sz w:val="42"/>
      <w:szCs w:val="42"/>
    </w:rPr>
  </w:style>
  <w:style w:type="character" w:customStyle="1" w:styleId="highlight">
    <w:name w:val="highlight"/>
    <w:basedOn w:val="a7"/>
    <w:rsid w:val="0095593F"/>
  </w:style>
  <w:style w:type="paragraph" w:customStyle="1" w:styleId="1f1">
    <w:name w:val="Текст1"/>
    <w:basedOn w:val="a6"/>
    <w:rsid w:val="0095593F"/>
    <w:pPr>
      <w:overflowPunct w:val="0"/>
      <w:autoSpaceDE w:val="0"/>
      <w:autoSpaceDN w:val="0"/>
      <w:adjustRightInd w:val="0"/>
      <w:textAlignment w:val="baseline"/>
    </w:pPr>
    <w:rPr>
      <w:rFonts w:ascii="Courier New" w:hAnsi="Courier New"/>
      <w:sz w:val="20"/>
      <w:szCs w:val="20"/>
    </w:rPr>
  </w:style>
  <w:style w:type="paragraph" w:customStyle="1" w:styleId="2f3">
    <w:name w:val="заголовок 2.подразд"/>
    <w:basedOn w:val="a6"/>
    <w:next w:val="a6"/>
    <w:rsid w:val="0095593F"/>
    <w:pPr>
      <w:keepNext/>
      <w:autoSpaceDE w:val="0"/>
      <w:autoSpaceDN w:val="0"/>
      <w:spacing w:before="120" w:after="120" w:line="288" w:lineRule="auto"/>
      <w:ind w:firstLine="709"/>
    </w:pPr>
    <w:rPr>
      <w:b/>
      <w:bCs/>
      <w:szCs w:val="20"/>
    </w:rPr>
  </w:style>
  <w:style w:type="paragraph" w:customStyle="1" w:styleId="afffff0">
    <w:name w:val="Список марк"/>
    <w:basedOn w:val="a6"/>
    <w:rsid w:val="0095593F"/>
    <w:pPr>
      <w:keepLines/>
      <w:tabs>
        <w:tab w:val="num" w:pos="720"/>
      </w:tabs>
      <w:spacing w:line="360" w:lineRule="auto"/>
      <w:ind w:left="720" w:hanging="360"/>
      <w:jc w:val="both"/>
    </w:pPr>
    <w:rPr>
      <w:rFonts w:ascii="Arial" w:hAnsi="Arial"/>
    </w:rPr>
  </w:style>
  <w:style w:type="paragraph" w:customStyle="1" w:styleId="caaieiaie1">
    <w:name w:val="caaieiaie 1"/>
    <w:basedOn w:val="a6"/>
    <w:next w:val="a6"/>
    <w:rsid w:val="0095593F"/>
    <w:pPr>
      <w:keepNext/>
      <w:tabs>
        <w:tab w:val="left" w:pos="1985"/>
      </w:tabs>
      <w:overflowPunct w:val="0"/>
      <w:autoSpaceDE w:val="0"/>
      <w:autoSpaceDN w:val="0"/>
      <w:adjustRightInd w:val="0"/>
      <w:spacing w:before="60" w:after="60"/>
      <w:jc w:val="center"/>
      <w:textAlignment w:val="baseline"/>
    </w:pPr>
    <w:rPr>
      <w:b/>
      <w:bCs/>
      <w:kern w:val="28"/>
      <w:sz w:val="28"/>
      <w:szCs w:val="20"/>
    </w:rPr>
  </w:style>
  <w:style w:type="paragraph" w:styleId="afffff1">
    <w:name w:val="Normal Indent"/>
    <w:basedOn w:val="a6"/>
    <w:rsid w:val="0095593F"/>
    <w:pPr>
      <w:numPr>
        <w:ilvl w:val="12"/>
      </w:numPr>
      <w:spacing w:after="120"/>
      <w:ind w:right="424" w:firstLine="567"/>
      <w:jc w:val="both"/>
    </w:pPr>
    <w:rPr>
      <w:szCs w:val="20"/>
    </w:rPr>
  </w:style>
  <w:style w:type="paragraph" w:customStyle="1" w:styleId="4-">
    <w:name w:val="4-Основной"/>
    <w:semiHidden/>
    <w:rsid w:val="0095593F"/>
    <w:pPr>
      <w:spacing w:after="120"/>
      <w:ind w:firstLine="851"/>
      <w:jc w:val="both"/>
    </w:pPr>
    <w:rPr>
      <w:szCs w:val="20"/>
    </w:rPr>
  </w:style>
  <w:style w:type="paragraph" w:customStyle="1" w:styleId="a3">
    <w:name w:val="литература"/>
    <w:basedOn w:val="a6"/>
    <w:semiHidden/>
    <w:rsid w:val="0095593F"/>
    <w:pPr>
      <w:numPr>
        <w:numId w:val="46"/>
      </w:numPr>
      <w:spacing w:after="120"/>
      <w:jc w:val="both"/>
    </w:pPr>
    <w:rPr>
      <w:rFonts w:eastAsia="Courier New CYR"/>
      <w:szCs w:val="20"/>
    </w:rPr>
  </w:style>
  <w:style w:type="paragraph" w:customStyle="1" w:styleId="10">
    <w:name w:val="Маркированный 1"/>
    <w:basedOn w:val="a6"/>
    <w:semiHidden/>
    <w:rsid w:val="0095593F"/>
    <w:pPr>
      <w:numPr>
        <w:numId w:val="47"/>
      </w:numPr>
      <w:spacing w:before="40" w:line="288" w:lineRule="auto"/>
      <w:jc w:val="both"/>
    </w:pPr>
    <w:rPr>
      <w:sz w:val="28"/>
      <w:szCs w:val="20"/>
    </w:rPr>
  </w:style>
  <w:style w:type="paragraph" w:customStyle="1" w:styleId="2">
    <w:name w:val="Маркированный2"/>
    <w:semiHidden/>
    <w:rsid w:val="0095593F"/>
    <w:pPr>
      <w:numPr>
        <w:numId w:val="48"/>
      </w:numPr>
      <w:tabs>
        <w:tab w:val="clear" w:pos="1440"/>
        <w:tab w:val="left" w:pos="1724"/>
      </w:tabs>
      <w:spacing w:before="60" w:line="288" w:lineRule="auto"/>
      <w:ind w:left="1702" w:hanging="284"/>
      <w:jc w:val="both"/>
    </w:pPr>
    <w:rPr>
      <w:szCs w:val="20"/>
    </w:rPr>
  </w:style>
  <w:style w:type="paragraph" w:customStyle="1" w:styleId="24">
    <w:name w:val="Текст2"/>
    <w:basedOn w:val="23"/>
    <w:semiHidden/>
    <w:rsid w:val="0095593F"/>
    <w:pPr>
      <w:keepLines/>
      <w:numPr>
        <w:numId w:val="44"/>
      </w:numPr>
      <w:suppressAutoHyphens/>
      <w:spacing w:before="0" w:after="120" w:line="288" w:lineRule="auto"/>
      <w:jc w:val="both"/>
    </w:pPr>
    <w:rPr>
      <w:rFonts w:ascii="Times New Roman" w:hAnsi="Times New Roman" w:cs="Times New Roman"/>
      <w:b w:val="0"/>
      <w:bCs w:val="0"/>
      <w:i w:val="0"/>
      <w:iCs w:val="0"/>
    </w:rPr>
  </w:style>
  <w:style w:type="paragraph" w:customStyle="1" w:styleId="31">
    <w:name w:val="Текст3"/>
    <w:basedOn w:val="32"/>
    <w:semiHidden/>
    <w:rsid w:val="0095593F"/>
    <w:pPr>
      <w:keepNext w:val="0"/>
      <w:numPr>
        <w:numId w:val="45"/>
      </w:numPr>
      <w:tabs>
        <w:tab w:val="left" w:pos="1701"/>
      </w:tabs>
      <w:spacing w:before="60" w:after="0" w:line="288" w:lineRule="auto"/>
      <w:jc w:val="both"/>
    </w:pPr>
    <w:rPr>
      <w:rFonts w:ascii="Times New Roman" w:hAnsi="Times New Roman"/>
      <w:b w:val="0"/>
      <w:bCs w:val="0"/>
      <w:sz w:val="28"/>
    </w:rPr>
  </w:style>
  <w:style w:type="paragraph" w:customStyle="1" w:styleId="4">
    <w:name w:val="Текст4"/>
    <w:basedOn w:val="40"/>
    <w:semiHidden/>
    <w:rsid w:val="0095593F"/>
    <w:pPr>
      <w:keepNext w:val="0"/>
      <w:numPr>
        <w:numId w:val="45"/>
      </w:numPr>
      <w:tabs>
        <w:tab w:val="left" w:pos="1701"/>
      </w:tabs>
      <w:spacing w:before="80" w:after="0" w:line="288" w:lineRule="auto"/>
      <w:ind w:right="284"/>
      <w:jc w:val="both"/>
    </w:pPr>
    <w:rPr>
      <w:rFonts w:eastAsia="Times New Roman"/>
      <w:b w:val="0"/>
      <w:bCs w:val="0"/>
    </w:rPr>
  </w:style>
  <w:style w:type="character" w:customStyle="1" w:styleId="1-30">
    <w:name w:val="Текст 1-3 Знак"/>
    <w:rsid w:val="0095593F"/>
    <w:rPr>
      <w:sz w:val="24"/>
      <w:szCs w:val="24"/>
      <w:lang w:val="ru-RU" w:eastAsia="ru-RU" w:bidi="ar-SA"/>
    </w:rPr>
  </w:style>
  <w:style w:type="character" w:customStyle="1" w:styleId="1-60">
    <w:name w:val="Текст1-6 Знак"/>
    <w:rsid w:val="0095593F"/>
    <w:rPr>
      <w:sz w:val="24"/>
      <w:szCs w:val="24"/>
      <w:lang w:val="ru-RU" w:eastAsia="ru-RU" w:bidi="ar-SA"/>
    </w:rPr>
  </w:style>
  <w:style w:type="paragraph" w:customStyle="1" w:styleId="1--0">
    <w:name w:val="Спис1--0"/>
    <w:basedOn w:val="a6"/>
    <w:semiHidden/>
    <w:rsid w:val="0095593F"/>
    <w:pPr>
      <w:numPr>
        <w:numId w:val="51"/>
      </w:numPr>
      <w:spacing w:line="288" w:lineRule="auto"/>
      <w:ind w:left="357" w:hanging="357"/>
      <w:jc w:val="both"/>
    </w:pPr>
  </w:style>
  <w:style w:type="paragraph" w:customStyle="1" w:styleId="1-6">
    <w:name w:val="Спис1-6"/>
    <w:basedOn w:val="1--0"/>
    <w:semiHidden/>
    <w:rsid w:val="0095593F"/>
    <w:pPr>
      <w:numPr>
        <w:numId w:val="52"/>
      </w:numPr>
      <w:tabs>
        <w:tab w:val="clear" w:pos="360"/>
      </w:tabs>
      <w:spacing w:after="120"/>
      <w:ind w:left="357" w:hanging="357"/>
    </w:pPr>
  </w:style>
  <w:style w:type="character" w:customStyle="1" w:styleId="1--00">
    <w:name w:val="Спис1--0 Знак"/>
    <w:rsid w:val="0095593F"/>
    <w:rPr>
      <w:sz w:val="24"/>
      <w:szCs w:val="24"/>
      <w:lang w:val="ru-RU" w:eastAsia="ru-RU" w:bidi="ar-SA"/>
    </w:rPr>
  </w:style>
  <w:style w:type="character" w:customStyle="1" w:styleId="1-61">
    <w:name w:val="Спис1-6 Знак"/>
    <w:basedOn w:val="1--00"/>
    <w:rsid w:val="0095593F"/>
    <w:rPr>
      <w:sz w:val="24"/>
      <w:szCs w:val="24"/>
      <w:lang w:val="ru-RU" w:eastAsia="ru-RU" w:bidi="ar-SA"/>
    </w:rPr>
  </w:style>
  <w:style w:type="character" w:customStyle="1" w:styleId="afffff2">
    <w:name w:val="Перечисл Знак"/>
    <w:rsid w:val="0095593F"/>
    <w:rPr>
      <w:sz w:val="24"/>
      <w:szCs w:val="24"/>
      <w:lang w:val="ru-RU" w:eastAsia="ru-RU" w:bidi="ar-SA"/>
    </w:rPr>
  </w:style>
  <w:style w:type="paragraph" w:styleId="a">
    <w:name w:val="Bibliography"/>
    <w:basedOn w:val="a6"/>
    <w:semiHidden/>
    <w:rsid w:val="0095593F"/>
    <w:pPr>
      <w:numPr>
        <w:numId w:val="50"/>
      </w:numPr>
    </w:pPr>
  </w:style>
  <w:style w:type="paragraph" w:styleId="afffff3">
    <w:name w:val="List Bullet"/>
    <w:basedOn w:val="a6"/>
    <w:autoRedefine/>
    <w:rsid w:val="0095593F"/>
    <w:pPr>
      <w:ind w:firstLine="851"/>
      <w:jc w:val="both"/>
    </w:pPr>
    <w:rPr>
      <w:szCs w:val="20"/>
    </w:rPr>
  </w:style>
  <w:style w:type="character" w:customStyle="1" w:styleId="3-">
    <w:name w:val="Заголовок 3-пункт Знак"/>
    <w:rsid w:val="0095593F"/>
    <w:rPr>
      <w:bCs/>
      <w:iCs/>
      <w:sz w:val="24"/>
      <w:szCs w:val="24"/>
      <w:lang w:val="ru-RU" w:eastAsia="ru-RU" w:bidi="ar-SA"/>
    </w:rPr>
  </w:style>
  <w:style w:type="paragraph" w:customStyle="1" w:styleId="1-">
    <w:name w:val="1-Заголовок"/>
    <w:basedOn w:val="40"/>
    <w:semiHidden/>
    <w:rsid w:val="0095593F"/>
    <w:pPr>
      <w:numPr>
        <w:ilvl w:val="0"/>
        <w:numId w:val="0"/>
      </w:numPr>
      <w:spacing w:before="120" w:after="120"/>
      <w:jc w:val="center"/>
      <w:outlineLvl w:val="0"/>
    </w:pPr>
    <w:rPr>
      <w:rFonts w:eastAsia="Times New Roman"/>
      <w:bCs w:val="0"/>
      <w:caps/>
      <w:szCs w:val="32"/>
    </w:rPr>
  </w:style>
  <w:style w:type="paragraph" w:customStyle="1" w:styleId="1-1500">
    <w:name w:val="1-Перечесление (1500)"/>
    <w:basedOn w:val="10"/>
    <w:rsid w:val="0095593F"/>
    <w:pPr>
      <w:numPr>
        <w:numId w:val="49"/>
      </w:numPr>
      <w:tabs>
        <w:tab w:val="clear" w:pos="1211"/>
      </w:tabs>
      <w:spacing w:before="0" w:line="240" w:lineRule="auto"/>
      <w:ind w:left="360" w:hanging="360"/>
    </w:pPr>
    <w:rPr>
      <w:sz w:val="24"/>
      <w:szCs w:val="24"/>
    </w:rPr>
  </w:style>
  <w:style w:type="character" w:customStyle="1" w:styleId="1f2">
    <w:name w:val="Маркированный 1 Знак"/>
    <w:rsid w:val="0095593F"/>
    <w:rPr>
      <w:sz w:val="28"/>
      <w:lang w:val="ru-RU" w:eastAsia="ru-RU" w:bidi="ar-SA"/>
    </w:rPr>
  </w:style>
  <w:style w:type="character" w:customStyle="1" w:styleId="1-15000">
    <w:name w:val="1-Перечесление (1500) Знак"/>
    <w:rsid w:val="0095593F"/>
    <w:rPr>
      <w:sz w:val="24"/>
      <w:szCs w:val="24"/>
      <w:lang w:val="ru-RU" w:eastAsia="ru-RU" w:bidi="ar-SA"/>
    </w:rPr>
  </w:style>
  <w:style w:type="paragraph" w:customStyle="1" w:styleId="11-1500">
    <w:name w:val="1.1-Заголовок (1500)"/>
    <w:basedOn w:val="1-"/>
    <w:next w:val="4-"/>
    <w:rsid w:val="0095593F"/>
    <w:pPr>
      <w:pageBreakBefore/>
      <w:tabs>
        <w:tab w:val="left" w:pos="1701"/>
      </w:tabs>
      <w:ind w:firstLine="851"/>
      <w:jc w:val="both"/>
      <w:outlineLvl w:val="1"/>
    </w:pPr>
    <w:rPr>
      <w:szCs w:val="28"/>
    </w:rPr>
  </w:style>
  <w:style w:type="paragraph" w:customStyle="1" w:styleId="111-1500">
    <w:name w:val="1.1.1-Заголовок (1500)"/>
    <w:basedOn w:val="4-"/>
    <w:rsid w:val="0095593F"/>
    <w:pPr>
      <w:keepNext/>
      <w:tabs>
        <w:tab w:val="left" w:pos="1701"/>
      </w:tabs>
      <w:spacing w:before="60" w:after="60"/>
      <w:outlineLvl w:val="2"/>
    </w:pPr>
    <w:rPr>
      <w:b/>
      <w:sz w:val="28"/>
      <w:szCs w:val="28"/>
    </w:rPr>
  </w:style>
  <w:style w:type="paragraph" w:customStyle="1" w:styleId="1500">
    <w:name w:val="Текст (1500)"/>
    <w:basedOn w:val="1-"/>
    <w:rsid w:val="0095593F"/>
    <w:pPr>
      <w:keepNext w:val="0"/>
      <w:spacing w:before="0" w:after="0"/>
      <w:ind w:firstLine="851"/>
      <w:jc w:val="both"/>
    </w:pPr>
    <w:rPr>
      <w:b w:val="0"/>
      <w:caps w:val="0"/>
      <w:sz w:val="24"/>
      <w:szCs w:val="24"/>
    </w:rPr>
  </w:style>
  <w:style w:type="character" w:customStyle="1" w:styleId="1-0">
    <w:name w:val="1-Заголовок Знак"/>
    <w:rsid w:val="0095593F"/>
    <w:rPr>
      <w:rFonts w:ascii="Courier New" w:hAnsi="Courier New"/>
      <w:b/>
      <w:caps/>
      <w:sz w:val="32"/>
      <w:szCs w:val="32"/>
      <w:lang w:val="ru-RU" w:eastAsia="ru-RU" w:bidi="ar-SA"/>
    </w:rPr>
  </w:style>
  <w:style w:type="character" w:customStyle="1" w:styleId="15000">
    <w:name w:val="Текст (1500) Знак"/>
    <w:rsid w:val="0095593F"/>
    <w:rPr>
      <w:rFonts w:ascii="Courier New" w:hAnsi="Courier New"/>
      <w:b/>
      <w:caps/>
      <w:sz w:val="24"/>
      <w:szCs w:val="24"/>
      <w:lang w:val="ru-RU" w:eastAsia="ru-RU" w:bidi="ar-SA"/>
    </w:rPr>
  </w:style>
  <w:style w:type="paragraph" w:customStyle="1" w:styleId="2-1500">
    <w:name w:val="2-Перечисление (1500_"/>
    <w:basedOn w:val="1-1500"/>
    <w:rsid w:val="0095593F"/>
    <w:pPr>
      <w:numPr>
        <w:numId w:val="0"/>
      </w:numPr>
      <w:tabs>
        <w:tab w:val="left" w:pos="1080"/>
        <w:tab w:val="num" w:pos="2062"/>
      </w:tabs>
      <w:ind w:left="2062" w:hanging="360"/>
    </w:pPr>
  </w:style>
  <w:style w:type="paragraph" w:customStyle="1" w:styleId="afffff4">
    <w:name w:val="Таблица"/>
    <w:basedOn w:val="a6"/>
    <w:rsid w:val="0095593F"/>
    <w:pPr>
      <w:spacing w:before="20" w:after="20"/>
    </w:pPr>
    <w:rPr>
      <w:lang w:val="en-US"/>
    </w:rPr>
  </w:style>
  <w:style w:type="paragraph" w:customStyle="1" w:styleId="1111-1500">
    <w:name w:val="1.1.1.1-Заголовок (1500)"/>
    <w:basedOn w:val="a6"/>
    <w:rsid w:val="0095593F"/>
    <w:pPr>
      <w:keepNext/>
      <w:tabs>
        <w:tab w:val="left" w:pos="1701"/>
      </w:tabs>
      <w:spacing w:before="60" w:after="60"/>
      <w:ind w:firstLine="851"/>
      <w:jc w:val="both"/>
      <w:outlineLvl w:val="3"/>
    </w:pPr>
    <w:rPr>
      <w:b/>
      <w:szCs w:val="28"/>
    </w:rPr>
  </w:style>
  <w:style w:type="paragraph" w:customStyle="1" w:styleId="11111-1500">
    <w:name w:val="1.1.1.1.1-Заголовок (1500)"/>
    <w:basedOn w:val="a6"/>
    <w:rsid w:val="0095593F"/>
    <w:pPr>
      <w:keepNext/>
      <w:tabs>
        <w:tab w:val="left" w:pos="1918"/>
      </w:tabs>
      <w:spacing w:before="60" w:after="60"/>
      <w:ind w:firstLine="851"/>
      <w:jc w:val="both"/>
      <w:outlineLvl w:val="4"/>
    </w:pPr>
    <w:rPr>
      <w:b/>
    </w:rPr>
  </w:style>
  <w:style w:type="paragraph" w:customStyle="1" w:styleId="-">
    <w:name w:val="список-текст"/>
    <w:basedOn w:val="a6"/>
    <w:rsid w:val="0095593F"/>
    <w:pPr>
      <w:widowControl w:val="0"/>
      <w:numPr>
        <w:numId w:val="53"/>
      </w:numPr>
      <w:shd w:val="clear" w:color="auto" w:fill="FFFFFF"/>
      <w:autoSpaceDE w:val="0"/>
      <w:autoSpaceDN w:val="0"/>
      <w:adjustRightInd w:val="0"/>
      <w:spacing w:after="120" w:line="360" w:lineRule="auto"/>
      <w:jc w:val="both"/>
    </w:pPr>
    <w:rPr>
      <w:color w:val="000000"/>
      <w:szCs w:val="22"/>
    </w:rPr>
  </w:style>
  <w:style w:type="paragraph" w:customStyle="1" w:styleId="afffff5">
    <w:name w:val="текст"/>
    <w:basedOn w:val="a6"/>
    <w:rsid w:val="0095593F"/>
    <w:pPr>
      <w:widowControl w:val="0"/>
      <w:shd w:val="clear" w:color="auto" w:fill="FFFFFF"/>
      <w:autoSpaceDE w:val="0"/>
      <w:autoSpaceDN w:val="0"/>
      <w:adjustRightInd w:val="0"/>
      <w:spacing w:after="120" w:line="360" w:lineRule="auto"/>
      <w:ind w:firstLine="851"/>
      <w:jc w:val="both"/>
    </w:pPr>
    <w:rPr>
      <w:color w:val="000000"/>
      <w:szCs w:val="22"/>
    </w:rPr>
  </w:style>
  <w:style w:type="paragraph" w:customStyle="1" w:styleId="PSARtxt">
    <w:name w:val="PSAR_txt"/>
    <w:basedOn w:val="a6"/>
    <w:rsid w:val="0095593F"/>
    <w:pPr>
      <w:overflowPunct w:val="0"/>
      <w:autoSpaceDE w:val="0"/>
      <w:autoSpaceDN w:val="0"/>
      <w:adjustRightInd w:val="0"/>
      <w:spacing w:after="120"/>
      <w:ind w:firstLine="851"/>
      <w:jc w:val="both"/>
      <w:textAlignment w:val="baseline"/>
    </w:pPr>
    <w:rPr>
      <w:szCs w:val="20"/>
    </w:rPr>
  </w:style>
  <w:style w:type="paragraph" w:customStyle="1" w:styleId="afffff6">
    <w:name w:val="Зподпункта"/>
    <w:basedOn w:val="a6"/>
    <w:autoRedefine/>
    <w:rsid w:val="0095593F"/>
    <w:pPr>
      <w:spacing w:before="60" w:after="60"/>
    </w:pPr>
    <w:rPr>
      <w:bCs/>
      <w:iCs/>
      <w:color w:val="000000"/>
      <w:szCs w:val="20"/>
    </w:rPr>
  </w:style>
  <w:style w:type="paragraph" w:customStyle="1" w:styleId="EAI2oaeno">
    <w:name w:val="EAI2_oaeno"/>
    <w:basedOn w:val="a6"/>
    <w:next w:val="a6"/>
    <w:rsid w:val="0095593F"/>
    <w:pPr>
      <w:autoSpaceDE w:val="0"/>
      <w:autoSpaceDN w:val="0"/>
      <w:adjustRightInd w:val="0"/>
      <w:spacing w:after="120"/>
    </w:pPr>
    <w:rPr>
      <w:sz w:val="20"/>
    </w:rPr>
  </w:style>
  <w:style w:type="paragraph" w:customStyle="1" w:styleId="afffff7">
    <w:name w:val="Текст Инд"/>
    <w:basedOn w:val="a6"/>
    <w:rsid w:val="0095593F"/>
    <w:pPr>
      <w:tabs>
        <w:tab w:val="left" w:pos="0"/>
      </w:tabs>
      <w:spacing w:after="120"/>
      <w:ind w:firstLine="851"/>
      <w:jc w:val="both"/>
    </w:pPr>
    <w:rPr>
      <w:szCs w:val="20"/>
    </w:rPr>
  </w:style>
  <w:style w:type="paragraph" w:customStyle="1" w:styleId="a1">
    <w:name w:val="Перечисление"/>
    <w:autoRedefine/>
    <w:rsid w:val="0095593F"/>
    <w:pPr>
      <w:numPr>
        <w:numId w:val="54"/>
      </w:numPr>
      <w:tabs>
        <w:tab w:val="clear" w:pos="2062"/>
      </w:tabs>
      <w:ind w:left="0" w:firstLine="851"/>
      <w:jc w:val="both"/>
    </w:pPr>
    <w:rPr>
      <w:szCs w:val="20"/>
    </w:rPr>
  </w:style>
  <w:style w:type="paragraph" w:customStyle="1" w:styleId="-0">
    <w:name w:val="Обычный-кол"/>
    <w:basedOn w:val="a6"/>
    <w:rsid w:val="0095593F"/>
    <w:rPr>
      <w:sz w:val="18"/>
    </w:rPr>
  </w:style>
  <w:style w:type="paragraph" w:customStyle="1" w:styleId="afffff8">
    <w:name w:val="Спектр"/>
    <w:basedOn w:val="a6"/>
    <w:autoRedefine/>
    <w:rsid w:val="0095593F"/>
    <w:pPr>
      <w:spacing w:before="60" w:after="60"/>
      <w:ind w:firstLine="851"/>
      <w:jc w:val="both"/>
    </w:pPr>
    <w:rPr>
      <w:u w:val="single"/>
    </w:rPr>
  </w:style>
  <w:style w:type="paragraph" w:customStyle="1" w:styleId="-1">
    <w:name w:val="Список-"/>
    <w:basedOn w:val="a6"/>
    <w:rsid w:val="0095593F"/>
    <w:pPr>
      <w:tabs>
        <w:tab w:val="num" w:pos="1008"/>
      </w:tabs>
      <w:spacing w:after="120"/>
      <w:ind w:left="1008" w:hanging="432"/>
      <w:jc w:val="both"/>
    </w:pPr>
    <w:rPr>
      <w:szCs w:val="20"/>
      <w:lang w:val="en-US"/>
    </w:rPr>
  </w:style>
  <w:style w:type="paragraph" w:customStyle="1" w:styleId="1f3">
    <w:name w:val="Список1"/>
    <w:basedOn w:val="a6"/>
    <w:rsid w:val="0095593F"/>
    <w:pPr>
      <w:tabs>
        <w:tab w:val="num" w:pos="2880"/>
      </w:tabs>
      <w:spacing w:after="120"/>
      <w:ind w:left="2880" w:hanging="720"/>
      <w:jc w:val="both"/>
    </w:pPr>
    <w:rPr>
      <w:szCs w:val="20"/>
    </w:rPr>
  </w:style>
  <w:style w:type="paragraph" w:customStyle="1" w:styleId="1f4">
    <w:name w:val="Заголовок1"/>
    <w:basedOn w:val="11"/>
    <w:rsid w:val="0095593F"/>
    <w:pPr>
      <w:numPr>
        <w:numId w:val="0"/>
      </w:numPr>
      <w:tabs>
        <w:tab w:val="left" w:pos="1985"/>
      </w:tabs>
      <w:overflowPunct w:val="0"/>
      <w:autoSpaceDE w:val="0"/>
      <w:autoSpaceDN w:val="0"/>
      <w:adjustRightInd w:val="0"/>
      <w:spacing w:after="360" w:line="360" w:lineRule="exact"/>
      <w:ind w:left="1985" w:hanging="1985"/>
      <w:jc w:val="both"/>
      <w:textAlignment w:val="baseline"/>
      <w:outlineLvl w:val="9"/>
    </w:pPr>
    <w:rPr>
      <w:rFonts w:ascii="Courier New" w:hAnsi="Courier New" w:cs="Courier New"/>
      <w:b/>
      <w:bCs/>
      <w:iCs w:val="0"/>
      <w:kern w:val="28"/>
    </w:rPr>
  </w:style>
  <w:style w:type="paragraph" w:customStyle="1" w:styleId="Noeeu1">
    <w:name w:val="Noeeu1"/>
    <w:basedOn w:val="a6"/>
    <w:rsid w:val="0095593F"/>
    <w:pPr>
      <w:spacing w:after="120"/>
      <w:ind w:firstLine="851"/>
      <w:jc w:val="both"/>
    </w:pPr>
    <w:rPr>
      <w:szCs w:val="20"/>
    </w:rPr>
  </w:style>
  <w:style w:type="paragraph" w:customStyle="1" w:styleId="Iiiaeuiue">
    <w:name w:val="Ii?iaeuiue"/>
    <w:rsid w:val="0095593F"/>
    <w:pPr>
      <w:tabs>
        <w:tab w:val="left" w:pos="1985"/>
      </w:tabs>
      <w:overflowPunct w:val="0"/>
      <w:autoSpaceDE w:val="0"/>
      <w:autoSpaceDN w:val="0"/>
      <w:adjustRightInd w:val="0"/>
      <w:spacing w:after="60"/>
      <w:jc w:val="both"/>
      <w:textAlignment w:val="baseline"/>
    </w:pPr>
    <w:rPr>
      <w:rFonts w:ascii="Courier New" w:hAnsi="Courier New"/>
      <w:szCs w:val="20"/>
    </w:rPr>
  </w:style>
  <w:style w:type="paragraph" w:customStyle="1" w:styleId="p3">
    <w:name w:val="p3"/>
    <w:basedOn w:val="a6"/>
    <w:rsid w:val="0095593F"/>
    <w:pPr>
      <w:spacing w:before="45" w:after="45"/>
      <w:ind w:left="45" w:right="45" w:firstLine="140"/>
      <w:jc w:val="both"/>
    </w:pPr>
    <w:rPr>
      <w:rFonts w:ascii="Verdana" w:eastAsia="Arial Unicode MS" w:hAnsi="Verdana" w:cs="Arial Unicode MS"/>
      <w:color w:val="000000"/>
      <w:sz w:val="17"/>
      <w:szCs w:val="17"/>
    </w:rPr>
  </w:style>
  <w:style w:type="paragraph" w:customStyle="1" w:styleId="TextIND">
    <w:name w:val="TextIND"/>
    <w:basedOn w:val="aff"/>
    <w:rsid w:val="0095593F"/>
    <w:pPr>
      <w:overflowPunct w:val="0"/>
      <w:autoSpaceDE w:val="0"/>
      <w:autoSpaceDN w:val="0"/>
      <w:adjustRightInd w:val="0"/>
      <w:ind w:firstLine="851"/>
      <w:jc w:val="both"/>
      <w:textAlignment w:val="baseline"/>
    </w:pPr>
    <w:rPr>
      <w:szCs w:val="20"/>
    </w:rPr>
  </w:style>
  <w:style w:type="paragraph" w:customStyle="1" w:styleId="42">
    <w:name w:val="Тит4.п/разд.том"/>
    <w:basedOn w:val="a6"/>
    <w:rsid w:val="0095593F"/>
    <w:pPr>
      <w:numPr>
        <w:numId w:val="55"/>
      </w:numPr>
      <w:spacing w:before="120" w:after="120" w:line="288" w:lineRule="auto"/>
      <w:jc w:val="center"/>
    </w:pPr>
    <w:rPr>
      <w:b/>
      <w:szCs w:val="20"/>
    </w:rPr>
  </w:style>
  <w:style w:type="paragraph" w:customStyle="1" w:styleId="Default">
    <w:name w:val="Default"/>
    <w:rsid w:val="0095593F"/>
    <w:pPr>
      <w:autoSpaceDE w:val="0"/>
      <w:autoSpaceDN w:val="0"/>
      <w:adjustRightInd w:val="0"/>
    </w:pPr>
    <w:rPr>
      <w:color w:val="000000"/>
    </w:rPr>
  </w:style>
  <w:style w:type="paragraph" w:customStyle="1" w:styleId="2f4">
    <w:name w:val="ЛЕН2_текст"/>
    <w:basedOn w:val="a6"/>
    <w:rsid w:val="0095593F"/>
    <w:pPr>
      <w:spacing w:after="120"/>
      <w:ind w:firstLine="851"/>
      <w:jc w:val="both"/>
    </w:pPr>
    <w:rPr>
      <w:szCs w:val="20"/>
    </w:rPr>
  </w:style>
  <w:style w:type="paragraph" w:customStyle="1" w:styleId="2-0">
    <w:name w:val="Спис2-0"/>
    <w:basedOn w:val="1--0"/>
    <w:autoRedefine/>
    <w:rsid w:val="0095593F"/>
    <w:pPr>
      <w:numPr>
        <w:numId w:val="0"/>
      </w:numPr>
      <w:tabs>
        <w:tab w:val="num" w:pos="360"/>
      </w:tabs>
      <w:ind w:left="360" w:hanging="360"/>
    </w:pPr>
    <w:rPr>
      <w:szCs w:val="20"/>
    </w:rPr>
  </w:style>
  <w:style w:type="paragraph" w:customStyle="1" w:styleId="2-6">
    <w:name w:val="Спис2-6"/>
    <w:basedOn w:val="2-0"/>
    <w:autoRedefine/>
    <w:rsid w:val="0095593F"/>
    <w:pPr>
      <w:tabs>
        <w:tab w:val="clear" w:pos="360"/>
        <w:tab w:val="num" w:pos="720"/>
      </w:tabs>
      <w:spacing w:after="120"/>
      <w:ind w:left="480" w:hanging="480"/>
    </w:pPr>
  </w:style>
  <w:style w:type="paragraph" w:customStyle="1" w:styleId="afffff9">
    <w:name w:val="Список Юля"/>
    <w:rsid w:val="0095593F"/>
    <w:pPr>
      <w:ind w:firstLine="851"/>
    </w:pPr>
    <w:rPr>
      <w:szCs w:val="20"/>
    </w:rPr>
  </w:style>
  <w:style w:type="paragraph" w:customStyle="1" w:styleId="1">
    <w:name w:val="1"/>
    <w:basedOn w:val="a6"/>
    <w:rsid w:val="0095593F"/>
    <w:pPr>
      <w:numPr>
        <w:numId w:val="45"/>
      </w:numPr>
      <w:spacing w:before="40" w:line="288" w:lineRule="auto"/>
      <w:jc w:val="both"/>
    </w:pPr>
    <w:rPr>
      <w:sz w:val="28"/>
      <w:szCs w:val="28"/>
    </w:rPr>
  </w:style>
  <w:style w:type="paragraph" w:customStyle="1" w:styleId="1-31">
    <w:name w:val="текст1-3"/>
    <w:basedOn w:val="a6"/>
    <w:rsid w:val="0095593F"/>
    <w:pPr>
      <w:spacing w:after="60" w:line="288" w:lineRule="auto"/>
      <w:ind w:firstLine="709"/>
      <w:jc w:val="both"/>
    </w:pPr>
    <w:rPr>
      <w:rFonts w:ascii="Times New Roman CYR" w:hAnsi="Times New Roman CYR"/>
      <w:szCs w:val="20"/>
    </w:rPr>
  </w:style>
  <w:style w:type="character" w:styleId="afffffa">
    <w:name w:val="endnote reference"/>
    <w:basedOn w:val="a7"/>
    <w:rsid w:val="0095593F"/>
    <w:rPr>
      <w:vertAlign w:val="superscript"/>
    </w:rPr>
  </w:style>
  <w:style w:type="character" w:customStyle="1" w:styleId="afffffb">
    <w:name w:val="Гипертекстовая ссылка"/>
    <w:basedOn w:val="a7"/>
    <w:uiPriority w:val="99"/>
    <w:rsid w:val="0095593F"/>
    <w:rPr>
      <w:color w:val="106BBE"/>
    </w:rPr>
  </w:style>
  <w:style w:type="character" w:customStyle="1" w:styleId="FontStyle36">
    <w:name w:val="Font Style36"/>
    <w:uiPriority w:val="99"/>
    <w:rsid w:val="00982349"/>
    <w:rPr>
      <w:rFonts w:ascii="Times New Roman" w:hAnsi="Times New Roman" w:cs="Times New Roman"/>
      <w:sz w:val="26"/>
      <w:szCs w:val="26"/>
    </w:rPr>
  </w:style>
  <w:style w:type="character" w:styleId="afffffc">
    <w:name w:val="Unresolved Mention"/>
    <w:basedOn w:val="a7"/>
    <w:uiPriority w:val="99"/>
    <w:semiHidden/>
    <w:unhideWhenUsed/>
    <w:rsid w:val="008E50D8"/>
    <w:rPr>
      <w:color w:val="605E5C"/>
      <w:shd w:val="clear" w:color="auto" w:fill="E1DFDD"/>
    </w:rPr>
  </w:style>
  <w:style w:type="paragraph" w:customStyle="1" w:styleId="16">
    <w:name w:val="Гиперссылка1"/>
    <w:link w:val="afe"/>
    <w:uiPriority w:val="99"/>
    <w:qFormat/>
    <w:rsid w:val="005843CA"/>
    <w:pPr>
      <w:suppressAutoHyphens/>
    </w:pPr>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20724">
      <w:bodyDiv w:val="1"/>
      <w:marLeft w:val="0"/>
      <w:marRight w:val="0"/>
      <w:marTop w:val="0"/>
      <w:marBottom w:val="0"/>
      <w:divBdr>
        <w:top w:val="none" w:sz="0" w:space="0" w:color="auto"/>
        <w:left w:val="none" w:sz="0" w:space="0" w:color="auto"/>
        <w:bottom w:val="none" w:sz="0" w:space="0" w:color="auto"/>
        <w:right w:val="none" w:sz="0" w:space="0" w:color="auto"/>
      </w:divBdr>
    </w:div>
    <w:div w:id="88164157">
      <w:bodyDiv w:val="1"/>
      <w:marLeft w:val="0"/>
      <w:marRight w:val="0"/>
      <w:marTop w:val="0"/>
      <w:marBottom w:val="0"/>
      <w:divBdr>
        <w:top w:val="none" w:sz="0" w:space="0" w:color="auto"/>
        <w:left w:val="none" w:sz="0" w:space="0" w:color="auto"/>
        <w:bottom w:val="none" w:sz="0" w:space="0" w:color="auto"/>
        <w:right w:val="none" w:sz="0" w:space="0" w:color="auto"/>
      </w:divBdr>
    </w:div>
    <w:div w:id="160658050">
      <w:bodyDiv w:val="1"/>
      <w:marLeft w:val="0"/>
      <w:marRight w:val="0"/>
      <w:marTop w:val="0"/>
      <w:marBottom w:val="0"/>
      <w:divBdr>
        <w:top w:val="none" w:sz="0" w:space="0" w:color="auto"/>
        <w:left w:val="none" w:sz="0" w:space="0" w:color="auto"/>
        <w:bottom w:val="none" w:sz="0" w:space="0" w:color="auto"/>
        <w:right w:val="none" w:sz="0" w:space="0" w:color="auto"/>
      </w:divBdr>
    </w:div>
    <w:div w:id="306204314">
      <w:bodyDiv w:val="1"/>
      <w:marLeft w:val="0"/>
      <w:marRight w:val="0"/>
      <w:marTop w:val="0"/>
      <w:marBottom w:val="0"/>
      <w:divBdr>
        <w:top w:val="none" w:sz="0" w:space="0" w:color="auto"/>
        <w:left w:val="none" w:sz="0" w:space="0" w:color="auto"/>
        <w:bottom w:val="none" w:sz="0" w:space="0" w:color="auto"/>
        <w:right w:val="none" w:sz="0" w:space="0" w:color="auto"/>
      </w:divBdr>
    </w:div>
    <w:div w:id="306981742">
      <w:bodyDiv w:val="1"/>
      <w:marLeft w:val="0"/>
      <w:marRight w:val="0"/>
      <w:marTop w:val="0"/>
      <w:marBottom w:val="0"/>
      <w:divBdr>
        <w:top w:val="none" w:sz="0" w:space="0" w:color="auto"/>
        <w:left w:val="none" w:sz="0" w:space="0" w:color="auto"/>
        <w:bottom w:val="none" w:sz="0" w:space="0" w:color="auto"/>
        <w:right w:val="none" w:sz="0" w:space="0" w:color="auto"/>
      </w:divBdr>
    </w:div>
    <w:div w:id="342710749">
      <w:bodyDiv w:val="1"/>
      <w:marLeft w:val="0"/>
      <w:marRight w:val="0"/>
      <w:marTop w:val="0"/>
      <w:marBottom w:val="0"/>
      <w:divBdr>
        <w:top w:val="none" w:sz="0" w:space="0" w:color="auto"/>
        <w:left w:val="none" w:sz="0" w:space="0" w:color="auto"/>
        <w:bottom w:val="none" w:sz="0" w:space="0" w:color="auto"/>
        <w:right w:val="none" w:sz="0" w:space="0" w:color="auto"/>
      </w:divBdr>
    </w:div>
    <w:div w:id="369915286">
      <w:bodyDiv w:val="1"/>
      <w:marLeft w:val="0"/>
      <w:marRight w:val="0"/>
      <w:marTop w:val="0"/>
      <w:marBottom w:val="0"/>
      <w:divBdr>
        <w:top w:val="none" w:sz="0" w:space="0" w:color="auto"/>
        <w:left w:val="none" w:sz="0" w:space="0" w:color="auto"/>
        <w:bottom w:val="none" w:sz="0" w:space="0" w:color="auto"/>
        <w:right w:val="none" w:sz="0" w:space="0" w:color="auto"/>
      </w:divBdr>
    </w:div>
    <w:div w:id="386339741">
      <w:bodyDiv w:val="1"/>
      <w:marLeft w:val="0"/>
      <w:marRight w:val="0"/>
      <w:marTop w:val="0"/>
      <w:marBottom w:val="0"/>
      <w:divBdr>
        <w:top w:val="none" w:sz="0" w:space="0" w:color="auto"/>
        <w:left w:val="none" w:sz="0" w:space="0" w:color="auto"/>
        <w:bottom w:val="none" w:sz="0" w:space="0" w:color="auto"/>
        <w:right w:val="none" w:sz="0" w:space="0" w:color="auto"/>
      </w:divBdr>
    </w:div>
    <w:div w:id="418796457">
      <w:bodyDiv w:val="1"/>
      <w:marLeft w:val="0"/>
      <w:marRight w:val="0"/>
      <w:marTop w:val="0"/>
      <w:marBottom w:val="0"/>
      <w:divBdr>
        <w:top w:val="none" w:sz="0" w:space="0" w:color="auto"/>
        <w:left w:val="none" w:sz="0" w:space="0" w:color="auto"/>
        <w:bottom w:val="none" w:sz="0" w:space="0" w:color="auto"/>
        <w:right w:val="none" w:sz="0" w:space="0" w:color="auto"/>
      </w:divBdr>
    </w:div>
    <w:div w:id="429161989">
      <w:bodyDiv w:val="1"/>
      <w:marLeft w:val="0"/>
      <w:marRight w:val="0"/>
      <w:marTop w:val="0"/>
      <w:marBottom w:val="0"/>
      <w:divBdr>
        <w:top w:val="none" w:sz="0" w:space="0" w:color="auto"/>
        <w:left w:val="none" w:sz="0" w:space="0" w:color="auto"/>
        <w:bottom w:val="none" w:sz="0" w:space="0" w:color="auto"/>
        <w:right w:val="none" w:sz="0" w:space="0" w:color="auto"/>
      </w:divBdr>
    </w:div>
    <w:div w:id="515996350">
      <w:bodyDiv w:val="1"/>
      <w:marLeft w:val="0"/>
      <w:marRight w:val="0"/>
      <w:marTop w:val="0"/>
      <w:marBottom w:val="0"/>
      <w:divBdr>
        <w:top w:val="none" w:sz="0" w:space="0" w:color="auto"/>
        <w:left w:val="none" w:sz="0" w:space="0" w:color="auto"/>
        <w:bottom w:val="none" w:sz="0" w:space="0" w:color="auto"/>
        <w:right w:val="none" w:sz="0" w:space="0" w:color="auto"/>
      </w:divBdr>
    </w:div>
    <w:div w:id="544559107">
      <w:bodyDiv w:val="1"/>
      <w:marLeft w:val="0"/>
      <w:marRight w:val="0"/>
      <w:marTop w:val="0"/>
      <w:marBottom w:val="0"/>
      <w:divBdr>
        <w:top w:val="none" w:sz="0" w:space="0" w:color="auto"/>
        <w:left w:val="none" w:sz="0" w:space="0" w:color="auto"/>
        <w:bottom w:val="none" w:sz="0" w:space="0" w:color="auto"/>
        <w:right w:val="none" w:sz="0" w:space="0" w:color="auto"/>
      </w:divBdr>
    </w:div>
    <w:div w:id="695958802">
      <w:bodyDiv w:val="1"/>
      <w:marLeft w:val="0"/>
      <w:marRight w:val="0"/>
      <w:marTop w:val="0"/>
      <w:marBottom w:val="0"/>
      <w:divBdr>
        <w:top w:val="none" w:sz="0" w:space="0" w:color="auto"/>
        <w:left w:val="none" w:sz="0" w:space="0" w:color="auto"/>
        <w:bottom w:val="none" w:sz="0" w:space="0" w:color="auto"/>
        <w:right w:val="none" w:sz="0" w:space="0" w:color="auto"/>
      </w:divBdr>
    </w:div>
    <w:div w:id="732504783">
      <w:bodyDiv w:val="1"/>
      <w:marLeft w:val="0"/>
      <w:marRight w:val="0"/>
      <w:marTop w:val="0"/>
      <w:marBottom w:val="0"/>
      <w:divBdr>
        <w:top w:val="none" w:sz="0" w:space="0" w:color="auto"/>
        <w:left w:val="none" w:sz="0" w:space="0" w:color="auto"/>
        <w:bottom w:val="none" w:sz="0" w:space="0" w:color="auto"/>
        <w:right w:val="none" w:sz="0" w:space="0" w:color="auto"/>
      </w:divBdr>
    </w:div>
    <w:div w:id="735709837">
      <w:bodyDiv w:val="1"/>
      <w:marLeft w:val="0"/>
      <w:marRight w:val="0"/>
      <w:marTop w:val="0"/>
      <w:marBottom w:val="0"/>
      <w:divBdr>
        <w:top w:val="none" w:sz="0" w:space="0" w:color="auto"/>
        <w:left w:val="none" w:sz="0" w:space="0" w:color="auto"/>
        <w:bottom w:val="none" w:sz="0" w:space="0" w:color="auto"/>
        <w:right w:val="none" w:sz="0" w:space="0" w:color="auto"/>
      </w:divBdr>
    </w:div>
    <w:div w:id="814182151">
      <w:bodyDiv w:val="1"/>
      <w:marLeft w:val="0"/>
      <w:marRight w:val="0"/>
      <w:marTop w:val="0"/>
      <w:marBottom w:val="0"/>
      <w:divBdr>
        <w:top w:val="none" w:sz="0" w:space="0" w:color="auto"/>
        <w:left w:val="none" w:sz="0" w:space="0" w:color="auto"/>
        <w:bottom w:val="none" w:sz="0" w:space="0" w:color="auto"/>
        <w:right w:val="none" w:sz="0" w:space="0" w:color="auto"/>
      </w:divBdr>
    </w:div>
    <w:div w:id="816801776">
      <w:bodyDiv w:val="1"/>
      <w:marLeft w:val="0"/>
      <w:marRight w:val="0"/>
      <w:marTop w:val="0"/>
      <w:marBottom w:val="0"/>
      <w:divBdr>
        <w:top w:val="none" w:sz="0" w:space="0" w:color="auto"/>
        <w:left w:val="none" w:sz="0" w:space="0" w:color="auto"/>
        <w:bottom w:val="none" w:sz="0" w:space="0" w:color="auto"/>
        <w:right w:val="none" w:sz="0" w:space="0" w:color="auto"/>
      </w:divBdr>
    </w:div>
    <w:div w:id="976648510">
      <w:bodyDiv w:val="1"/>
      <w:marLeft w:val="0"/>
      <w:marRight w:val="0"/>
      <w:marTop w:val="0"/>
      <w:marBottom w:val="0"/>
      <w:divBdr>
        <w:top w:val="none" w:sz="0" w:space="0" w:color="auto"/>
        <w:left w:val="none" w:sz="0" w:space="0" w:color="auto"/>
        <w:bottom w:val="none" w:sz="0" w:space="0" w:color="auto"/>
        <w:right w:val="none" w:sz="0" w:space="0" w:color="auto"/>
      </w:divBdr>
    </w:div>
    <w:div w:id="1154642054">
      <w:bodyDiv w:val="1"/>
      <w:marLeft w:val="0"/>
      <w:marRight w:val="0"/>
      <w:marTop w:val="0"/>
      <w:marBottom w:val="0"/>
      <w:divBdr>
        <w:top w:val="none" w:sz="0" w:space="0" w:color="auto"/>
        <w:left w:val="none" w:sz="0" w:space="0" w:color="auto"/>
        <w:bottom w:val="none" w:sz="0" w:space="0" w:color="auto"/>
        <w:right w:val="none" w:sz="0" w:space="0" w:color="auto"/>
      </w:divBdr>
    </w:div>
    <w:div w:id="1216627169">
      <w:bodyDiv w:val="1"/>
      <w:marLeft w:val="0"/>
      <w:marRight w:val="0"/>
      <w:marTop w:val="0"/>
      <w:marBottom w:val="0"/>
      <w:divBdr>
        <w:top w:val="none" w:sz="0" w:space="0" w:color="auto"/>
        <w:left w:val="none" w:sz="0" w:space="0" w:color="auto"/>
        <w:bottom w:val="none" w:sz="0" w:space="0" w:color="auto"/>
        <w:right w:val="none" w:sz="0" w:space="0" w:color="auto"/>
      </w:divBdr>
    </w:div>
    <w:div w:id="1296642998">
      <w:bodyDiv w:val="1"/>
      <w:marLeft w:val="0"/>
      <w:marRight w:val="0"/>
      <w:marTop w:val="0"/>
      <w:marBottom w:val="0"/>
      <w:divBdr>
        <w:top w:val="none" w:sz="0" w:space="0" w:color="auto"/>
        <w:left w:val="none" w:sz="0" w:space="0" w:color="auto"/>
        <w:bottom w:val="none" w:sz="0" w:space="0" w:color="auto"/>
        <w:right w:val="none" w:sz="0" w:space="0" w:color="auto"/>
      </w:divBdr>
    </w:div>
    <w:div w:id="1377509007">
      <w:bodyDiv w:val="1"/>
      <w:marLeft w:val="0"/>
      <w:marRight w:val="0"/>
      <w:marTop w:val="0"/>
      <w:marBottom w:val="0"/>
      <w:divBdr>
        <w:top w:val="none" w:sz="0" w:space="0" w:color="auto"/>
        <w:left w:val="none" w:sz="0" w:space="0" w:color="auto"/>
        <w:bottom w:val="none" w:sz="0" w:space="0" w:color="auto"/>
        <w:right w:val="none" w:sz="0" w:space="0" w:color="auto"/>
      </w:divBdr>
    </w:div>
    <w:div w:id="1491605279">
      <w:bodyDiv w:val="1"/>
      <w:marLeft w:val="0"/>
      <w:marRight w:val="0"/>
      <w:marTop w:val="0"/>
      <w:marBottom w:val="0"/>
      <w:divBdr>
        <w:top w:val="none" w:sz="0" w:space="0" w:color="auto"/>
        <w:left w:val="none" w:sz="0" w:space="0" w:color="auto"/>
        <w:bottom w:val="none" w:sz="0" w:space="0" w:color="auto"/>
        <w:right w:val="none" w:sz="0" w:space="0" w:color="auto"/>
      </w:divBdr>
    </w:div>
    <w:div w:id="1515807032">
      <w:bodyDiv w:val="1"/>
      <w:marLeft w:val="0"/>
      <w:marRight w:val="0"/>
      <w:marTop w:val="0"/>
      <w:marBottom w:val="0"/>
      <w:divBdr>
        <w:top w:val="none" w:sz="0" w:space="0" w:color="auto"/>
        <w:left w:val="none" w:sz="0" w:space="0" w:color="auto"/>
        <w:bottom w:val="none" w:sz="0" w:space="0" w:color="auto"/>
        <w:right w:val="none" w:sz="0" w:space="0" w:color="auto"/>
      </w:divBdr>
    </w:div>
    <w:div w:id="1550603506">
      <w:bodyDiv w:val="1"/>
      <w:marLeft w:val="0"/>
      <w:marRight w:val="0"/>
      <w:marTop w:val="0"/>
      <w:marBottom w:val="0"/>
      <w:divBdr>
        <w:top w:val="none" w:sz="0" w:space="0" w:color="auto"/>
        <w:left w:val="none" w:sz="0" w:space="0" w:color="auto"/>
        <w:bottom w:val="none" w:sz="0" w:space="0" w:color="auto"/>
        <w:right w:val="none" w:sz="0" w:space="0" w:color="auto"/>
      </w:divBdr>
    </w:div>
    <w:div w:id="1600991441">
      <w:bodyDiv w:val="1"/>
      <w:marLeft w:val="0"/>
      <w:marRight w:val="0"/>
      <w:marTop w:val="0"/>
      <w:marBottom w:val="0"/>
      <w:divBdr>
        <w:top w:val="none" w:sz="0" w:space="0" w:color="auto"/>
        <w:left w:val="none" w:sz="0" w:space="0" w:color="auto"/>
        <w:bottom w:val="none" w:sz="0" w:space="0" w:color="auto"/>
        <w:right w:val="none" w:sz="0" w:space="0" w:color="auto"/>
      </w:divBdr>
    </w:div>
    <w:div w:id="1603756867">
      <w:bodyDiv w:val="1"/>
      <w:marLeft w:val="0"/>
      <w:marRight w:val="0"/>
      <w:marTop w:val="0"/>
      <w:marBottom w:val="0"/>
      <w:divBdr>
        <w:top w:val="none" w:sz="0" w:space="0" w:color="auto"/>
        <w:left w:val="none" w:sz="0" w:space="0" w:color="auto"/>
        <w:bottom w:val="none" w:sz="0" w:space="0" w:color="auto"/>
        <w:right w:val="none" w:sz="0" w:space="0" w:color="auto"/>
      </w:divBdr>
    </w:div>
    <w:div w:id="1609922790">
      <w:bodyDiv w:val="1"/>
      <w:marLeft w:val="0"/>
      <w:marRight w:val="0"/>
      <w:marTop w:val="0"/>
      <w:marBottom w:val="0"/>
      <w:divBdr>
        <w:top w:val="none" w:sz="0" w:space="0" w:color="auto"/>
        <w:left w:val="none" w:sz="0" w:space="0" w:color="auto"/>
        <w:bottom w:val="none" w:sz="0" w:space="0" w:color="auto"/>
        <w:right w:val="none" w:sz="0" w:space="0" w:color="auto"/>
      </w:divBdr>
    </w:div>
    <w:div w:id="1692879089">
      <w:bodyDiv w:val="1"/>
      <w:marLeft w:val="0"/>
      <w:marRight w:val="0"/>
      <w:marTop w:val="0"/>
      <w:marBottom w:val="0"/>
      <w:divBdr>
        <w:top w:val="none" w:sz="0" w:space="0" w:color="auto"/>
        <w:left w:val="none" w:sz="0" w:space="0" w:color="auto"/>
        <w:bottom w:val="none" w:sz="0" w:space="0" w:color="auto"/>
        <w:right w:val="none" w:sz="0" w:space="0" w:color="auto"/>
      </w:divBdr>
    </w:div>
    <w:div w:id="1762605924">
      <w:bodyDiv w:val="1"/>
      <w:marLeft w:val="0"/>
      <w:marRight w:val="0"/>
      <w:marTop w:val="0"/>
      <w:marBottom w:val="0"/>
      <w:divBdr>
        <w:top w:val="none" w:sz="0" w:space="0" w:color="auto"/>
        <w:left w:val="none" w:sz="0" w:space="0" w:color="auto"/>
        <w:bottom w:val="none" w:sz="0" w:space="0" w:color="auto"/>
        <w:right w:val="none" w:sz="0" w:space="0" w:color="auto"/>
      </w:divBdr>
    </w:div>
    <w:div w:id="1843664349">
      <w:bodyDiv w:val="1"/>
      <w:marLeft w:val="0"/>
      <w:marRight w:val="0"/>
      <w:marTop w:val="0"/>
      <w:marBottom w:val="0"/>
      <w:divBdr>
        <w:top w:val="none" w:sz="0" w:space="0" w:color="auto"/>
        <w:left w:val="none" w:sz="0" w:space="0" w:color="auto"/>
        <w:bottom w:val="none" w:sz="0" w:space="0" w:color="auto"/>
        <w:right w:val="none" w:sz="0" w:space="0" w:color="auto"/>
      </w:divBdr>
    </w:div>
    <w:div w:id="1869178016">
      <w:bodyDiv w:val="1"/>
      <w:marLeft w:val="0"/>
      <w:marRight w:val="0"/>
      <w:marTop w:val="0"/>
      <w:marBottom w:val="0"/>
      <w:divBdr>
        <w:top w:val="none" w:sz="0" w:space="0" w:color="auto"/>
        <w:left w:val="none" w:sz="0" w:space="0" w:color="auto"/>
        <w:bottom w:val="none" w:sz="0" w:space="0" w:color="auto"/>
        <w:right w:val="none" w:sz="0" w:space="0" w:color="auto"/>
      </w:divBdr>
    </w:div>
    <w:div w:id="2079398270">
      <w:bodyDiv w:val="1"/>
      <w:marLeft w:val="0"/>
      <w:marRight w:val="0"/>
      <w:marTop w:val="0"/>
      <w:marBottom w:val="0"/>
      <w:divBdr>
        <w:top w:val="none" w:sz="0" w:space="0" w:color="auto"/>
        <w:left w:val="none" w:sz="0" w:space="0" w:color="auto"/>
        <w:bottom w:val="none" w:sz="0" w:space="0" w:color="auto"/>
        <w:right w:val="none" w:sz="0" w:space="0" w:color="auto"/>
      </w:divBdr>
    </w:div>
    <w:div w:id="2114470966">
      <w:bodyDiv w:val="1"/>
      <w:marLeft w:val="0"/>
      <w:marRight w:val="0"/>
      <w:marTop w:val="0"/>
      <w:marBottom w:val="0"/>
      <w:divBdr>
        <w:top w:val="none" w:sz="0" w:space="0" w:color="auto"/>
        <w:left w:val="none" w:sz="0" w:space="0" w:color="auto"/>
        <w:bottom w:val="none" w:sz="0" w:space="0" w:color="auto"/>
        <w:right w:val="none" w:sz="0" w:space="0" w:color="auto"/>
      </w:divBdr>
    </w:div>
    <w:div w:id="213223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VyLenchenko@rosatom.ru" TargetMode="External"/><Relationship Id="rId18" Type="http://schemas.openxmlformats.org/officeDocument/2006/relationships/image" Target="media/image1.w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oleObject" Target="embeddings/oleObject2.bin"/><Relationship Id="rId7" Type="http://schemas.openxmlformats.org/officeDocument/2006/relationships/settings" Target="settings.xml"/><Relationship Id="rId12" Type="http://schemas.openxmlformats.org/officeDocument/2006/relationships/hyperlink" Target="mailto:OVSkachkova@rosatom.ru" TargetMode="External"/><Relationship Id="rId17" Type="http://schemas.openxmlformats.org/officeDocument/2006/relationships/hyperlink" Target="mailto:arbitration@rosatom.ru" TargetMode="External"/><Relationship Id="rId25" Type="http://schemas.openxmlformats.org/officeDocument/2006/relationships/oleObject" Target="embeddings/oleObject4.bin"/><Relationship Id="rId2" Type="http://schemas.openxmlformats.org/officeDocument/2006/relationships/customXml" Target="../customXml/item2.xml"/><Relationship Id="rId16" Type="http://schemas.openxmlformats.org/officeDocument/2006/relationships/hyperlink" Target="https://zakupki.rosatom.ru/?link=brif" TargetMode="External"/><Relationship Id="rId20" Type="http://schemas.openxmlformats.org/officeDocument/2006/relationships/image" Target="media/image2.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4.wmf"/><Relationship Id="rId5" Type="http://schemas.openxmlformats.org/officeDocument/2006/relationships/numbering" Target="numbering.xml"/><Relationship Id="rId15" Type="http://schemas.openxmlformats.org/officeDocument/2006/relationships/hyperlink" Target="http://zakupki.rosatom.ru" TargetMode="External"/><Relationship Id="rId23" Type="http://schemas.openxmlformats.org/officeDocument/2006/relationships/oleObject" Target="embeddings/oleObject3.bin"/><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zakupki.rosatom.ru/?link=brif" TargetMode="External"/><Relationship Id="rId22" Type="http://schemas.openxmlformats.org/officeDocument/2006/relationships/image" Target="media/image3.wmf"/><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97CE5B-3D07-467C-986C-C33ED8C134D0}">
  <ds:schemaRefs>
    <ds:schemaRef ds:uri="http://schemas.openxmlformats.org/officeDocument/2006/bibliography"/>
  </ds:schemaRefs>
</ds:datastoreItem>
</file>

<file path=customXml/itemProps2.xml><?xml version="1.0" encoding="utf-8"?>
<ds:datastoreItem xmlns:ds="http://schemas.openxmlformats.org/officeDocument/2006/customXml" ds:itemID="{A91DF476-2B83-4769-9FB0-B07F64BBE326}">
  <ds:schemaRefs>
    <ds:schemaRef ds:uri="http://schemas.openxmlformats.org/officeDocument/2006/bibliography"/>
  </ds:schemaRefs>
</ds:datastoreItem>
</file>

<file path=customXml/itemProps3.xml><?xml version="1.0" encoding="utf-8"?>
<ds:datastoreItem xmlns:ds="http://schemas.openxmlformats.org/officeDocument/2006/customXml" ds:itemID="{B1DF951F-7991-41F2-910A-2D0EBD7E8C3F}">
  <ds:schemaRefs>
    <ds:schemaRef ds:uri="http://schemas.openxmlformats.org/officeDocument/2006/bibliography"/>
  </ds:schemaRefs>
</ds:datastoreItem>
</file>

<file path=customXml/itemProps4.xml><?xml version="1.0" encoding="utf-8"?>
<ds:datastoreItem xmlns:ds="http://schemas.openxmlformats.org/officeDocument/2006/customXml" ds:itemID="{8AF66DD6-0EA1-499C-91BB-C7CB5A276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1499</TotalTime>
  <Pages>37</Pages>
  <Words>9828</Words>
  <Characters>56020</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Вершинина Полина Анатольевна</dc:creator>
  <cp:lastModifiedBy>Ленченко Ирина Вячеславовна</cp:lastModifiedBy>
  <cp:revision>163</cp:revision>
  <dcterms:created xsi:type="dcterms:W3CDTF">2025-11-21T09:48:00Z</dcterms:created>
  <dcterms:modified xsi:type="dcterms:W3CDTF">2026-08-11T11:08:00Z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Коды подразделения">
    <vt:lpwstr>041;#042;#999</vt:lpwstr>
  </property>
  <property fmtid="{D5CDD505-2E9C-101B-9397-08002B2CF9AE}" pid="3" name="Для работы в незащищённых ИС">
    <vt:lpwstr>false</vt:lpwstr>
  </property>
</Properties>
</file>