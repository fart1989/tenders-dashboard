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95FD10" w14:textId="77777777" w:rsidR="000E2DE1" w:rsidRPr="00393F06" w:rsidRDefault="00D00CA5" w:rsidP="00683AAE">
      <w:pPr>
        <w:pStyle w:val="af9"/>
        <w:contextualSpacing/>
        <w:jc w:val="right"/>
        <w:rPr>
          <w:snapToGrid w:val="0"/>
        </w:rPr>
      </w:pPr>
      <w:r w:rsidRPr="00393F06">
        <w:rPr>
          <w:snapToGrid w:val="0"/>
          <w:sz w:val="20"/>
          <w:lang w:val="en-US"/>
        </w:rPr>
        <w:tab/>
      </w:r>
    </w:p>
    <w:p w14:paraId="511A4BB8" w14:textId="77777777" w:rsidR="00CF76FD" w:rsidRPr="00393F06" w:rsidRDefault="00CF76FD" w:rsidP="00393F06">
      <w:pPr>
        <w:pStyle w:val="a"/>
        <w:numPr>
          <w:ilvl w:val="0"/>
          <w:numId w:val="0"/>
        </w:numPr>
        <w:ind w:left="567"/>
      </w:pPr>
      <w:r w:rsidRPr="00393F06">
        <w:t xml:space="preserve">ДОГОВОР </w:t>
      </w:r>
      <w:r w:rsidR="00DF3BA0" w:rsidRPr="00393F06">
        <w:t>ПО</w:t>
      </w:r>
      <w:r w:rsidR="006845A6" w:rsidRPr="00393F06">
        <w:t>СТАВКИ</w:t>
      </w:r>
      <w:r w:rsidR="000E2DE1" w:rsidRPr="00393F06">
        <w:t xml:space="preserve"> </w:t>
      </w:r>
      <w:r w:rsidRPr="00393F06">
        <w:t xml:space="preserve">№ </w:t>
      </w:r>
      <w:r w:rsidR="000E2DE1" w:rsidRPr="00393F06">
        <w:t>_____________</w:t>
      </w:r>
    </w:p>
    <w:p w14:paraId="78D7A3E3" w14:textId="77777777" w:rsidR="00CF76FD" w:rsidRPr="00393F06" w:rsidRDefault="00CF76FD" w:rsidP="00393F06">
      <w:pPr>
        <w:contextualSpacing/>
        <w:rPr>
          <w:snapToGrid w:val="0"/>
        </w:rPr>
      </w:pPr>
    </w:p>
    <w:p w14:paraId="03B737B3" w14:textId="77777777" w:rsidR="00EE5DEB" w:rsidRPr="00393F06" w:rsidRDefault="00EE5DEB" w:rsidP="00393F06">
      <w:pPr>
        <w:tabs>
          <w:tab w:val="left" w:pos="6905"/>
          <w:tab w:val="left" w:pos="7396"/>
        </w:tabs>
        <w:contextualSpacing/>
        <w:jc w:val="left"/>
      </w:pPr>
    </w:p>
    <w:p w14:paraId="26E087CD" w14:textId="77777777" w:rsidR="00CF76FD" w:rsidRPr="00393F06" w:rsidRDefault="00CF76FD" w:rsidP="00393F06">
      <w:pPr>
        <w:contextualSpacing/>
      </w:pPr>
      <w:bookmarkStart w:id="0" w:name="OLE_LINK1"/>
      <w:bookmarkStart w:id="1" w:name="OLE_LINK2"/>
    </w:p>
    <w:p w14:paraId="0EC678AD" w14:textId="77777777" w:rsidR="00CF76FD" w:rsidRPr="00393F06" w:rsidRDefault="00CF76FD" w:rsidP="00393F06">
      <w:pPr>
        <w:contextualSpacing/>
      </w:pPr>
      <w:r w:rsidRPr="00393F06">
        <w:rPr>
          <w:b/>
        </w:rPr>
        <w:t>Публичное акционерное общество «</w:t>
      </w:r>
      <w:r w:rsidR="00AC7996" w:rsidRPr="00393F06">
        <w:rPr>
          <w:b/>
        </w:rPr>
        <w:t>ЭЛ5-ЭНЕРГО</w:t>
      </w:r>
      <w:r w:rsidRPr="00393F06">
        <w:rPr>
          <w:b/>
        </w:rPr>
        <w:t>»</w:t>
      </w:r>
      <w:r w:rsidRPr="00393F06">
        <w:t xml:space="preserve"> (ПАО «</w:t>
      </w:r>
      <w:r w:rsidR="00AC7996" w:rsidRPr="00393F06">
        <w:t>ЭЛ5-ЭНЕРГО</w:t>
      </w:r>
      <w:r w:rsidRPr="00393F06">
        <w:t>»), именуемое в дальнейшем «Покупатель</w:t>
      </w:r>
      <w:r w:rsidR="000E2DE1" w:rsidRPr="00393F06">
        <w:t xml:space="preserve">», в лице </w:t>
      </w:r>
      <w:r w:rsidR="00884AF0" w:rsidRPr="00393F06">
        <w:t>______________________________</w:t>
      </w:r>
      <w:r w:rsidRPr="00393F06">
        <w:t xml:space="preserve">, действующего на основании Доверенности № </w:t>
      </w:r>
      <w:r w:rsidR="00884AF0" w:rsidRPr="00393F06">
        <w:t>________________</w:t>
      </w:r>
      <w:r w:rsidRPr="00393F06">
        <w:t>, с одной стороны, и</w:t>
      </w:r>
    </w:p>
    <w:p w14:paraId="6F1036F9" w14:textId="77777777" w:rsidR="000E2DE1" w:rsidRPr="00393F06" w:rsidRDefault="000E2DE1" w:rsidP="00393F06">
      <w:pPr>
        <w:contextualSpacing/>
      </w:pPr>
    </w:p>
    <w:p w14:paraId="5C19DC27" w14:textId="77777777" w:rsidR="000E2DE1" w:rsidRPr="00393F06" w:rsidRDefault="000E2DE1" w:rsidP="00393F06">
      <w:pPr>
        <w:contextualSpacing/>
        <w:rPr>
          <w:color w:val="000000"/>
        </w:rPr>
      </w:pPr>
      <w:r w:rsidRPr="00393F06">
        <w:rPr>
          <w:b/>
        </w:rPr>
        <w:t xml:space="preserve">Общество с </w:t>
      </w:r>
      <w:r w:rsidR="006E4DF1" w:rsidRPr="00393F06">
        <w:rPr>
          <w:b/>
        </w:rPr>
        <w:t xml:space="preserve">ограниченной ответственностью </w:t>
      </w:r>
      <w:r w:rsidR="004A383C" w:rsidRPr="00393F06">
        <w:rPr>
          <w:b/>
        </w:rPr>
        <w:t>/ А</w:t>
      </w:r>
      <w:r w:rsidR="00F246FA" w:rsidRPr="00393F06">
        <w:rPr>
          <w:b/>
        </w:rPr>
        <w:t>кционерное общество</w:t>
      </w:r>
      <w:r w:rsidRPr="00393F06">
        <w:rPr>
          <w:b/>
        </w:rPr>
        <w:t xml:space="preserve"> «_________________________________»</w:t>
      </w:r>
      <w:r w:rsidRPr="00393F06">
        <w:t xml:space="preserve"> </w:t>
      </w:r>
      <w:r w:rsidRPr="00393F06">
        <w:rPr>
          <w:color w:val="000000"/>
        </w:rPr>
        <w:t>(ООО «________________»), именуемое в дальнейшем «По</w:t>
      </w:r>
      <w:r w:rsidR="009D08DC" w:rsidRPr="00393F06">
        <w:rPr>
          <w:color w:val="000000"/>
        </w:rPr>
        <w:t>ставщик</w:t>
      </w:r>
      <w:r w:rsidRPr="00393F06">
        <w:rPr>
          <w:color w:val="000000"/>
        </w:rPr>
        <w:t xml:space="preserve">», в лице __________________________, действующего на основании </w:t>
      </w:r>
      <w:r w:rsidR="005F7189" w:rsidRPr="00393F06">
        <w:rPr>
          <w:color w:val="000000"/>
        </w:rPr>
        <w:t>______________</w:t>
      </w:r>
      <w:r w:rsidRPr="00393F06">
        <w:rPr>
          <w:color w:val="000000"/>
        </w:rPr>
        <w:t xml:space="preserve">, с другой стороны, совместно именуемые «Стороны», заключили настоящий </w:t>
      </w:r>
      <w:r w:rsidR="004922B9" w:rsidRPr="00393F06">
        <w:rPr>
          <w:color w:val="000000"/>
        </w:rPr>
        <w:t>Д</w:t>
      </w:r>
      <w:r w:rsidRPr="00393F06">
        <w:rPr>
          <w:color w:val="000000"/>
        </w:rPr>
        <w:t xml:space="preserve">оговор </w:t>
      </w:r>
      <w:r w:rsidR="004922B9" w:rsidRPr="00393F06">
        <w:rPr>
          <w:color w:val="000000"/>
        </w:rPr>
        <w:t>по</w:t>
      </w:r>
      <w:r w:rsidR="00E352D2" w:rsidRPr="00393F06">
        <w:rPr>
          <w:color w:val="000000"/>
        </w:rPr>
        <w:t xml:space="preserve">ставки </w:t>
      </w:r>
      <w:r w:rsidR="004922B9" w:rsidRPr="00393F06">
        <w:rPr>
          <w:color w:val="000000"/>
        </w:rPr>
        <w:t xml:space="preserve">(далее – договор, Договор) </w:t>
      </w:r>
      <w:r w:rsidRPr="00393F06">
        <w:rPr>
          <w:color w:val="000000"/>
        </w:rPr>
        <w:t>о нижеследующем:</w:t>
      </w:r>
    </w:p>
    <w:p w14:paraId="671F9B02" w14:textId="77777777" w:rsidR="000E2DE1" w:rsidRPr="00393F06" w:rsidRDefault="000E2DE1" w:rsidP="00393F06">
      <w:pPr>
        <w:pStyle w:val="1"/>
        <w:numPr>
          <w:ilvl w:val="0"/>
          <w:numId w:val="15"/>
        </w:numPr>
        <w:spacing w:before="120" w:after="120"/>
        <w:contextualSpacing/>
        <w:jc w:val="center"/>
        <w:rPr>
          <w:sz w:val="20"/>
        </w:rPr>
      </w:pPr>
      <w:r w:rsidRPr="00393F06">
        <w:rPr>
          <w:sz w:val="20"/>
        </w:rPr>
        <w:t>ПРЕДМЕТ ДОГОВОРА</w:t>
      </w:r>
    </w:p>
    <w:p w14:paraId="428A8992" w14:textId="52D72873" w:rsidR="006845A6" w:rsidRPr="00683AAE" w:rsidRDefault="006845A6" w:rsidP="00683AAE">
      <w:pPr>
        <w:pStyle w:val="2"/>
        <w:numPr>
          <w:ilvl w:val="1"/>
          <w:numId w:val="15"/>
        </w:numPr>
        <w:jc w:val="both"/>
        <w:rPr>
          <w:bCs/>
          <w:iCs/>
          <w:highlight w:val="yellow"/>
        </w:rPr>
      </w:pPr>
      <w:r w:rsidRPr="00393F06">
        <w:rPr>
          <w:b w:val="0"/>
          <w:bCs/>
        </w:rPr>
        <w:t xml:space="preserve">Поставщик обязуется </w:t>
      </w:r>
      <w:r w:rsidR="00FC3565" w:rsidRPr="00393F06">
        <w:rPr>
          <w:b w:val="0"/>
          <w:bCs/>
        </w:rPr>
        <w:t>поставить, а Покупатель</w:t>
      </w:r>
      <w:r w:rsidRPr="00393F06">
        <w:rPr>
          <w:b w:val="0"/>
          <w:bCs/>
        </w:rPr>
        <w:t xml:space="preserve"> принять и оплатить</w:t>
      </w:r>
      <w:r w:rsidR="000D3729" w:rsidRPr="00393F06">
        <w:rPr>
          <w:b w:val="0"/>
          <w:bCs/>
        </w:rPr>
        <w:t xml:space="preserve"> </w:t>
      </w:r>
      <w:r w:rsidR="00816823" w:rsidRPr="00683AAE">
        <w:rPr>
          <w:b w:val="0"/>
          <w:bCs/>
          <w:highlight w:val="yellow"/>
        </w:rPr>
        <w:t>отвод крутоизогнутый 325х32</w:t>
      </w:r>
      <w:r w:rsidR="00816823" w:rsidRPr="00683AAE">
        <w:rPr>
          <w:b w:val="0"/>
          <w:bCs/>
          <w:iCs/>
          <w:highlight w:val="yellow"/>
        </w:rPr>
        <w:t xml:space="preserve"> </w:t>
      </w:r>
      <w:r w:rsidR="00816823" w:rsidRPr="00816823">
        <w:rPr>
          <w:b w:val="0"/>
          <w:bCs/>
          <w:highlight w:val="yellow"/>
        </w:rPr>
        <w:t>для нужд</w:t>
      </w:r>
      <w:r w:rsidR="00816823" w:rsidRPr="004A3B9B">
        <w:rPr>
          <w:b w:val="0"/>
          <w:bCs/>
          <w:highlight w:val="yellow"/>
        </w:rPr>
        <w:t xml:space="preserve"> филиала «Невинномысская ГРЭС» ПАО «ЭЛ5-Энерго» в 2026 г</w:t>
      </w:r>
      <w:r w:rsidR="00816823" w:rsidRPr="00683AAE" w:rsidDel="00816823">
        <w:rPr>
          <w:b w:val="0"/>
          <w:bCs/>
          <w:highlight w:val="yellow"/>
        </w:rPr>
        <w:t xml:space="preserve"> </w:t>
      </w:r>
      <w:r w:rsidRPr="00816823">
        <w:rPr>
          <w:b w:val="0"/>
          <w:bCs/>
        </w:rPr>
        <w:t xml:space="preserve"> </w:t>
      </w:r>
      <w:r w:rsidR="000D3729" w:rsidRPr="00816823">
        <w:rPr>
          <w:b w:val="0"/>
          <w:bCs/>
        </w:rPr>
        <w:t xml:space="preserve">(далее – </w:t>
      </w:r>
      <w:r w:rsidRPr="00816823">
        <w:rPr>
          <w:b w:val="0"/>
          <w:bCs/>
        </w:rPr>
        <w:t>продукци</w:t>
      </w:r>
      <w:r w:rsidR="000D3729" w:rsidRPr="00816823">
        <w:rPr>
          <w:b w:val="0"/>
          <w:bCs/>
        </w:rPr>
        <w:t>я</w:t>
      </w:r>
      <w:del w:id="2" w:author="Аникин Александр Николаевич (ЦОф)" w:date="2026-09-02T14:45:00Z">
        <w:r w:rsidR="00D80988" w:rsidRPr="00816823" w:rsidDel="00533901">
          <w:rPr>
            <w:b w:val="0"/>
            <w:bCs/>
          </w:rPr>
          <w:delText>, Продукция</w:delText>
        </w:r>
      </w:del>
      <w:bookmarkStart w:id="3" w:name="_GoBack"/>
      <w:bookmarkEnd w:id="3"/>
      <w:r w:rsidR="000D3729" w:rsidRPr="00816823">
        <w:rPr>
          <w:b w:val="0"/>
          <w:bCs/>
        </w:rPr>
        <w:t>)</w:t>
      </w:r>
      <w:r w:rsidRPr="00816823">
        <w:rPr>
          <w:b w:val="0"/>
          <w:bCs/>
        </w:rPr>
        <w:t xml:space="preserve"> в порядке и на условиях, предусмотренных настоящим Договором. </w:t>
      </w:r>
    </w:p>
    <w:p w14:paraId="57CC8AD1" w14:textId="112EAE8A" w:rsidR="006845A6" w:rsidRPr="00393F06" w:rsidRDefault="006845A6" w:rsidP="00393F06">
      <w:pPr>
        <w:pStyle w:val="2"/>
        <w:numPr>
          <w:ilvl w:val="1"/>
          <w:numId w:val="15"/>
        </w:numPr>
        <w:contextualSpacing/>
        <w:jc w:val="both"/>
        <w:rPr>
          <w:b w:val="0"/>
          <w:bCs/>
        </w:rPr>
      </w:pPr>
      <w:r w:rsidRPr="00393F06">
        <w:rPr>
          <w:b w:val="0"/>
          <w:bCs/>
        </w:rPr>
        <w:t>Наименование, номенклатура (ассортимент), количество,  а также стандарты</w:t>
      </w:r>
      <w:r w:rsidR="00FC3565" w:rsidRPr="00393F06">
        <w:rPr>
          <w:b w:val="0"/>
          <w:bCs/>
        </w:rPr>
        <w:t xml:space="preserve"> и требования</w:t>
      </w:r>
      <w:r w:rsidRPr="00393F06">
        <w:rPr>
          <w:b w:val="0"/>
          <w:bCs/>
        </w:rPr>
        <w:t>, которым должна соответствовать продукция, определяются Спецификацией, которая подписывается обеими сторонами и является неотъемлемой частью настоящего Договора</w:t>
      </w:r>
      <w:r w:rsidR="00EA70D2">
        <w:rPr>
          <w:b w:val="0"/>
          <w:bCs/>
        </w:rPr>
        <w:t xml:space="preserve"> (Приложение №1 к настоящему Договору)</w:t>
      </w:r>
      <w:r w:rsidRPr="00393F06">
        <w:rPr>
          <w:b w:val="0"/>
          <w:bCs/>
        </w:rPr>
        <w:t>.</w:t>
      </w:r>
    </w:p>
    <w:p w14:paraId="5CF65987" w14:textId="77777777" w:rsidR="006845A6" w:rsidRDefault="006845A6" w:rsidP="00393F06">
      <w:pPr>
        <w:pStyle w:val="2"/>
        <w:numPr>
          <w:ilvl w:val="1"/>
          <w:numId w:val="15"/>
        </w:numPr>
        <w:contextualSpacing/>
        <w:jc w:val="both"/>
        <w:rPr>
          <w:b w:val="0"/>
          <w:bCs/>
        </w:rPr>
      </w:pPr>
      <w:r w:rsidRPr="00393F06">
        <w:rPr>
          <w:b w:val="0"/>
          <w:bCs/>
        </w:rPr>
        <w:t>Исполнение настоящего Договора осуществляет Покупатель в лице своего филиала «</w:t>
      </w:r>
      <w:r w:rsidR="00816823">
        <w:rPr>
          <w:b w:val="0"/>
          <w:bCs/>
        </w:rPr>
        <w:t xml:space="preserve">Невинномысская </w:t>
      </w:r>
      <w:r w:rsidRPr="00393F06">
        <w:rPr>
          <w:b w:val="0"/>
          <w:bCs/>
        </w:rPr>
        <w:t>ГРЭС» ПАО «</w:t>
      </w:r>
      <w:r w:rsidR="00AC7996" w:rsidRPr="00393F06">
        <w:rPr>
          <w:b w:val="0"/>
          <w:bCs/>
        </w:rPr>
        <w:t>ЭЛ5-ЭНЕРГО</w:t>
      </w:r>
      <w:r w:rsidRPr="00393F06">
        <w:rPr>
          <w:b w:val="0"/>
          <w:bCs/>
        </w:rPr>
        <w:t>».</w:t>
      </w:r>
    </w:p>
    <w:p w14:paraId="71D57591" w14:textId="77777777" w:rsidR="002B23E0" w:rsidRPr="002B23E0" w:rsidRDefault="002B23E0" w:rsidP="002B23E0"/>
    <w:p w14:paraId="250C409A" w14:textId="77777777" w:rsidR="002B23E0" w:rsidRPr="002B23E0" w:rsidRDefault="002B23E0" w:rsidP="002B23E0"/>
    <w:p w14:paraId="62171069" w14:textId="77777777" w:rsidR="000E2DE1" w:rsidRPr="00393F06" w:rsidRDefault="006845A6" w:rsidP="00393F06">
      <w:pPr>
        <w:pStyle w:val="1"/>
        <w:numPr>
          <w:ilvl w:val="0"/>
          <w:numId w:val="15"/>
        </w:numPr>
        <w:spacing w:before="120" w:after="120"/>
        <w:contextualSpacing/>
        <w:jc w:val="center"/>
        <w:rPr>
          <w:sz w:val="20"/>
        </w:rPr>
      </w:pPr>
      <w:r w:rsidRPr="00393F06">
        <w:rPr>
          <w:sz w:val="20"/>
        </w:rPr>
        <w:t>УСЛОВИЯ ПОСТАВКИ</w:t>
      </w:r>
      <w:r w:rsidR="002B23E0" w:rsidRPr="002B23E0">
        <w:rPr>
          <w:sz w:val="20"/>
        </w:rPr>
        <w:t xml:space="preserve"> </w:t>
      </w:r>
    </w:p>
    <w:p w14:paraId="29DD7C64" w14:textId="77777777" w:rsidR="006845A6" w:rsidRPr="00393F06" w:rsidRDefault="006845A6" w:rsidP="00393F06">
      <w:pPr>
        <w:pStyle w:val="2"/>
        <w:numPr>
          <w:ilvl w:val="1"/>
          <w:numId w:val="15"/>
        </w:numPr>
        <w:contextualSpacing/>
        <w:jc w:val="both"/>
        <w:rPr>
          <w:b w:val="0"/>
          <w:bCs/>
        </w:rPr>
      </w:pPr>
      <w:r w:rsidRPr="00393F06">
        <w:rPr>
          <w:b w:val="0"/>
          <w:bCs/>
        </w:rPr>
        <w:t xml:space="preserve">Поставляемая продукция должна быть новой, не бывшей в употреблении (в эксплуатации, в консервации), если иное не предусмотрено </w:t>
      </w:r>
      <w:r w:rsidR="005F7189" w:rsidRPr="00393F06">
        <w:rPr>
          <w:b w:val="0"/>
          <w:bCs/>
        </w:rPr>
        <w:t>Спецификацией</w:t>
      </w:r>
      <w:r w:rsidRPr="00393F06">
        <w:rPr>
          <w:b w:val="0"/>
          <w:bCs/>
        </w:rPr>
        <w:t xml:space="preserve">. </w:t>
      </w:r>
    </w:p>
    <w:p w14:paraId="30F9BF8D" w14:textId="77777777" w:rsidR="006845A6" w:rsidRPr="00393F06" w:rsidRDefault="006845A6" w:rsidP="00393F06">
      <w:pPr>
        <w:ind w:firstLine="708"/>
        <w:contextualSpacing/>
      </w:pPr>
      <w:r w:rsidRPr="00393F06">
        <w:t xml:space="preserve">Качество поставляемой продукции должно соответствовать стандартам </w:t>
      </w:r>
      <w:r w:rsidRPr="00393F06">
        <w:rPr>
          <w:highlight w:val="lightGray"/>
        </w:rPr>
        <w:t>(</w:t>
      </w:r>
      <w:r w:rsidR="00C33BF7" w:rsidRPr="00393F06">
        <w:rPr>
          <w:highlight w:val="lightGray"/>
        </w:rPr>
        <w:t xml:space="preserve">техническим регламентам, </w:t>
      </w:r>
      <w:r w:rsidRPr="00393F06">
        <w:rPr>
          <w:highlight w:val="lightGray"/>
        </w:rPr>
        <w:t>ГОСТ, ОСТ, ТУ, др. единым правилам установления требований к продукции согласно Федеральному закону «О техническом регулировании» от 27.12.2002 г. № 184-ФЗ</w:t>
      </w:r>
      <w:r w:rsidRPr="00393F06">
        <w:t>), согласованным сторонами в Договоре (</w:t>
      </w:r>
      <w:r w:rsidR="005F7189" w:rsidRPr="00393F06">
        <w:t xml:space="preserve">Спецификации </w:t>
      </w:r>
      <w:r w:rsidRPr="00393F06">
        <w:t xml:space="preserve">к Договору). </w:t>
      </w:r>
    </w:p>
    <w:p w14:paraId="7836590A" w14:textId="77777777" w:rsidR="006845A6" w:rsidRPr="00393F06" w:rsidRDefault="006845A6" w:rsidP="00393F06">
      <w:pPr>
        <w:ind w:firstLine="708"/>
        <w:contextualSpacing/>
      </w:pPr>
      <w:r w:rsidRPr="00393F06">
        <w:lastRenderedPageBreak/>
        <w:t xml:space="preserve">Качество продукции, которая согласно Договору должна соответствовать </w:t>
      </w:r>
      <w:r w:rsidR="002A3BF9" w:rsidRPr="00393F06">
        <w:rPr>
          <w:highlight w:val="lightGray"/>
        </w:rPr>
        <w:t xml:space="preserve">техническому регламенту и/или </w:t>
      </w:r>
      <w:r w:rsidRPr="00393F06">
        <w:rPr>
          <w:highlight w:val="lightGray"/>
        </w:rPr>
        <w:t>ГОСТ</w:t>
      </w:r>
      <w:r w:rsidRPr="00393F06">
        <w:t xml:space="preserve">, должно подтверждаться сертификатом соответствия. Качество продукции, которая согласно </w:t>
      </w:r>
      <w:r w:rsidR="005F7189" w:rsidRPr="00393F06">
        <w:t xml:space="preserve">Спецификации </w:t>
      </w:r>
      <w:r w:rsidRPr="00393F06">
        <w:t xml:space="preserve">должна соответствовать иным стандартам </w:t>
      </w:r>
      <w:r w:rsidRPr="00393F06">
        <w:rPr>
          <w:highlight w:val="lightGray"/>
        </w:rPr>
        <w:t>(кроме</w:t>
      </w:r>
      <w:r w:rsidR="009473EB" w:rsidRPr="00393F06">
        <w:rPr>
          <w:highlight w:val="lightGray"/>
        </w:rPr>
        <w:t xml:space="preserve"> технического регламента/</w:t>
      </w:r>
      <w:r w:rsidRPr="00393F06">
        <w:rPr>
          <w:highlight w:val="lightGray"/>
        </w:rPr>
        <w:t>ГОСТ)</w:t>
      </w:r>
      <w:r w:rsidRPr="00393F06">
        <w:t>, должно подтверждаться сертификатом качества либо иным сертификатом, подтверждающим качество продукции в соответствии с системой добровольной сертификации, в которой участвовал Поставщик.</w:t>
      </w:r>
    </w:p>
    <w:p w14:paraId="5802C626" w14:textId="77777777" w:rsidR="006845A6" w:rsidRPr="00393F06" w:rsidRDefault="006845A6" w:rsidP="00393F06">
      <w:pPr>
        <w:pStyle w:val="2"/>
        <w:numPr>
          <w:ilvl w:val="1"/>
          <w:numId w:val="15"/>
        </w:numPr>
        <w:contextualSpacing/>
        <w:jc w:val="both"/>
      </w:pPr>
      <w:r w:rsidRPr="00393F06">
        <w:rPr>
          <w:b w:val="0"/>
          <w:bCs/>
        </w:rPr>
        <w:t xml:space="preserve">Сроки поставки продукции составляет: </w:t>
      </w:r>
      <w:r w:rsidR="004A3B9B">
        <w:rPr>
          <w:b w:val="0"/>
          <w:bCs/>
          <w:highlight w:val="yellow"/>
        </w:rPr>
        <w:t>н</w:t>
      </w:r>
      <w:r w:rsidR="004A3B9B" w:rsidRPr="004A3B9B">
        <w:rPr>
          <w:b w:val="0"/>
          <w:bCs/>
          <w:highlight w:val="yellow"/>
        </w:rPr>
        <w:t xml:space="preserve">е позднее </w:t>
      </w:r>
      <w:r w:rsidR="004A3B9B" w:rsidRPr="00683AAE">
        <w:rPr>
          <w:b w:val="0"/>
          <w:bCs/>
          <w:highlight w:val="yellow"/>
        </w:rPr>
        <w:t>31</w:t>
      </w:r>
      <w:r w:rsidR="004A3B9B" w:rsidRPr="004A3B9B">
        <w:rPr>
          <w:b w:val="0"/>
          <w:bCs/>
          <w:highlight w:val="yellow"/>
        </w:rPr>
        <w:t>.10.2026 г.</w:t>
      </w:r>
    </w:p>
    <w:p w14:paraId="7D7880D5" w14:textId="77777777" w:rsidR="002B23E0" w:rsidRPr="00393F06" w:rsidRDefault="002B23E0" w:rsidP="00393F06">
      <w:pPr>
        <w:contextualSpacing/>
      </w:pPr>
    </w:p>
    <w:p w14:paraId="12F37433" w14:textId="77777777" w:rsidR="006845A6" w:rsidRPr="00393F06" w:rsidRDefault="006845A6" w:rsidP="00393F06">
      <w:pPr>
        <w:ind w:firstLine="708"/>
        <w:contextualSpacing/>
        <w:rPr>
          <w:u w:val="single"/>
        </w:rPr>
      </w:pPr>
      <w:r w:rsidRPr="00393F06">
        <w:rPr>
          <w:u w:val="single"/>
        </w:rPr>
        <w:t>Согласование отгрузочных документов:</w:t>
      </w:r>
    </w:p>
    <w:p w14:paraId="20BD9615" w14:textId="77777777" w:rsidR="006845A6" w:rsidRPr="00393F06" w:rsidRDefault="006845A6" w:rsidP="00393F06">
      <w:pPr>
        <w:ind w:firstLine="708"/>
        <w:contextualSpacing/>
      </w:pPr>
      <w:r w:rsidRPr="00393F06">
        <w:t xml:space="preserve">Поставщик обязан за 5 (пять) рабочих дней до осуществления отгрузки продукции направить в адрес Покупателя (Грузополучателя) проекты отгрузочных документов Покупателю на согласование. </w:t>
      </w:r>
    </w:p>
    <w:p w14:paraId="24335708" w14:textId="77777777" w:rsidR="006845A6" w:rsidRPr="00393F06" w:rsidRDefault="008A5515" w:rsidP="00393F06">
      <w:pPr>
        <w:ind w:firstLine="708"/>
        <w:contextualSpacing/>
      </w:pPr>
      <w:r w:rsidRPr="00393F06">
        <w:t>Во избежание сомнений</w:t>
      </w:r>
      <w:r w:rsidR="00FF44BE" w:rsidRPr="00393F06">
        <w:t xml:space="preserve"> Стороны договорились, что отгрузка продукции может осуществляться только при наличии согласованных Покупателем отгрузочных документов.</w:t>
      </w:r>
    </w:p>
    <w:p w14:paraId="609E989C" w14:textId="77777777" w:rsidR="00F27878" w:rsidRPr="00393F06" w:rsidRDefault="00F27878" w:rsidP="00393F06">
      <w:pPr>
        <w:ind w:firstLine="708"/>
        <w:contextualSpacing/>
      </w:pPr>
    </w:p>
    <w:p w14:paraId="3F51762F" w14:textId="77777777" w:rsidR="00FF44BE" w:rsidRPr="00393F06" w:rsidRDefault="00FF44BE" w:rsidP="00393F06">
      <w:pPr>
        <w:ind w:firstLine="708"/>
        <w:contextualSpacing/>
        <w:rPr>
          <w:u w:val="single"/>
        </w:rPr>
      </w:pPr>
      <w:r w:rsidRPr="00393F06">
        <w:rPr>
          <w:u w:val="single"/>
        </w:rPr>
        <w:t>Требования к передаче информации об отгружаемой продукции:</w:t>
      </w:r>
    </w:p>
    <w:p w14:paraId="332FB6ED" w14:textId="77777777" w:rsidR="00FF44BE" w:rsidRPr="00393F06" w:rsidRDefault="00FF44BE" w:rsidP="00393F06">
      <w:pPr>
        <w:contextualSpacing/>
      </w:pPr>
      <w:r w:rsidRPr="00393F06">
        <w:t>- Поставщик должен направить Грузополучателю средствами факсимильной/электронной связи информацию о предполагаемой дате отгрузки продукции не позднее, чем за 3 (три) дня до даты отгрузки с приложением копий товарной накладной (по форме ТОРГ-12) и счета-фактуры</w:t>
      </w:r>
      <w:r w:rsidR="00F24404" w:rsidRPr="00393F06">
        <w:t xml:space="preserve"> или универсальный передаточный документ (далее – УПД)</w:t>
      </w:r>
      <w:r w:rsidRPr="00393F06">
        <w:t>.</w:t>
      </w:r>
    </w:p>
    <w:p w14:paraId="4889715F" w14:textId="77777777" w:rsidR="00FF44BE" w:rsidRPr="00393F06" w:rsidRDefault="00FF44BE" w:rsidP="00393F06">
      <w:pPr>
        <w:ind w:firstLine="708"/>
        <w:contextualSpacing/>
      </w:pPr>
      <w:r w:rsidRPr="00393F06">
        <w:t>Поставщик должен направить Грузополучателю уведомление о прибытии груза за 3 (три) дня до даты фактического прибытия груза, с указанием, в том числе:</w:t>
      </w:r>
    </w:p>
    <w:p w14:paraId="5BCF2A18" w14:textId="77777777" w:rsidR="00FF44BE" w:rsidRPr="00393F06" w:rsidRDefault="00FF44BE" w:rsidP="00393F06">
      <w:pPr>
        <w:contextualSpacing/>
      </w:pPr>
      <w:r w:rsidRPr="00393F06">
        <w:t>- ф.и.о. водителя;</w:t>
      </w:r>
    </w:p>
    <w:p w14:paraId="358EB9BB" w14:textId="77777777" w:rsidR="00FF44BE" w:rsidRPr="00393F06" w:rsidRDefault="00FF44BE" w:rsidP="00393F06">
      <w:pPr>
        <w:contextualSpacing/>
      </w:pPr>
      <w:r w:rsidRPr="00393F06">
        <w:t>- номера, марки автомобиля;</w:t>
      </w:r>
    </w:p>
    <w:p w14:paraId="3F77FAB3" w14:textId="77777777" w:rsidR="00FF44BE" w:rsidRPr="00393F06" w:rsidRDefault="00FF44BE" w:rsidP="00393F06">
      <w:pPr>
        <w:contextualSpacing/>
      </w:pPr>
      <w:r w:rsidRPr="00393F06">
        <w:t>- описания груза (количество мест, вес, наличие транзитного груза);</w:t>
      </w:r>
    </w:p>
    <w:p w14:paraId="78D96E9B" w14:textId="77777777" w:rsidR="006845A6" w:rsidRPr="00393F06" w:rsidRDefault="00FF44BE" w:rsidP="00393F06">
      <w:pPr>
        <w:contextualSpacing/>
      </w:pPr>
      <w:r w:rsidRPr="00393F06">
        <w:t>- ориентировочное время прибытия.</w:t>
      </w:r>
    </w:p>
    <w:p w14:paraId="48751862" w14:textId="77777777" w:rsidR="006845A6" w:rsidRPr="00393F06" w:rsidRDefault="006845A6" w:rsidP="00393F06">
      <w:pPr>
        <w:contextualSpacing/>
      </w:pPr>
    </w:p>
    <w:p w14:paraId="4F354CFB" w14:textId="77777777" w:rsidR="00C9798D" w:rsidRPr="00393F06" w:rsidRDefault="00C9798D" w:rsidP="00393F06">
      <w:pPr>
        <w:ind w:firstLine="708"/>
        <w:contextualSpacing/>
        <w:rPr>
          <w:color w:val="000000"/>
          <w:u w:val="single"/>
        </w:rPr>
      </w:pPr>
      <w:r w:rsidRPr="00393F06">
        <w:rPr>
          <w:color w:val="000000"/>
          <w:u w:val="single"/>
        </w:rPr>
        <w:t xml:space="preserve">Контактные данные представителей Покупателя (Грузополучателя) для осуществления получения продукции и согласования отгрузочных документов: </w:t>
      </w:r>
    </w:p>
    <w:p w14:paraId="4AD709CE" w14:textId="77777777" w:rsidR="00C9798D" w:rsidRPr="00393F06" w:rsidRDefault="00C9798D" w:rsidP="00393F06">
      <w:pPr>
        <w:contextualSpacing/>
      </w:pPr>
    </w:p>
    <w:p w14:paraId="36A00EC2" w14:textId="77777777" w:rsidR="00C9798D" w:rsidRPr="00393F06" w:rsidRDefault="00C9798D" w:rsidP="00393F06">
      <w:pPr>
        <w:ind w:firstLine="708"/>
        <w:contextualSpacing/>
        <w:rPr>
          <w:color w:val="000000"/>
        </w:rPr>
      </w:pPr>
    </w:p>
    <w:tbl>
      <w:tblPr>
        <w:tblW w:w="3402" w:type="dxa"/>
        <w:tblInd w:w="3283" w:type="dxa"/>
        <w:tblBorders>
          <w:top w:val="single" w:sz="4" w:space="0" w:color="auto"/>
          <w:left w:val="single" w:sz="4" w:space="0" w:color="auto"/>
          <w:bottom w:val="single" w:sz="4" w:space="0" w:color="auto"/>
          <w:right w:val="single" w:sz="4"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3402"/>
      </w:tblGrid>
      <w:tr w:rsidR="002477A8" w:rsidRPr="00393F06" w14:paraId="070AC637" w14:textId="77777777" w:rsidTr="00683AAE">
        <w:tc>
          <w:tcPr>
            <w:tcW w:w="3402" w:type="dxa"/>
            <w:tcMar>
              <w:top w:w="0" w:type="dxa"/>
              <w:left w:w="108" w:type="dxa"/>
              <w:bottom w:w="0" w:type="dxa"/>
              <w:right w:w="108" w:type="dxa"/>
            </w:tcMar>
            <w:hideMark/>
          </w:tcPr>
          <w:p w14:paraId="35630A09" w14:textId="77777777" w:rsidR="002477A8" w:rsidRPr="00393F06" w:rsidRDefault="002477A8" w:rsidP="00683AAE">
            <w:pPr>
              <w:pStyle w:val="af6"/>
              <w:ind w:left="62" w:right="-268"/>
              <w:contextualSpacing/>
              <w:jc w:val="center"/>
              <w:rPr>
                <w:rFonts w:ascii="Arial" w:eastAsia="Times New Roman" w:hAnsi="Arial" w:cs="Arial"/>
                <w:color w:val="000000"/>
                <w:sz w:val="20"/>
                <w:szCs w:val="20"/>
                <w:lang w:eastAsia="ru-RU"/>
              </w:rPr>
            </w:pPr>
            <w:r w:rsidRPr="00393F06">
              <w:rPr>
                <w:rFonts w:ascii="Arial" w:eastAsia="Times New Roman" w:hAnsi="Arial" w:cs="Arial"/>
                <w:color w:val="000000"/>
                <w:sz w:val="20"/>
                <w:szCs w:val="20"/>
                <w:lang w:eastAsia="ru-RU"/>
              </w:rPr>
              <w:t>Филиал «</w:t>
            </w:r>
            <w:r w:rsidR="004A3B9B">
              <w:rPr>
                <w:rFonts w:ascii="Arial" w:eastAsia="Times New Roman" w:hAnsi="Arial" w:cs="Arial"/>
                <w:color w:val="000000"/>
                <w:sz w:val="20"/>
                <w:szCs w:val="20"/>
                <w:lang w:eastAsia="ru-RU"/>
              </w:rPr>
              <w:t>Невинномысская</w:t>
            </w:r>
            <w:r w:rsidRPr="00393F06">
              <w:rPr>
                <w:rFonts w:ascii="Arial" w:eastAsia="Times New Roman" w:hAnsi="Arial" w:cs="Arial"/>
                <w:color w:val="000000"/>
                <w:sz w:val="20"/>
                <w:szCs w:val="20"/>
                <w:lang w:eastAsia="ru-RU"/>
              </w:rPr>
              <w:t xml:space="preserve"> ГРЭС»</w:t>
            </w:r>
          </w:p>
          <w:p w14:paraId="3384C1C7" w14:textId="77777777" w:rsidR="002477A8" w:rsidRPr="00393F06" w:rsidRDefault="002477A8" w:rsidP="00683AAE">
            <w:pPr>
              <w:pStyle w:val="af6"/>
              <w:ind w:left="62" w:right="-268"/>
              <w:contextualSpacing/>
              <w:jc w:val="center"/>
              <w:rPr>
                <w:rFonts w:ascii="Arial" w:eastAsia="Times New Roman" w:hAnsi="Arial" w:cs="Arial"/>
                <w:color w:val="000000"/>
                <w:sz w:val="20"/>
                <w:szCs w:val="20"/>
                <w:lang w:eastAsia="ru-RU"/>
              </w:rPr>
            </w:pPr>
            <w:r w:rsidRPr="00393F06">
              <w:rPr>
                <w:rFonts w:ascii="Arial" w:eastAsia="Times New Roman" w:hAnsi="Arial" w:cs="Arial"/>
                <w:color w:val="000000"/>
                <w:sz w:val="20"/>
                <w:szCs w:val="20"/>
                <w:lang w:eastAsia="ru-RU"/>
              </w:rPr>
              <w:t xml:space="preserve"> ПАО «ЭЛ5-ЭНЕРГО»</w:t>
            </w:r>
          </w:p>
        </w:tc>
      </w:tr>
      <w:tr w:rsidR="002477A8" w:rsidRPr="00393F06" w14:paraId="416E70D5" w14:textId="77777777" w:rsidTr="00683AAE">
        <w:trPr>
          <w:trHeight w:val="683"/>
        </w:trPr>
        <w:tc>
          <w:tcPr>
            <w:tcW w:w="3402" w:type="dxa"/>
            <w:tcMar>
              <w:top w:w="0" w:type="dxa"/>
              <w:left w:w="108" w:type="dxa"/>
              <w:bottom w:w="0" w:type="dxa"/>
              <w:right w:w="108" w:type="dxa"/>
            </w:tcMar>
          </w:tcPr>
          <w:p w14:paraId="4362D411" w14:textId="77777777" w:rsidR="002477A8" w:rsidRPr="00393F06" w:rsidRDefault="002477A8" w:rsidP="00683AAE">
            <w:pPr>
              <w:pStyle w:val="af6"/>
              <w:ind w:left="62" w:right="-268"/>
              <w:contextualSpacing/>
              <w:jc w:val="center"/>
              <w:rPr>
                <w:rFonts w:ascii="Arial" w:eastAsia="Times New Roman" w:hAnsi="Arial" w:cs="Arial"/>
                <w:color w:val="000000"/>
                <w:sz w:val="20"/>
                <w:szCs w:val="20"/>
                <w:lang w:eastAsia="ru-RU"/>
              </w:rPr>
            </w:pPr>
          </w:p>
        </w:tc>
      </w:tr>
    </w:tbl>
    <w:p w14:paraId="44EB815B" w14:textId="77777777" w:rsidR="00C9798D" w:rsidRPr="00393F06" w:rsidRDefault="00C9798D" w:rsidP="00393F06">
      <w:pPr>
        <w:contextualSpacing/>
        <w:rPr>
          <w:i/>
          <w:color w:val="000000"/>
        </w:rPr>
      </w:pPr>
    </w:p>
    <w:p w14:paraId="19CE6211" w14:textId="77777777" w:rsidR="00C9798D" w:rsidRPr="00393F06" w:rsidRDefault="00C9798D" w:rsidP="00393F06">
      <w:pPr>
        <w:contextualSpacing/>
        <w:rPr>
          <w:i/>
          <w:color w:val="000000"/>
          <w:highlight w:val="lightGray"/>
        </w:rPr>
      </w:pPr>
      <w:r w:rsidRPr="00393F06">
        <w:rPr>
          <w:i/>
          <w:color w:val="000000"/>
          <w:highlight w:val="lightGray"/>
        </w:rPr>
        <w:lastRenderedPageBreak/>
        <w:t>ЕСЛИ ПРЕДСТАВИТЕЛИ ПОКУПАТЕЛЯ, СОГЛАСУЮЩИЕ ОТГРУЗОЧНЫЕ ДОКУМЕНТЫ И ПРЕДСТАВИТЕЛИ ГРУЗОПОЛУЧАТЕЛЯ – РАЗНЫЕ ЛИЦА</w:t>
      </w:r>
    </w:p>
    <w:p w14:paraId="1D94F022" w14:textId="77777777" w:rsidR="00C9798D" w:rsidRPr="00393F06" w:rsidRDefault="00C9798D" w:rsidP="00393F06">
      <w:pPr>
        <w:contextualSpacing/>
        <w:rPr>
          <w:highlight w:val="lightGray"/>
        </w:rPr>
      </w:pPr>
    </w:p>
    <w:tbl>
      <w:tblPr>
        <w:tblW w:w="3371" w:type="dxa"/>
        <w:tblInd w:w="3280" w:type="dxa"/>
        <w:tblBorders>
          <w:top w:val="single" w:sz="4" w:space="0" w:color="auto"/>
          <w:left w:val="single" w:sz="4" w:space="0" w:color="auto"/>
          <w:bottom w:val="single" w:sz="4" w:space="0" w:color="auto"/>
          <w:right w:val="single" w:sz="4"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3371"/>
      </w:tblGrid>
      <w:tr w:rsidR="002477A8" w:rsidRPr="00393F06" w14:paraId="1F4B739C" w14:textId="77777777" w:rsidTr="00683AAE">
        <w:tc>
          <w:tcPr>
            <w:tcW w:w="3371" w:type="dxa"/>
            <w:hideMark/>
          </w:tcPr>
          <w:p w14:paraId="75CD068A" w14:textId="77777777" w:rsidR="002477A8" w:rsidRPr="00683AAE" w:rsidRDefault="002477A8" w:rsidP="00393F06">
            <w:pPr>
              <w:pStyle w:val="af6"/>
              <w:contextualSpacing/>
              <w:jc w:val="center"/>
              <w:rPr>
                <w:rFonts w:ascii="Arial" w:hAnsi="Arial" w:cs="Arial"/>
                <w:bCs/>
                <w:sz w:val="20"/>
                <w:szCs w:val="20"/>
              </w:rPr>
            </w:pPr>
            <w:r w:rsidRPr="00683AAE">
              <w:rPr>
                <w:rFonts w:ascii="Arial" w:hAnsi="Arial" w:cs="Arial"/>
                <w:bCs/>
                <w:sz w:val="20"/>
                <w:szCs w:val="20"/>
              </w:rPr>
              <w:t xml:space="preserve">Филиал </w:t>
            </w:r>
          </w:p>
          <w:p w14:paraId="5580D331" w14:textId="77777777" w:rsidR="002477A8" w:rsidRPr="00683AAE" w:rsidRDefault="002477A8" w:rsidP="00393F06">
            <w:pPr>
              <w:pStyle w:val="af6"/>
              <w:contextualSpacing/>
              <w:jc w:val="center"/>
              <w:rPr>
                <w:rFonts w:ascii="Arial" w:hAnsi="Arial" w:cs="Arial"/>
                <w:bCs/>
                <w:sz w:val="20"/>
                <w:szCs w:val="20"/>
              </w:rPr>
            </w:pPr>
            <w:r w:rsidRPr="00683AAE">
              <w:rPr>
                <w:rFonts w:ascii="Arial" w:hAnsi="Arial" w:cs="Arial"/>
                <w:bCs/>
                <w:sz w:val="20"/>
                <w:szCs w:val="20"/>
              </w:rPr>
              <w:t>«</w:t>
            </w:r>
            <w:r w:rsidR="004A3B9B">
              <w:rPr>
                <w:rFonts w:ascii="Arial" w:hAnsi="Arial" w:cs="Arial"/>
                <w:bCs/>
                <w:sz w:val="20"/>
                <w:szCs w:val="20"/>
              </w:rPr>
              <w:t>Невинномысская</w:t>
            </w:r>
            <w:r w:rsidRPr="00683AAE">
              <w:rPr>
                <w:rFonts w:ascii="Arial" w:hAnsi="Arial" w:cs="Arial"/>
                <w:bCs/>
                <w:sz w:val="20"/>
                <w:szCs w:val="20"/>
              </w:rPr>
              <w:t xml:space="preserve"> ГРЭС»</w:t>
            </w:r>
          </w:p>
          <w:p w14:paraId="4A32F0C4" w14:textId="77777777" w:rsidR="002477A8" w:rsidRPr="00393F06" w:rsidRDefault="002477A8" w:rsidP="00393F06">
            <w:pPr>
              <w:pStyle w:val="af6"/>
              <w:contextualSpacing/>
              <w:jc w:val="center"/>
              <w:rPr>
                <w:rFonts w:ascii="Arial" w:hAnsi="Arial" w:cs="Arial"/>
                <w:bCs/>
                <w:sz w:val="20"/>
                <w:szCs w:val="20"/>
                <w:highlight w:val="lightGray"/>
              </w:rPr>
            </w:pPr>
            <w:r w:rsidRPr="00683AAE">
              <w:rPr>
                <w:rFonts w:ascii="Arial" w:hAnsi="Arial" w:cs="Arial"/>
                <w:bCs/>
                <w:sz w:val="20"/>
                <w:szCs w:val="20"/>
              </w:rPr>
              <w:t>ПАО «ЭЛ5-ЭНЕРГО»</w:t>
            </w:r>
          </w:p>
        </w:tc>
      </w:tr>
      <w:tr w:rsidR="002477A8" w:rsidRPr="00393F06" w14:paraId="67947818" w14:textId="77777777" w:rsidTr="00683AAE">
        <w:trPr>
          <w:trHeight w:val="350"/>
        </w:trPr>
        <w:tc>
          <w:tcPr>
            <w:tcW w:w="3371" w:type="dxa"/>
          </w:tcPr>
          <w:p w14:paraId="2C9EEA6F" w14:textId="77777777" w:rsidR="002477A8" w:rsidRPr="00393F06" w:rsidRDefault="002477A8" w:rsidP="00393F06">
            <w:pPr>
              <w:pStyle w:val="af6"/>
              <w:contextualSpacing/>
              <w:jc w:val="center"/>
              <w:rPr>
                <w:rFonts w:ascii="Arial" w:eastAsia="Times New Roman" w:hAnsi="Arial" w:cs="Arial"/>
                <w:color w:val="000000"/>
                <w:sz w:val="20"/>
                <w:szCs w:val="20"/>
                <w:highlight w:val="lightGray"/>
                <w:lang w:eastAsia="ru-RU"/>
              </w:rPr>
            </w:pPr>
          </w:p>
        </w:tc>
      </w:tr>
    </w:tbl>
    <w:p w14:paraId="45D00D68" w14:textId="77777777" w:rsidR="002477A8" w:rsidRDefault="002477A8" w:rsidP="00393F06">
      <w:pPr>
        <w:ind w:firstLine="708"/>
        <w:contextualSpacing/>
        <w:rPr>
          <w:color w:val="000000"/>
          <w:highlight w:val="lightGray"/>
        </w:rPr>
      </w:pPr>
    </w:p>
    <w:p w14:paraId="599F1CB5" w14:textId="77777777" w:rsidR="00C9798D" w:rsidRPr="00393F06" w:rsidRDefault="00C9798D" w:rsidP="00393F06">
      <w:pPr>
        <w:ind w:firstLine="708"/>
        <w:contextualSpacing/>
        <w:rPr>
          <w:color w:val="000000"/>
          <w:highlight w:val="lightGray"/>
        </w:rPr>
      </w:pPr>
      <w:r w:rsidRPr="00393F06">
        <w:rPr>
          <w:color w:val="000000"/>
          <w:highlight w:val="lightGray"/>
        </w:rPr>
        <w:t>Во избежание сомнений Стороны договорились, что отгрузка продукции может осуществляться только при наличии согласованных Покупателем отгрузочных документов.</w:t>
      </w:r>
    </w:p>
    <w:p w14:paraId="481D21FF" w14:textId="77777777" w:rsidR="00C9798D" w:rsidRPr="00393F06" w:rsidRDefault="00C9798D" w:rsidP="00393F06">
      <w:pPr>
        <w:contextualSpacing/>
        <w:rPr>
          <w:color w:val="000000"/>
          <w:highlight w:val="lightGray"/>
        </w:rPr>
      </w:pPr>
    </w:p>
    <w:p w14:paraId="20AE101A" w14:textId="77777777" w:rsidR="00C9798D" w:rsidRPr="00393F06" w:rsidRDefault="00C9798D" w:rsidP="00393F06">
      <w:pPr>
        <w:ind w:firstLine="708"/>
        <w:contextualSpacing/>
        <w:rPr>
          <w:color w:val="000000"/>
          <w:highlight w:val="lightGray"/>
          <w:u w:val="single"/>
        </w:rPr>
      </w:pPr>
      <w:r w:rsidRPr="00393F06">
        <w:rPr>
          <w:color w:val="000000"/>
          <w:highlight w:val="lightGray"/>
          <w:u w:val="single"/>
        </w:rPr>
        <w:t>Требования к передаче информации об отгружаемой продукции:</w:t>
      </w:r>
    </w:p>
    <w:p w14:paraId="50AC6E77" w14:textId="77777777" w:rsidR="00C9798D" w:rsidRPr="00393F06" w:rsidRDefault="00C9798D" w:rsidP="00393F06">
      <w:pPr>
        <w:contextualSpacing/>
        <w:rPr>
          <w:color w:val="000000"/>
          <w:highlight w:val="lightGray"/>
        </w:rPr>
      </w:pPr>
      <w:r w:rsidRPr="00393F06">
        <w:rPr>
          <w:color w:val="000000"/>
          <w:highlight w:val="lightGray"/>
        </w:rPr>
        <w:t>- Поставщик должен направить Грузополучателю средствами факсимильной/электронной связи информацию о предполагаемой дате отгрузки продукции не позднее, чем за 3 (три) дня до даты отгрузки с приложением копий товарной накладной (по форме ТОРГ-12) и счета-фактуры или универсального передаточного документа (далее – УПД).</w:t>
      </w:r>
    </w:p>
    <w:p w14:paraId="0216ADD7" w14:textId="77777777" w:rsidR="00C9798D" w:rsidRPr="00393F06" w:rsidRDefault="00C9798D" w:rsidP="00393F06">
      <w:pPr>
        <w:contextualSpacing/>
        <w:rPr>
          <w:color w:val="000000"/>
          <w:highlight w:val="lightGray"/>
        </w:rPr>
      </w:pPr>
      <w:r w:rsidRPr="00393F06">
        <w:rPr>
          <w:color w:val="000000"/>
          <w:highlight w:val="lightGray"/>
        </w:rPr>
        <w:t>Поставщик должен направить Грузополучателю уведомление о прибытии груза за 3 (три) дня до даты фактического прибытия груза, с указанием, в том числе:</w:t>
      </w:r>
    </w:p>
    <w:p w14:paraId="3B17C615" w14:textId="77777777" w:rsidR="00C9798D" w:rsidRPr="00393F06" w:rsidRDefault="00C9798D" w:rsidP="00393F06">
      <w:pPr>
        <w:contextualSpacing/>
        <w:rPr>
          <w:color w:val="000000"/>
          <w:highlight w:val="lightGray"/>
        </w:rPr>
      </w:pPr>
      <w:r w:rsidRPr="00393F06">
        <w:rPr>
          <w:color w:val="000000"/>
          <w:highlight w:val="lightGray"/>
        </w:rPr>
        <w:t>- ф.и.о. водителя;</w:t>
      </w:r>
    </w:p>
    <w:p w14:paraId="1A16D738" w14:textId="77777777" w:rsidR="00C9798D" w:rsidRPr="00393F06" w:rsidRDefault="00C9798D" w:rsidP="00393F06">
      <w:pPr>
        <w:contextualSpacing/>
        <w:rPr>
          <w:color w:val="000000"/>
          <w:highlight w:val="lightGray"/>
        </w:rPr>
      </w:pPr>
      <w:r w:rsidRPr="00393F06">
        <w:rPr>
          <w:color w:val="000000"/>
          <w:highlight w:val="lightGray"/>
        </w:rPr>
        <w:t>- номера, марки автомобиля;</w:t>
      </w:r>
    </w:p>
    <w:p w14:paraId="794B43AD" w14:textId="77777777" w:rsidR="00C9798D" w:rsidRPr="00393F06" w:rsidRDefault="00C9798D" w:rsidP="00393F06">
      <w:pPr>
        <w:contextualSpacing/>
        <w:rPr>
          <w:color w:val="000000"/>
          <w:highlight w:val="lightGray"/>
        </w:rPr>
      </w:pPr>
      <w:r w:rsidRPr="00393F06">
        <w:rPr>
          <w:color w:val="000000"/>
          <w:highlight w:val="lightGray"/>
        </w:rPr>
        <w:t>- описания груза (количество мест, вес, наличие транзитного груза);</w:t>
      </w:r>
    </w:p>
    <w:p w14:paraId="577036DD" w14:textId="77777777" w:rsidR="00C9798D" w:rsidRPr="00393F06" w:rsidRDefault="00C9798D" w:rsidP="00393F06">
      <w:pPr>
        <w:contextualSpacing/>
        <w:rPr>
          <w:color w:val="000000"/>
          <w:highlight w:val="lightGray"/>
        </w:rPr>
      </w:pPr>
      <w:r w:rsidRPr="00393F06">
        <w:rPr>
          <w:color w:val="000000"/>
          <w:highlight w:val="lightGray"/>
        </w:rPr>
        <w:t>- ориентировочное время прибытия.</w:t>
      </w:r>
    </w:p>
    <w:p w14:paraId="06F58F3C" w14:textId="77777777" w:rsidR="00C9798D" w:rsidRPr="00393F06" w:rsidRDefault="00C9798D" w:rsidP="00393F06">
      <w:pPr>
        <w:contextualSpacing/>
        <w:rPr>
          <w:color w:val="000000"/>
          <w:highlight w:val="lightGray"/>
        </w:rPr>
      </w:pPr>
    </w:p>
    <w:p w14:paraId="1584A733" w14:textId="77777777" w:rsidR="00C9798D" w:rsidRPr="00393F06" w:rsidRDefault="00C9798D" w:rsidP="00393F06">
      <w:pPr>
        <w:ind w:firstLine="708"/>
        <w:contextualSpacing/>
        <w:rPr>
          <w:color w:val="000000"/>
          <w:highlight w:val="lightGray"/>
        </w:rPr>
      </w:pPr>
      <w:r w:rsidRPr="00393F06">
        <w:rPr>
          <w:color w:val="000000"/>
          <w:highlight w:val="lightGray"/>
        </w:rPr>
        <w:t xml:space="preserve">Контактные данные представителей Грузополучателей: </w:t>
      </w:r>
    </w:p>
    <w:tbl>
      <w:tblPr>
        <w:tblW w:w="3402" w:type="dxa"/>
        <w:tblInd w:w="3425" w:type="dxa"/>
        <w:tblBorders>
          <w:top w:val="single" w:sz="4" w:space="0" w:color="auto"/>
          <w:left w:val="single" w:sz="4" w:space="0" w:color="auto"/>
          <w:bottom w:val="single" w:sz="4" w:space="0" w:color="auto"/>
          <w:right w:val="single" w:sz="4"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3402"/>
      </w:tblGrid>
      <w:tr w:rsidR="002477A8" w:rsidRPr="00393F06" w14:paraId="106D58E1" w14:textId="77777777" w:rsidTr="00683AAE">
        <w:tc>
          <w:tcPr>
            <w:tcW w:w="3402" w:type="dxa"/>
            <w:tcMar>
              <w:top w:w="0" w:type="dxa"/>
              <w:left w:w="108" w:type="dxa"/>
              <w:bottom w:w="0" w:type="dxa"/>
              <w:right w:w="108" w:type="dxa"/>
            </w:tcMar>
            <w:hideMark/>
          </w:tcPr>
          <w:p w14:paraId="1D0EFE0F" w14:textId="77777777" w:rsidR="002477A8" w:rsidRPr="00393F06" w:rsidRDefault="002477A8" w:rsidP="00393F06">
            <w:pPr>
              <w:pStyle w:val="af6"/>
              <w:contextualSpacing/>
              <w:jc w:val="center"/>
              <w:rPr>
                <w:rFonts w:ascii="Arial" w:eastAsia="Times New Roman" w:hAnsi="Arial" w:cs="Arial"/>
                <w:color w:val="000000"/>
                <w:sz w:val="20"/>
                <w:szCs w:val="20"/>
                <w:highlight w:val="lightGray"/>
                <w:lang w:eastAsia="ru-RU"/>
              </w:rPr>
            </w:pPr>
            <w:r w:rsidRPr="00393F06">
              <w:rPr>
                <w:rFonts w:ascii="Arial" w:eastAsia="Times New Roman" w:hAnsi="Arial" w:cs="Arial"/>
                <w:color w:val="000000"/>
                <w:sz w:val="20"/>
                <w:szCs w:val="20"/>
                <w:highlight w:val="lightGray"/>
                <w:lang w:eastAsia="ru-RU"/>
              </w:rPr>
              <w:t>Филиал «</w:t>
            </w:r>
            <w:r w:rsidR="004A3B9B">
              <w:rPr>
                <w:rFonts w:ascii="Arial" w:eastAsia="Times New Roman" w:hAnsi="Arial" w:cs="Arial"/>
                <w:color w:val="000000"/>
                <w:sz w:val="20"/>
                <w:szCs w:val="20"/>
                <w:highlight w:val="lightGray"/>
                <w:lang w:eastAsia="ru-RU"/>
              </w:rPr>
              <w:t>Невинномысская</w:t>
            </w:r>
            <w:r w:rsidRPr="00393F06">
              <w:rPr>
                <w:rFonts w:ascii="Arial" w:eastAsia="Times New Roman" w:hAnsi="Arial" w:cs="Arial"/>
                <w:color w:val="000000"/>
                <w:sz w:val="20"/>
                <w:szCs w:val="20"/>
                <w:highlight w:val="lightGray"/>
                <w:lang w:eastAsia="ru-RU"/>
              </w:rPr>
              <w:t xml:space="preserve"> ГРЭС»</w:t>
            </w:r>
          </w:p>
          <w:p w14:paraId="63355792" w14:textId="77777777" w:rsidR="002477A8" w:rsidRPr="00393F06" w:rsidRDefault="002477A8" w:rsidP="00393F06">
            <w:pPr>
              <w:pStyle w:val="af6"/>
              <w:contextualSpacing/>
              <w:jc w:val="center"/>
              <w:rPr>
                <w:rFonts w:ascii="Arial" w:eastAsia="Times New Roman" w:hAnsi="Arial" w:cs="Arial"/>
                <w:color w:val="000000"/>
                <w:sz w:val="20"/>
                <w:szCs w:val="20"/>
                <w:lang w:eastAsia="ru-RU"/>
              </w:rPr>
            </w:pPr>
            <w:r w:rsidRPr="00393F06">
              <w:rPr>
                <w:rFonts w:ascii="Arial" w:eastAsia="Times New Roman" w:hAnsi="Arial" w:cs="Arial"/>
                <w:color w:val="000000"/>
                <w:sz w:val="20"/>
                <w:szCs w:val="20"/>
                <w:highlight w:val="lightGray"/>
                <w:lang w:eastAsia="ru-RU"/>
              </w:rPr>
              <w:t xml:space="preserve"> ПАО «ЭЛ5-ЭНЕРГО»</w:t>
            </w:r>
          </w:p>
        </w:tc>
      </w:tr>
      <w:tr w:rsidR="002477A8" w:rsidRPr="00393F06" w14:paraId="26F3A32A" w14:textId="77777777" w:rsidTr="00683AAE">
        <w:trPr>
          <w:trHeight w:val="683"/>
        </w:trPr>
        <w:tc>
          <w:tcPr>
            <w:tcW w:w="3402" w:type="dxa"/>
            <w:tcMar>
              <w:top w:w="0" w:type="dxa"/>
              <w:left w:w="108" w:type="dxa"/>
              <w:bottom w:w="0" w:type="dxa"/>
              <w:right w:w="108" w:type="dxa"/>
            </w:tcMar>
          </w:tcPr>
          <w:p w14:paraId="4DF7653D" w14:textId="77777777" w:rsidR="002477A8" w:rsidRPr="00393F06" w:rsidRDefault="002477A8" w:rsidP="00393F06">
            <w:pPr>
              <w:pStyle w:val="af6"/>
              <w:contextualSpacing/>
              <w:jc w:val="center"/>
              <w:rPr>
                <w:rFonts w:ascii="Arial" w:eastAsia="Times New Roman" w:hAnsi="Arial" w:cs="Arial"/>
                <w:color w:val="000000"/>
                <w:sz w:val="20"/>
                <w:szCs w:val="20"/>
                <w:lang w:eastAsia="ru-RU"/>
              </w:rPr>
            </w:pPr>
          </w:p>
        </w:tc>
      </w:tr>
    </w:tbl>
    <w:p w14:paraId="6BC7391A" w14:textId="77777777" w:rsidR="006845A6" w:rsidRPr="00393F06" w:rsidRDefault="006845A6" w:rsidP="00393F06">
      <w:pPr>
        <w:contextualSpacing/>
      </w:pPr>
    </w:p>
    <w:p w14:paraId="54E69926" w14:textId="77777777" w:rsidR="00EB26C4" w:rsidRPr="00393F06" w:rsidRDefault="00EB26C4" w:rsidP="00393F06">
      <w:pPr>
        <w:ind w:firstLine="708"/>
        <w:contextualSpacing/>
        <w:rPr>
          <w:u w:val="single"/>
        </w:rPr>
      </w:pPr>
      <w:r w:rsidRPr="00393F06">
        <w:rPr>
          <w:u w:val="single"/>
        </w:rPr>
        <w:t>Для доставки продукции Поставщиком должны использоваться автомобили, обеспечивающие:</w:t>
      </w:r>
    </w:p>
    <w:p w14:paraId="2D8E26A4" w14:textId="77777777" w:rsidR="00EB26C4" w:rsidRPr="00393F06" w:rsidRDefault="00EB26C4" w:rsidP="00393F06">
      <w:pPr>
        <w:contextualSpacing/>
      </w:pPr>
      <w:r w:rsidRPr="00393F06">
        <w:t>-возможность разгрузки погрузчиком, козловым краном или кран-балкой;</w:t>
      </w:r>
    </w:p>
    <w:p w14:paraId="416D2144" w14:textId="77777777" w:rsidR="00EB26C4" w:rsidRPr="00393F06" w:rsidRDefault="00EB26C4" w:rsidP="00393F06">
      <w:pPr>
        <w:contextualSpacing/>
      </w:pPr>
      <w:r w:rsidRPr="00393F06">
        <w:t>-возможность разгрузки сбоку и сзади;</w:t>
      </w:r>
    </w:p>
    <w:p w14:paraId="12A216AE" w14:textId="77777777" w:rsidR="00DF7F82" w:rsidRDefault="00DF7F82" w:rsidP="00DF7F82">
      <w:pPr>
        <w:contextualSpacing/>
      </w:pPr>
      <w:r w:rsidRPr="00393F06">
        <w:t>Недопустимо отправлять груз массой больше 50 кг на автомашинах, у которых имеется только задняя дверь и нет возможности открыть борт или сдвинуть тент.</w:t>
      </w:r>
    </w:p>
    <w:p w14:paraId="6F4CD70B" w14:textId="77777777" w:rsidR="00DF7F82" w:rsidRPr="00393F06" w:rsidRDefault="00DF7F82" w:rsidP="00DF7F82">
      <w:pPr>
        <w:contextualSpacing/>
      </w:pPr>
      <w:r w:rsidRPr="00C93215">
        <w:t>Недопустимо производить поставку Продукции в машинах, имеющих транзитный груз.</w:t>
      </w:r>
    </w:p>
    <w:p w14:paraId="71E2A5EC" w14:textId="77777777" w:rsidR="00EB26C4" w:rsidRPr="00393F06" w:rsidRDefault="00EB26C4" w:rsidP="00393F06">
      <w:pPr>
        <w:contextualSpacing/>
      </w:pPr>
    </w:p>
    <w:p w14:paraId="1F04425A" w14:textId="77777777" w:rsidR="00EB26C4" w:rsidRDefault="00EB26C4" w:rsidP="00393F06">
      <w:pPr>
        <w:ind w:firstLine="709"/>
        <w:contextualSpacing/>
        <w:rPr>
          <w:u w:val="single"/>
        </w:rPr>
      </w:pPr>
      <w:r w:rsidRPr="00393F06">
        <w:rPr>
          <w:u w:val="single"/>
        </w:rPr>
        <w:t>Допустимое время прибытия транспорта Поставщика для разгрузки продукции на территории Грузополучателей (время – местное):</w:t>
      </w:r>
    </w:p>
    <w:p w14:paraId="017234AA" w14:textId="77777777" w:rsidR="002477A8" w:rsidRPr="00393F06" w:rsidRDefault="002477A8" w:rsidP="00393F06">
      <w:pPr>
        <w:ind w:firstLine="709"/>
        <w:contextualSpacing/>
        <w:rPr>
          <w:u w:val="single"/>
        </w:rPr>
      </w:pPr>
    </w:p>
    <w:tbl>
      <w:tblPr>
        <w:tblW w:w="0" w:type="auto"/>
        <w:tblInd w:w="2542" w:type="dxa"/>
        <w:tblCellMar>
          <w:left w:w="0" w:type="dxa"/>
          <w:right w:w="0" w:type="dxa"/>
        </w:tblCellMar>
        <w:tblLook w:val="04A0" w:firstRow="1" w:lastRow="0" w:firstColumn="1" w:lastColumn="0" w:noHBand="0" w:noVBand="1"/>
      </w:tblPr>
      <w:tblGrid>
        <w:gridCol w:w="1779"/>
        <w:gridCol w:w="3065"/>
      </w:tblGrid>
      <w:tr w:rsidR="002477A8" w:rsidRPr="00393F06" w14:paraId="2E5A565A" w14:textId="77777777" w:rsidTr="00683AAE">
        <w:tc>
          <w:tcPr>
            <w:tcW w:w="177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55B198E" w14:textId="77777777" w:rsidR="002477A8" w:rsidRPr="00393F06" w:rsidRDefault="002477A8" w:rsidP="00393F06">
            <w:pPr>
              <w:pStyle w:val="af6"/>
              <w:contextualSpacing/>
              <w:jc w:val="center"/>
              <w:rPr>
                <w:rFonts w:ascii="Arial" w:eastAsia="Times New Roman" w:hAnsi="Arial" w:cs="Arial"/>
                <w:color w:val="000000"/>
                <w:sz w:val="20"/>
                <w:szCs w:val="20"/>
                <w:lang w:eastAsia="ru-RU"/>
              </w:rPr>
            </w:pPr>
            <w:r w:rsidRPr="00393F06">
              <w:rPr>
                <w:rFonts w:ascii="Arial" w:eastAsia="Times New Roman" w:hAnsi="Arial" w:cs="Arial"/>
                <w:color w:val="000000"/>
                <w:sz w:val="20"/>
                <w:szCs w:val="20"/>
                <w:lang w:eastAsia="ru-RU"/>
              </w:rPr>
              <w:t>Филиал - грузополучатель</w:t>
            </w:r>
          </w:p>
        </w:tc>
        <w:tc>
          <w:tcPr>
            <w:tcW w:w="306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F00E1D" w14:textId="77777777" w:rsidR="002477A8" w:rsidRPr="00393F06" w:rsidRDefault="002477A8" w:rsidP="00393F06">
            <w:pPr>
              <w:pStyle w:val="af6"/>
              <w:contextualSpacing/>
              <w:jc w:val="center"/>
              <w:rPr>
                <w:rFonts w:ascii="Arial" w:eastAsia="Times New Roman" w:hAnsi="Arial" w:cs="Arial"/>
                <w:color w:val="000000"/>
                <w:sz w:val="20"/>
                <w:szCs w:val="20"/>
                <w:lang w:eastAsia="ru-RU"/>
              </w:rPr>
            </w:pPr>
            <w:r w:rsidRPr="00393F06">
              <w:rPr>
                <w:rFonts w:ascii="Arial" w:eastAsia="Times New Roman" w:hAnsi="Arial" w:cs="Arial"/>
                <w:color w:val="000000"/>
                <w:sz w:val="20"/>
                <w:szCs w:val="20"/>
                <w:lang w:eastAsia="ru-RU"/>
              </w:rPr>
              <w:t>Филиал «</w:t>
            </w:r>
            <w:r w:rsidR="004A3B9B">
              <w:rPr>
                <w:rFonts w:ascii="Arial" w:eastAsia="Times New Roman" w:hAnsi="Arial" w:cs="Arial"/>
                <w:color w:val="000000"/>
                <w:sz w:val="20"/>
                <w:szCs w:val="20"/>
                <w:lang w:eastAsia="ru-RU"/>
              </w:rPr>
              <w:t>Невинномысская</w:t>
            </w:r>
            <w:r w:rsidRPr="00393F06">
              <w:rPr>
                <w:rFonts w:ascii="Arial" w:eastAsia="Times New Roman" w:hAnsi="Arial" w:cs="Arial"/>
                <w:color w:val="000000"/>
                <w:sz w:val="20"/>
                <w:szCs w:val="20"/>
                <w:lang w:eastAsia="ru-RU"/>
              </w:rPr>
              <w:t xml:space="preserve"> ГРЭС» ПАО «ЭЛ5-ЭНЕРГО»</w:t>
            </w:r>
          </w:p>
        </w:tc>
      </w:tr>
      <w:tr w:rsidR="002477A8" w:rsidRPr="00393F06" w14:paraId="5D90DE58" w14:textId="77777777" w:rsidTr="00683AAE">
        <w:trPr>
          <w:trHeight w:val="683"/>
        </w:trPr>
        <w:tc>
          <w:tcPr>
            <w:tcW w:w="177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AF7464" w14:textId="77777777" w:rsidR="002477A8" w:rsidRPr="00683AAE" w:rsidRDefault="002477A8" w:rsidP="00393F06">
            <w:pPr>
              <w:pStyle w:val="af6"/>
              <w:contextualSpacing/>
              <w:rPr>
                <w:rFonts w:ascii="Arial" w:eastAsia="Times New Roman" w:hAnsi="Arial" w:cs="Arial"/>
                <w:color w:val="000000"/>
                <w:sz w:val="20"/>
                <w:szCs w:val="20"/>
                <w:lang w:eastAsia="ru-RU"/>
              </w:rPr>
            </w:pPr>
            <w:r w:rsidRPr="00683AAE">
              <w:rPr>
                <w:rFonts w:ascii="Arial" w:eastAsia="Times New Roman" w:hAnsi="Arial" w:cs="Arial"/>
                <w:color w:val="000000"/>
                <w:sz w:val="20"/>
                <w:szCs w:val="20"/>
                <w:lang w:eastAsia="ru-RU"/>
              </w:rPr>
              <w:t>Время прибытия</w:t>
            </w:r>
          </w:p>
        </w:tc>
        <w:tc>
          <w:tcPr>
            <w:tcW w:w="3065" w:type="dxa"/>
            <w:tcBorders>
              <w:top w:val="nil"/>
              <w:left w:val="nil"/>
              <w:bottom w:val="single" w:sz="8" w:space="0" w:color="auto"/>
              <w:right w:val="single" w:sz="8" w:space="0" w:color="auto"/>
            </w:tcBorders>
            <w:tcMar>
              <w:top w:w="0" w:type="dxa"/>
              <w:left w:w="108" w:type="dxa"/>
              <w:bottom w:w="0" w:type="dxa"/>
              <w:right w:w="108" w:type="dxa"/>
            </w:tcMar>
            <w:hideMark/>
          </w:tcPr>
          <w:p w14:paraId="1810F4ED" w14:textId="77777777" w:rsidR="002477A8" w:rsidRPr="002477A8" w:rsidRDefault="002477A8" w:rsidP="00393F06">
            <w:pPr>
              <w:pStyle w:val="af6"/>
              <w:contextualSpacing/>
              <w:jc w:val="center"/>
              <w:rPr>
                <w:rFonts w:ascii="Arial" w:eastAsia="Times New Roman" w:hAnsi="Arial" w:cs="Arial"/>
                <w:color w:val="000000"/>
                <w:sz w:val="20"/>
                <w:szCs w:val="20"/>
                <w:lang w:eastAsia="ru-RU"/>
              </w:rPr>
            </w:pPr>
            <w:r w:rsidRPr="00683AAE">
              <w:rPr>
                <w:rFonts w:ascii="Arial" w:eastAsia="Times New Roman" w:hAnsi="Arial" w:cs="Arial"/>
                <w:color w:val="000000"/>
                <w:sz w:val="20"/>
                <w:szCs w:val="20"/>
                <w:lang w:eastAsia="ru-RU"/>
              </w:rPr>
              <w:t>По согласованию с Грузополучателем</w:t>
            </w:r>
          </w:p>
        </w:tc>
      </w:tr>
    </w:tbl>
    <w:p w14:paraId="19AEC34B" w14:textId="77777777" w:rsidR="002477A8" w:rsidRDefault="002477A8" w:rsidP="00393F06">
      <w:pPr>
        <w:ind w:firstLine="708"/>
        <w:contextualSpacing/>
      </w:pPr>
    </w:p>
    <w:p w14:paraId="6086C83F" w14:textId="77777777" w:rsidR="00EB26C4" w:rsidRPr="00393F06" w:rsidRDefault="00EB26C4" w:rsidP="00393F06">
      <w:pPr>
        <w:ind w:firstLine="708"/>
        <w:contextualSpacing/>
      </w:pPr>
      <w:r w:rsidRPr="00393F06">
        <w:t>В случае невыполнения Поставщиком требований к автотранспорту, указанных в настоящем пункте Договора, Покупатель имеет право отказаться от приемки продукции по Договору до момента выполнения Поставщиком требований к автотранспорту. В случае невыполнения Поставщиком требований по времени прибытия транспортных средств по местонахождению Грузополучателей, как указано выше, Покупатель имеет право отказаться от приемки продукции по Договору до наступления установленного в настоящем пункте Договора допустимого времени прибытия транспортных средств. При этом отказ Покупателя от приемки продукции по причинам нарушения Поставщиком требований к автотранспорту и времени прибытия транспортных средств по местонахождению Грузополучателей не является основанием применения к Покупателю каких-либо мер ответственности, Покупатель не возмещает Поставщику никакие убытки, включая расходы вследствие простоя автотранспорта Поставщика, возникшие в связи с устранением Поставщиком несоответствий вышеуказанным в настоящем пункте Договора требованиям, при этом, вправе применить к Поставщику меры ответственности, в связи с ненадлежащим исполнением Поставщиком условий настоящего договора (в т.ч. нарушение сроков поставки).</w:t>
      </w:r>
    </w:p>
    <w:p w14:paraId="2DBCF4FA" w14:textId="77777777" w:rsidR="008A7F1A" w:rsidRPr="00393F06" w:rsidRDefault="008A7F1A" w:rsidP="00393F06">
      <w:pPr>
        <w:ind w:firstLine="708"/>
        <w:contextualSpacing/>
      </w:pPr>
      <w:r w:rsidRPr="00393F06">
        <w:t>В случае неприбытия продукции в пункт назначения в течение 10 (десяти) рабочих дней с даты уведомления об отгрузке, Поставщик за свой счет принимает меры по его розыску.</w:t>
      </w:r>
    </w:p>
    <w:p w14:paraId="450ED75D" w14:textId="77777777" w:rsidR="00385A41" w:rsidRPr="00393F06" w:rsidRDefault="008A7F1A" w:rsidP="00393F06">
      <w:pPr>
        <w:ind w:firstLine="708"/>
        <w:contextualSpacing/>
      </w:pPr>
      <w:r w:rsidRPr="00393F06">
        <w:t>Обязанность Поставщика по поставке продукции будет считаться исполненной в момент ее получения Покупателем в месте его нахождения (или ином указанном Покупателем месте назначения - Грузополучателем), если иное не оговорено в соответствующей спецификации.</w:t>
      </w:r>
    </w:p>
    <w:p w14:paraId="6568DBA1" w14:textId="77777777" w:rsidR="00385A41" w:rsidRPr="00393F06" w:rsidRDefault="008A7F1A" w:rsidP="00393F06">
      <w:pPr>
        <w:pStyle w:val="2"/>
        <w:numPr>
          <w:ilvl w:val="1"/>
          <w:numId w:val="15"/>
        </w:numPr>
        <w:contextualSpacing/>
        <w:jc w:val="both"/>
        <w:rPr>
          <w:b w:val="0"/>
          <w:bCs/>
        </w:rPr>
      </w:pPr>
      <w:r w:rsidRPr="00393F06">
        <w:rPr>
          <w:b w:val="0"/>
          <w:bCs/>
        </w:rPr>
        <w:t>Покупатель становится собственником</w:t>
      </w:r>
      <w:r w:rsidR="002B11A3" w:rsidRPr="00393F06">
        <w:rPr>
          <w:b w:val="0"/>
          <w:bCs/>
        </w:rPr>
        <w:t xml:space="preserve"> продукции</w:t>
      </w:r>
      <w:r w:rsidRPr="00393F06">
        <w:rPr>
          <w:b w:val="0"/>
          <w:bCs/>
        </w:rPr>
        <w:t xml:space="preserve"> в момент подписания Покупателем товарной накладной (по форме ТОРГ-12)</w:t>
      </w:r>
      <w:r w:rsidR="00F24404" w:rsidRPr="00393F06">
        <w:rPr>
          <w:b w:val="0"/>
          <w:bCs/>
        </w:rPr>
        <w:t xml:space="preserve"> или УПД</w:t>
      </w:r>
      <w:r w:rsidRPr="00393F06">
        <w:rPr>
          <w:b w:val="0"/>
          <w:bCs/>
        </w:rPr>
        <w:t xml:space="preserve">. </w:t>
      </w:r>
    </w:p>
    <w:p w14:paraId="02BEAF52" w14:textId="77777777" w:rsidR="008A7F1A" w:rsidRDefault="008A7F1A" w:rsidP="00393F06">
      <w:pPr>
        <w:ind w:firstLine="708"/>
        <w:contextualSpacing/>
      </w:pPr>
      <w:r w:rsidRPr="00393F06">
        <w:t xml:space="preserve">Риск случайной гибели или повреждения продукции несет Поставщик до момента получения продукции от последнего грузоперевозчика, дата доставки продукции при этом определяется согласно товарно-транспортной накладной (транспортной накладной, коносамента, грузовой накладной).  </w:t>
      </w:r>
    </w:p>
    <w:p w14:paraId="68588B9E" w14:textId="77777777" w:rsidR="00EB1652" w:rsidRPr="004748CF" w:rsidRDefault="00EB1652" w:rsidP="00EB1652">
      <w:pPr>
        <w:ind w:firstLine="708"/>
      </w:pPr>
      <w:r w:rsidRPr="004748CF">
        <w:t xml:space="preserve">Момент получения продукции определяется в зависимости от условий поставки: </w:t>
      </w:r>
    </w:p>
    <w:p w14:paraId="27F11A66" w14:textId="77777777" w:rsidR="00EB1652" w:rsidRPr="004748CF" w:rsidRDefault="00EB1652" w:rsidP="00EB1652">
      <w:r w:rsidRPr="004748CF">
        <w:t>- если доставка продукции до местонахождения Покупателя производится без участия третьих лиц (грузоперевозчиков), то моментом получения продукции По</w:t>
      </w:r>
      <w:r w:rsidRPr="004748CF">
        <w:lastRenderedPageBreak/>
        <w:t xml:space="preserve">купателем является момент предоставления Поставщиком продукции в распоряжение Покупателя и подписания Покупателем накладной (акта передачи-приемки продукции, иного аналогичного документа); </w:t>
      </w:r>
    </w:p>
    <w:p w14:paraId="678E780B" w14:textId="77777777" w:rsidR="00EB1652" w:rsidRPr="00393F06" w:rsidRDefault="00EB1652" w:rsidP="00683AAE">
      <w:r w:rsidRPr="004748CF">
        <w:t xml:space="preserve">- если поставка осуществляется с участием грузоперевозчиков (железнодорожные, автомобильные и др. перевозки), то моментом получения продукции Покупателем является момент получения продукции от последнего грузоперевозчика, дата доставки продукции при этом определяется согласно товарно-транспортной накладной (транспортной накладной, коносамента, грузовой накладной).  </w:t>
      </w:r>
    </w:p>
    <w:p w14:paraId="5FA038A7" w14:textId="77777777" w:rsidR="008A7F1A" w:rsidRPr="00393F06" w:rsidRDefault="008A7F1A" w:rsidP="00393F06">
      <w:pPr>
        <w:pStyle w:val="2"/>
        <w:numPr>
          <w:ilvl w:val="1"/>
          <w:numId w:val="15"/>
        </w:numPr>
        <w:contextualSpacing/>
        <w:jc w:val="both"/>
        <w:rPr>
          <w:b w:val="0"/>
          <w:bCs/>
        </w:rPr>
      </w:pPr>
      <w:r w:rsidRPr="00393F06">
        <w:rPr>
          <w:b w:val="0"/>
          <w:bCs/>
        </w:rPr>
        <w:t xml:space="preserve">Поставщик обязан одновременно с продукцией передать Покупателю ее принадлежности, а также относящиеся к ней документы, включая: технический паспорт на продукцию, инструкцию по эксплуатации продукции, сертификат, подтверждающий соответствие качества продукции стандартам. </w:t>
      </w:r>
    </w:p>
    <w:p w14:paraId="20AA45C6" w14:textId="77777777" w:rsidR="00EB26C4" w:rsidRPr="00393F06" w:rsidRDefault="008A7F1A" w:rsidP="00393F06">
      <w:pPr>
        <w:ind w:firstLine="708"/>
        <w:contextualSpacing/>
      </w:pPr>
      <w:r w:rsidRPr="00393F06">
        <w:t>Перечень принадлежностей продукции (включая запасные части и расходные материалы), а также состав документации (помимо вышеперечисленной), передаваемой Покупателю вместе с продукцией, определяется техническим паспортом или/и спецификацией.</w:t>
      </w:r>
    </w:p>
    <w:p w14:paraId="3F436E02" w14:textId="77777777" w:rsidR="00E429C7" w:rsidRPr="00393F06" w:rsidRDefault="00E429C7" w:rsidP="00393F06">
      <w:pPr>
        <w:pStyle w:val="2"/>
        <w:numPr>
          <w:ilvl w:val="1"/>
          <w:numId w:val="15"/>
        </w:numPr>
        <w:contextualSpacing/>
        <w:jc w:val="both"/>
        <w:rPr>
          <w:b w:val="0"/>
          <w:bCs/>
        </w:rPr>
      </w:pPr>
      <w:r w:rsidRPr="00393F06">
        <w:rPr>
          <w:b w:val="0"/>
          <w:bCs/>
        </w:rPr>
        <w:t>Поставщик обязуется поставить продукцию, свободную от прав третьих лиц, (т.е. продукция не должна быть обременена залогом, не находиться под арестом, запрещением, не являться предметом предварительного договора, не быть обремененной иным образом, не являться предметом спора с третьим лицом и т.п.).</w:t>
      </w:r>
    </w:p>
    <w:p w14:paraId="18E01B98" w14:textId="77777777" w:rsidR="00E429C7" w:rsidRPr="00393F06" w:rsidRDefault="00E429C7" w:rsidP="00393F06">
      <w:pPr>
        <w:pStyle w:val="2"/>
        <w:numPr>
          <w:ilvl w:val="1"/>
          <w:numId w:val="15"/>
        </w:numPr>
        <w:contextualSpacing/>
        <w:jc w:val="both"/>
        <w:rPr>
          <w:b w:val="0"/>
          <w:bCs/>
        </w:rPr>
      </w:pPr>
      <w:r w:rsidRPr="00393F06">
        <w:rPr>
          <w:b w:val="0"/>
          <w:bCs/>
        </w:rPr>
        <w:t>Обязанность по доставке продукции до места нахождения Покупателя (или иного указанного им места назначения - Грузополучателя), а также по внесению провозной платы (а также иных необходимых платежей) грузоперевозчику возлагается на Поставщика.</w:t>
      </w:r>
    </w:p>
    <w:p w14:paraId="688F5A07" w14:textId="77777777" w:rsidR="00E429C7" w:rsidRPr="00393F06" w:rsidRDefault="00E429C7" w:rsidP="00393F06">
      <w:pPr>
        <w:ind w:firstLine="708"/>
        <w:contextualSpacing/>
      </w:pPr>
      <w:r w:rsidRPr="00393F06">
        <w:t>Расходы Поставщика по погрузке продукции, доставке ее до места нахождения Покупателя (или иного указанного им места назначения- Грузополучателя), страхованию продукции включаются в цену продукции.</w:t>
      </w:r>
    </w:p>
    <w:p w14:paraId="5E7DA724" w14:textId="77777777" w:rsidR="00E429C7" w:rsidRPr="00393F06" w:rsidRDefault="00E429C7" w:rsidP="00393F06">
      <w:pPr>
        <w:ind w:firstLine="708"/>
        <w:contextualSpacing/>
      </w:pPr>
      <w:r w:rsidRPr="00393F06">
        <w:t>В случае если соответствующей спецификацией предусмотрена доставка продукции силами Поставщика за счет Покупателя, то в спецификации должна быть указана стоимость доставки, Поставщик выставляет Покупателю счет-фактуру на стоимость доставки продукции до места нахождения Покупателя (или иного места назначения</w:t>
      </w:r>
      <w:r w:rsidR="006E4DF1" w:rsidRPr="00393F06">
        <w:t xml:space="preserve"> </w:t>
      </w:r>
      <w:r w:rsidRPr="00393F06">
        <w:t>-</w:t>
      </w:r>
      <w:r w:rsidR="006E4DF1" w:rsidRPr="00393F06">
        <w:t xml:space="preserve"> </w:t>
      </w:r>
      <w:r w:rsidRPr="00393F06">
        <w:t>Грузополучателя), а также предоставляет Покупателю акт выполненных работ по организации перевозки и соответствующую лицензию (в случае ее необходимости).</w:t>
      </w:r>
    </w:p>
    <w:p w14:paraId="1581FFCD" w14:textId="77777777" w:rsidR="008A7F1A" w:rsidRPr="00393F06" w:rsidRDefault="00E429C7" w:rsidP="00393F06">
      <w:pPr>
        <w:ind w:firstLine="708"/>
        <w:contextualSpacing/>
      </w:pPr>
      <w:r w:rsidRPr="00393F06">
        <w:t>Сумма, указанная в Акте</w:t>
      </w:r>
      <w:r w:rsidR="00561053">
        <w:t>,</w:t>
      </w:r>
      <w:r w:rsidRPr="00393F06">
        <w:t xml:space="preserve"> должна соответствовать сумме, предъявляемой в </w:t>
      </w:r>
      <w:r w:rsidR="006E4DF1" w:rsidRPr="00393F06">
        <w:t>счете</w:t>
      </w:r>
      <w:r w:rsidRPr="00393F06">
        <w:t>-фактуре.</w:t>
      </w:r>
    </w:p>
    <w:p w14:paraId="373F0848" w14:textId="77777777" w:rsidR="00EE4CA2" w:rsidRPr="00393F06" w:rsidRDefault="00EE4CA2" w:rsidP="00393F06">
      <w:pPr>
        <w:pStyle w:val="2"/>
        <w:numPr>
          <w:ilvl w:val="1"/>
          <w:numId w:val="15"/>
        </w:numPr>
        <w:contextualSpacing/>
        <w:jc w:val="both"/>
        <w:rPr>
          <w:b w:val="0"/>
          <w:bCs/>
        </w:rPr>
      </w:pPr>
      <w:r w:rsidRPr="00393F06">
        <w:rPr>
          <w:b w:val="0"/>
          <w:bCs/>
        </w:rPr>
        <w:t xml:space="preserve">Поставщик поставляет продукцию в упаковке или/и таре, обеспечивающей сохранность продукции, при перевозке тем видом транспорта, который </w:t>
      </w:r>
      <w:r w:rsidRPr="00393F06">
        <w:rPr>
          <w:b w:val="0"/>
          <w:bCs/>
        </w:rPr>
        <w:lastRenderedPageBreak/>
        <w:t>используется для доставки продукции Покупателю, погрузочно-разгрузочных работах и хранении.</w:t>
      </w:r>
    </w:p>
    <w:p w14:paraId="082D7D77" w14:textId="77777777" w:rsidR="00EE4CA2" w:rsidRPr="00393F06" w:rsidRDefault="00EE4CA2" w:rsidP="00393F06">
      <w:pPr>
        <w:ind w:firstLine="708"/>
        <w:contextualSpacing/>
      </w:pPr>
      <w:r w:rsidRPr="00393F06">
        <w:t>На упаковку (тару) наносится маркировка, необходимая для идентификации грузоотправителя (Поставщика) и грузополучателя (Покупателя), а также содержащая информацию об условиях перевозки, погрузочно-разгрузочных работ и хранения продукции.</w:t>
      </w:r>
    </w:p>
    <w:p w14:paraId="5432E066" w14:textId="77777777" w:rsidR="00EE4CA2" w:rsidRPr="00393F06" w:rsidRDefault="00EE4CA2" w:rsidP="00393F06">
      <w:pPr>
        <w:ind w:firstLine="708"/>
        <w:contextualSpacing/>
      </w:pPr>
      <w:r w:rsidRPr="00393F06">
        <w:t>В каждое тарное место (в каждую упаковку), если иное не определено в спецификации, должен быть вложен упаковочный ярлык, содержащий следующую информацию:</w:t>
      </w:r>
    </w:p>
    <w:p w14:paraId="3ED77C4D" w14:textId="77777777" w:rsidR="00EE4CA2" w:rsidRPr="00393F06" w:rsidRDefault="00EE4CA2" w:rsidP="00393F06">
      <w:pPr>
        <w:contextualSpacing/>
      </w:pPr>
      <w:r w:rsidRPr="00393F06">
        <w:t>- реквизиты настоящего Договора;</w:t>
      </w:r>
    </w:p>
    <w:p w14:paraId="6BC8683E" w14:textId="77777777" w:rsidR="00EE4CA2" w:rsidRPr="00393F06" w:rsidRDefault="00EE4CA2" w:rsidP="00393F06">
      <w:pPr>
        <w:contextualSpacing/>
      </w:pPr>
      <w:r w:rsidRPr="00393F06">
        <w:t>- наименование (согласно спецификации) и количество продукции, вложенной в данное тарное место (упаковку).</w:t>
      </w:r>
    </w:p>
    <w:p w14:paraId="0253FD4D" w14:textId="77777777" w:rsidR="00EE4CA2" w:rsidRPr="00393F06" w:rsidRDefault="00EE4CA2" w:rsidP="00393F06">
      <w:pPr>
        <w:ind w:firstLine="708"/>
        <w:contextualSpacing/>
      </w:pPr>
      <w:r w:rsidRPr="00393F06">
        <w:t>Если иное не определено Спецификацией, тара и упаковка являются невозвратными, их стоимость включается в цену продукции.</w:t>
      </w:r>
    </w:p>
    <w:p w14:paraId="6B29204D" w14:textId="77777777" w:rsidR="00EE4CA2" w:rsidRPr="00393F06" w:rsidRDefault="00EE4CA2" w:rsidP="00393F06">
      <w:pPr>
        <w:pStyle w:val="2"/>
        <w:numPr>
          <w:ilvl w:val="1"/>
          <w:numId w:val="15"/>
        </w:numPr>
        <w:contextualSpacing/>
        <w:jc w:val="both"/>
        <w:rPr>
          <w:b w:val="0"/>
          <w:bCs/>
        </w:rPr>
      </w:pPr>
      <w:r w:rsidRPr="00393F06">
        <w:rPr>
          <w:b w:val="0"/>
          <w:bCs/>
        </w:rPr>
        <w:t>Покупатель вправе отказаться от принятия продукции и расторгнуть Договор в одностороннем внесудебном порядке в следующих случаях:</w:t>
      </w:r>
    </w:p>
    <w:p w14:paraId="23C9260F" w14:textId="77777777" w:rsidR="00EE4CA2" w:rsidRPr="00393F06" w:rsidRDefault="00EE4CA2" w:rsidP="00393F06">
      <w:pPr>
        <w:contextualSpacing/>
      </w:pPr>
      <w:r w:rsidRPr="00393F06">
        <w:t>- если поставка продукции просрочена более чем на десять календарных дней;</w:t>
      </w:r>
    </w:p>
    <w:p w14:paraId="76C5D035" w14:textId="77777777" w:rsidR="00EE4CA2" w:rsidRPr="00393F06" w:rsidRDefault="00EE4CA2" w:rsidP="00393F06">
      <w:pPr>
        <w:contextualSpacing/>
      </w:pPr>
      <w:r w:rsidRPr="00393F06">
        <w:t>- если нарушены условия договора о комплектности продукции, предоставлении документов, предусмотренных настоящим Договором, о передаче продукции в надлежащей таре (упаковке);</w:t>
      </w:r>
    </w:p>
    <w:p w14:paraId="1DD17B64" w14:textId="77777777" w:rsidR="00EE4CA2" w:rsidRPr="00393F06" w:rsidRDefault="00EE4CA2" w:rsidP="00393F06">
      <w:pPr>
        <w:contextualSpacing/>
      </w:pPr>
      <w:r w:rsidRPr="00393F06">
        <w:t xml:space="preserve">- в иных случаях, предусмотренных законодательством РФ. </w:t>
      </w:r>
    </w:p>
    <w:p w14:paraId="087761CE" w14:textId="77777777" w:rsidR="008A7F1A" w:rsidRPr="00393F06" w:rsidRDefault="00EE4CA2" w:rsidP="00393F06">
      <w:pPr>
        <w:ind w:firstLine="708"/>
        <w:contextualSpacing/>
      </w:pPr>
      <w:r w:rsidRPr="00393F06">
        <w:t>Договор считается расторгнутым с даты получения Поставщиком уведомления Покупателя о расторжении Договора.</w:t>
      </w:r>
    </w:p>
    <w:p w14:paraId="66EFD155" w14:textId="77777777" w:rsidR="002B23E0" w:rsidRPr="00896037" w:rsidRDefault="002B23E0" w:rsidP="00896037"/>
    <w:p w14:paraId="193E9E3F" w14:textId="77777777" w:rsidR="00EE4CA2" w:rsidRPr="00393F06" w:rsidRDefault="00EE4CA2" w:rsidP="00393F06">
      <w:pPr>
        <w:pStyle w:val="1"/>
        <w:numPr>
          <w:ilvl w:val="0"/>
          <w:numId w:val="15"/>
        </w:numPr>
        <w:spacing w:before="120" w:after="120"/>
        <w:contextualSpacing/>
        <w:jc w:val="center"/>
        <w:rPr>
          <w:sz w:val="20"/>
        </w:rPr>
      </w:pPr>
      <w:r w:rsidRPr="00393F06">
        <w:rPr>
          <w:sz w:val="20"/>
        </w:rPr>
        <w:t>ПРИЕМКА ПРОДУКЦИИ</w:t>
      </w:r>
      <w:r w:rsidR="00D41966">
        <w:rPr>
          <w:sz w:val="20"/>
        </w:rPr>
        <w:t xml:space="preserve"> </w:t>
      </w:r>
    </w:p>
    <w:p w14:paraId="12498DBD" w14:textId="77777777" w:rsidR="00A05B31" w:rsidRPr="00393F06" w:rsidRDefault="00A05B31" w:rsidP="00393F06">
      <w:pPr>
        <w:pStyle w:val="2"/>
        <w:numPr>
          <w:ilvl w:val="1"/>
          <w:numId w:val="15"/>
        </w:numPr>
        <w:contextualSpacing/>
        <w:jc w:val="both"/>
        <w:rPr>
          <w:b w:val="0"/>
          <w:bCs/>
        </w:rPr>
      </w:pPr>
      <w:r w:rsidRPr="00393F06">
        <w:rPr>
          <w:b w:val="0"/>
          <w:bCs/>
        </w:rPr>
        <w:t xml:space="preserve">Покупатель осуществляет приемку продукции по количеству: </w:t>
      </w:r>
    </w:p>
    <w:p w14:paraId="2ACF3DA4" w14:textId="77777777" w:rsidR="00A05B31" w:rsidRPr="00393F06" w:rsidRDefault="00A05B31" w:rsidP="00393F06">
      <w:pPr>
        <w:shd w:val="clear" w:color="auto" w:fill="FFFFFF"/>
        <w:tabs>
          <w:tab w:val="left" w:pos="494"/>
        </w:tabs>
        <w:contextualSpacing/>
      </w:pPr>
      <w:r w:rsidRPr="00393F06">
        <w:t>а) в месте нахождения Покупателя (или ином указанном им месте доставки продукции) - при доставке продукции собственным транспортом Поставщика;</w:t>
      </w:r>
    </w:p>
    <w:p w14:paraId="6B7C75F9" w14:textId="77777777" w:rsidR="00EE4CA2" w:rsidRPr="00393F06" w:rsidRDefault="00A05B31" w:rsidP="00393F06">
      <w:pPr>
        <w:shd w:val="clear" w:color="auto" w:fill="FFFFFF"/>
        <w:tabs>
          <w:tab w:val="left" w:pos="494"/>
        </w:tabs>
        <w:contextualSpacing/>
      </w:pPr>
      <w:r w:rsidRPr="00393F06">
        <w:t>б) в месте, определенном правовыми актами РФ, регулирующими перевозки соответствующим видом транспорта, а если место приемки этими правовыми актами не определено – в месте нахождения Покупателя или ино</w:t>
      </w:r>
      <w:r w:rsidR="00561053">
        <w:t>м</w:t>
      </w:r>
      <w:r w:rsidRPr="00393F06">
        <w:t xml:space="preserve"> указанном им мест</w:t>
      </w:r>
      <w:r w:rsidR="00561053">
        <w:t>е</w:t>
      </w:r>
      <w:r w:rsidRPr="00393F06">
        <w:t xml:space="preserve"> назначения для доставки продукции.</w:t>
      </w:r>
    </w:p>
    <w:p w14:paraId="20C6B08B" w14:textId="77777777" w:rsidR="00A05B31" w:rsidRPr="00393F06" w:rsidRDefault="00A05B31" w:rsidP="00393F06">
      <w:pPr>
        <w:pStyle w:val="2"/>
        <w:numPr>
          <w:ilvl w:val="1"/>
          <w:numId w:val="15"/>
        </w:numPr>
        <w:contextualSpacing/>
        <w:jc w:val="both"/>
        <w:rPr>
          <w:b w:val="0"/>
          <w:bCs/>
        </w:rPr>
      </w:pPr>
      <w:r w:rsidRPr="00393F06">
        <w:rPr>
          <w:b w:val="0"/>
          <w:bCs/>
        </w:rPr>
        <w:t xml:space="preserve">В случае если после доставки продукции железнодорожным транспортом обнаружатся недостача, повреждение (порча) груза, Покупатель обязан потребовать от грузоперевозчика составления коммерческого акта в тех случаях, когда это предусмотрено Федеральным законом «Устав железнодорожного транспорта РФ» от 10.01.2003 № 18-ФЗ. Отказ грузоперевозчика от составления </w:t>
      </w:r>
      <w:r w:rsidRPr="00393F06">
        <w:rPr>
          <w:b w:val="0"/>
          <w:bCs/>
        </w:rPr>
        <w:lastRenderedPageBreak/>
        <w:t xml:space="preserve">коммерческого акта не является препятствием для приемки продукции в порядке, предусмотренном настоящим </w:t>
      </w:r>
      <w:r w:rsidR="00561053">
        <w:rPr>
          <w:b w:val="0"/>
          <w:bCs/>
        </w:rPr>
        <w:t>Д</w:t>
      </w:r>
      <w:r w:rsidRPr="00393F06">
        <w:rPr>
          <w:b w:val="0"/>
          <w:bCs/>
        </w:rPr>
        <w:t>оговором.</w:t>
      </w:r>
    </w:p>
    <w:p w14:paraId="016F8B4F" w14:textId="77777777" w:rsidR="00A05B31" w:rsidRPr="00393F06" w:rsidRDefault="00A05B31" w:rsidP="00393F06">
      <w:pPr>
        <w:pStyle w:val="2"/>
        <w:numPr>
          <w:ilvl w:val="1"/>
          <w:numId w:val="15"/>
        </w:numPr>
        <w:contextualSpacing/>
        <w:jc w:val="both"/>
        <w:rPr>
          <w:b w:val="0"/>
          <w:bCs/>
        </w:rPr>
      </w:pPr>
      <w:r w:rsidRPr="00393F06">
        <w:rPr>
          <w:b w:val="0"/>
          <w:bCs/>
        </w:rPr>
        <w:t>Приемка продукции производится в следующие сроки:</w:t>
      </w:r>
    </w:p>
    <w:p w14:paraId="2F3FFBC4" w14:textId="77777777" w:rsidR="00A05B31" w:rsidRPr="00393F06" w:rsidRDefault="00A05B31" w:rsidP="00393F06">
      <w:pPr>
        <w:pStyle w:val="5"/>
        <w:numPr>
          <w:ilvl w:val="2"/>
          <w:numId w:val="15"/>
        </w:numPr>
        <w:contextualSpacing/>
        <w:jc w:val="both"/>
        <w:rPr>
          <w:rFonts w:ascii="Arial" w:hAnsi="Arial" w:cs="Arial"/>
          <w:b w:val="0"/>
          <w:bCs w:val="0"/>
          <w:sz w:val="20"/>
          <w:u w:val="single"/>
          <w:lang w:val="ru-RU"/>
        </w:rPr>
      </w:pPr>
      <w:r w:rsidRPr="00393F06">
        <w:rPr>
          <w:rFonts w:ascii="Arial" w:hAnsi="Arial" w:cs="Arial"/>
          <w:b w:val="0"/>
          <w:bCs w:val="0"/>
          <w:sz w:val="20"/>
          <w:u w:val="single"/>
          <w:lang w:val="ru-RU"/>
        </w:rPr>
        <w:t>по количеству:</w:t>
      </w:r>
    </w:p>
    <w:p w14:paraId="44AA4C2C" w14:textId="77777777" w:rsidR="00EE4CA2" w:rsidRPr="00393F06" w:rsidRDefault="00A05B31" w:rsidP="00393F06">
      <w:pPr>
        <w:shd w:val="clear" w:color="auto" w:fill="FFFFFF"/>
        <w:tabs>
          <w:tab w:val="left" w:pos="494"/>
        </w:tabs>
        <w:contextualSpacing/>
      </w:pPr>
      <w:r w:rsidRPr="00393F06">
        <w:t>а) продукции, поступившей без тары (упаковки), в открытой таре (упаковке) или в поврежденной таре (упаковке), - в день получения ее от Поставщика или от грузоперевозчика;</w:t>
      </w:r>
    </w:p>
    <w:p w14:paraId="5438FB47" w14:textId="77777777" w:rsidR="00A05B31" w:rsidRPr="00393F06" w:rsidRDefault="00A05B31" w:rsidP="00393F06">
      <w:pPr>
        <w:shd w:val="clear" w:color="auto" w:fill="FFFFFF"/>
        <w:tabs>
          <w:tab w:val="left" w:pos="494"/>
        </w:tabs>
        <w:contextualSpacing/>
      </w:pPr>
      <w:r w:rsidRPr="00393F06">
        <w:t>б) продукции, поступившей в исправной таре (упаковке):</w:t>
      </w:r>
    </w:p>
    <w:p w14:paraId="290CB94C" w14:textId="77777777" w:rsidR="00A05B31" w:rsidRPr="00393F06" w:rsidRDefault="00A05B31" w:rsidP="00393F06">
      <w:pPr>
        <w:shd w:val="clear" w:color="auto" w:fill="FFFFFF"/>
        <w:tabs>
          <w:tab w:val="left" w:pos="494"/>
        </w:tabs>
        <w:contextualSpacing/>
      </w:pPr>
      <w:r w:rsidRPr="00393F06">
        <w:t>- по весу брутто и/или количеству мест - в день получения продукции от поставщика или от грузоперевозчика;</w:t>
      </w:r>
    </w:p>
    <w:p w14:paraId="682D5EAA" w14:textId="77777777" w:rsidR="00EE4CA2" w:rsidRPr="00393F06" w:rsidRDefault="00A05B31" w:rsidP="00393F06">
      <w:pPr>
        <w:shd w:val="clear" w:color="auto" w:fill="FFFFFF"/>
        <w:tabs>
          <w:tab w:val="left" w:pos="494"/>
        </w:tabs>
        <w:contextualSpacing/>
      </w:pPr>
      <w:r w:rsidRPr="00393F06">
        <w:t>- по весу нетто и/или количеству товарных единиц в каждом месте - одновременно со вскрытием тары, но не позднее 20</w:t>
      </w:r>
      <w:r w:rsidR="00C9798D" w:rsidRPr="00393F06">
        <w:t xml:space="preserve"> (двадцати)</w:t>
      </w:r>
      <w:r w:rsidRPr="00393F06">
        <w:t xml:space="preserve"> дней со дня получения продукции от поставщика или от грузоперевозчика;</w:t>
      </w:r>
    </w:p>
    <w:p w14:paraId="2F959998" w14:textId="77777777" w:rsidR="004A5E02" w:rsidRPr="00393F06" w:rsidRDefault="004A5E02" w:rsidP="00393F06">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u w:val="single"/>
          <w:lang w:val="ru-RU"/>
        </w:rPr>
        <w:t xml:space="preserve">по качеству (на наличие внешних повреждений) и комплектности </w:t>
      </w:r>
      <w:r w:rsidRPr="00393F06">
        <w:rPr>
          <w:rFonts w:ascii="Arial" w:hAnsi="Arial" w:cs="Arial"/>
          <w:b w:val="0"/>
          <w:bCs w:val="0"/>
          <w:sz w:val="20"/>
          <w:lang w:val="ru-RU"/>
        </w:rPr>
        <w:t>– в течение 30</w:t>
      </w:r>
      <w:r w:rsidR="003B61DF" w:rsidRPr="00393F06">
        <w:rPr>
          <w:rFonts w:ascii="Arial" w:hAnsi="Arial" w:cs="Arial"/>
          <w:b w:val="0"/>
          <w:bCs w:val="0"/>
          <w:sz w:val="20"/>
          <w:lang w:val="ru-RU"/>
        </w:rPr>
        <w:t>-ти</w:t>
      </w:r>
      <w:r w:rsidRPr="00393F06">
        <w:rPr>
          <w:rFonts w:ascii="Arial" w:hAnsi="Arial" w:cs="Arial"/>
          <w:b w:val="0"/>
          <w:bCs w:val="0"/>
          <w:sz w:val="20"/>
          <w:lang w:val="ru-RU"/>
        </w:rPr>
        <w:t xml:space="preserve"> дней со дня получения продукции от поставщика или от грузоперевозчика.</w:t>
      </w:r>
    </w:p>
    <w:p w14:paraId="19321D09" w14:textId="77777777" w:rsidR="00A40A91" w:rsidRPr="00393F06" w:rsidRDefault="006E4DF1" w:rsidP="00393F06">
      <w:pPr>
        <w:shd w:val="clear" w:color="auto" w:fill="FFFFFF"/>
        <w:tabs>
          <w:tab w:val="left" w:pos="494"/>
        </w:tabs>
        <w:contextualSpacing/>
      </w:pPr>
      <w:r w:rsidRPr="00393F06">
        <w:tab/>
      </w:r>
      <w:r w:rsidR="00A40A91" w:rsidRPr="00393F06">
        <w:t xml:space="preserve">Если продукция требует монтажа и ввода в эксплуатацию, приемка продукции по качеству проводится в период проведения пусконаладочных испытаний продукции и ввода продукции в эксплуатацию, что подтверждается соответствующими актами, составленными по результатам испытаний и вводу продукции в эксплуатацию.  </w:t>
      </w:r>
    </w:p>
    <w:p w14:paraId="32909A51" w14:textId="77777777" w:rsidR="00A40A91" w:rsidRPr="00393F06" w:rsidRDefault="00A40A91" w:rsidP="00393F06">
      <w:pPr>
        <w:pStyle w:val="2"/>
        <w:numPr>
          <w:ilvl w:val="1"/>
          <w:numId w:val="15"/>
        </w:numPr>
        <w:contextualSpacing/>
        <w:jc w:val="both"/>
        <w:rPr>
          <w:b w:val="0"/>
          <w:bCs/>
        </w:rPr>
      </w:pPr>
      <w:r w:rsidRPr="00393F06">
        <w:rPr>
          <w:b w:val="0"/>
          <w:bCs/>
        </w:rPr>
        <w:t>Время приостановки приемки продукции в связи с необходимостью вызова представителя Поставщика не включается в сроки, установленные в п. 3.3. настоящего Договора.</w:t>
      </w:r>
    </w:p>
    <w:p w14:paraId="707CEA2B" w14:textId="77777777" w:rsidR="00A40A91" w:rsidRPr="00393F06" w:rsidRDefault="00A40A91" w:rsidP="00393F06">
      <w:pPr>
        <w:pStyle w:val="2"/>
        <w:numPr>
          <w:ilvl w:val="1"/>
          <w:numId w:val="15"/>
        </w:numPr>
        <w:contextualSpacing/>
        <w:jc w:val="both"/>
        <w:rPr>
          <w:b w:val="0"/>
          <w:bCs/>
        </w:rPr>
      </w:pPr>
      <w:r w:rsidRPr="00393F06">
        <w:rPr>
          <w:b w:val="0"/>
          <w:bCs/>
        </w:rPr>
        <w:t>Приемка продукции по весовым характеристикам (брутто и нетто) осуществляется в тех случаях, когда вес поставляемой продукции является ее количественной характеристикой, определенной в спецификации.</w:t>
      </w:r>
    </w:p>
    <w:p w14:paraId="03305E2C" w14:textId="77777777" w:rsidR="00A40A91" w:rsidRPr="00393F06" w:rsidRDefault="00A40A91" w:rsidP="00393F06">
      <w:pPr>
        <w:shd w:val="clear" w:color="auto" w:fill="FFFFFF"/>
        <w:tabs>
          <w:tab w:val="left" w:pos="494"/>
        </w:tabs>
        <w:ind w:firstLine="709"/>
        <w:contextualSpacing/>
      </w:pPr>
      <w:r w:rsidRPr="00393F06">
        <w:t xml:space="preserve">Приемка продукции по весовым характеристикам и количеству мест оформляется актами приемки, составляемыми комиссией из числа представителей Покупателя. </w:t>
      </w:r>
    </w:p>
    <w:p w14:paraId="71997CD9" w14:textId="77777777" w:rsidR="00A05B31" w:rsidRPr="00393F06" w:rsidRDefault="00A40A91" w:rsidP="00393F06">
      <w:pPr>
        <w:pStyle w:val="2"/>
        <w:numPr>
          <w:ilvl w:val="1"/>
          <w:numId w:val="15"/>
        </w:numPr>
        <w:contextualSpacing/>
        <w:jc w:val="both"/>
        <w:rPr>
          <w:b w:val="0"/>
          <w:bCs/>
        </w:rPr>
      </w:pPr>
      <w:r w:rsidRPr="00393F06">
        <w:rPr>
          <w:b w:val="0"/>
          <w:bCs/>
        </w:rPr>
        <w:t xml:space="preserve">При обнаружении во время приемки продукции признаков ее недостачи, повреждения, несоответствия качества, комплектности, маркировки поступившей продукции, тары или упаковки требованиям стандартов, технических условий, чертежам, образцам (эталонам), иным требованиям, определенных настоящим Договором, либо данным, указанным в маркировке и сопроводительных документах, удостоверяющих комплектность и качество продукции, Покупатель приостанавливает дальнейшую приемку продукции и составляет акт приемки, в </w:t>
      </w:r>
      <w:r w:rsidRPr="00393F06">
        <w:rPr>
          <w:b w:val="0"/>
          <w:bCs/>
        </w:rPr>
        <w:lastRenderedPageBreak/>
        <w:t>котором указывает количество осмотренной продукции и характер выявленных при приемке недостатков.</w:t>
      </w:r>
    </w:p>
    <w:p w14:paraId="285779E3" w14:textId="77777777" w:rsidR="00981302" w:rsidRPr="00393F06" w:rsidRDefault="00981302" w:rsidP="00393F06">
      <w:pPr>
        <w:pStyle w:val="2"/>
        <w:numPr>
          <w:ilvl w:val="1"/>
          <w:numId w:val="15"/>
        </w:numPr>
        <w:contextualSpacing/>
        <w:jc w:val="both"/>
        <w:rPr>
          <w:b w:val="0"/>
          <w:bCs/>
        </w:rPr>
      </w:pPr>
      <w:r w:rsidRPr="00393F06">
        <w:rPr>
          <w:b w:val="0"/>
          <w:bCs/>
        </w:rPr>
        <w:t>Одновременно с приостановлением приемки Покупатель обязан вызвать для участия в продолжении приемки продукции и подписания акта приемки представителя Поставщика.</w:t>
      </w:r>
    </w:p>
    <w:p w14:paraId="3EEBB6FB" w14:textId="77777777" w:rsidR="00981302" w:rsidRPr="00393F06" w:rsidRDefault="006E4DF1" w:rsidP="00393F06">
      <w:pPr>
        <w:shd w:val="clear" w:color="auto" w:fill="FFFFFF"/>
        <w:tabs>
          <w:tab w:val="left" w:pos="494"/>
        </w:tabs>
        <w:contextualSpacing/>
      </w:pPr>
      <w:r w:rsidRPr="00393F06">
        <w:tab/>
      </w:r>
      <w:r w:rsidR="00981302" w:rsidRPr="00393F06">
        <w:t>Вызов представителя Поставщика осуществляется одним из следующих способов:</w:t>
      </w:r>
    </w:p>
    <w:p w14:paraId="73D799E4" w14:textId="77777777" w:rsidR="00981302" w:rsidRPr="00393F06" w:rsidRDefault="00981302" w:rsidP="00393F06">
      <w:pPr>
        <w:shd w:val="clear" w:color="auto" w:fill="FFFFFF"/>
        <w:tabs>
          <w:tab w:val="left" w:pos="494"/>
        </w:tabs>
        <w:contextualSpacing/>
      </w:pPr>
      <w:r w:rsidRPr="00393F06">
        <w:t>- телеграммой;</w:t>
      </w:r>
    </w:p>
    <w:p w14:paraId="3137B072" w14:textId="77777777" w:rsidR="00981302" w:rsidRPr="00393F06" w:rsidRDefault="00981302" w:rsidP="00393F06">
      <w:pPr>
        <w:shd w:val="clear" w:color="auto" w:fill="FFFFFF"/>
        <w:tabs>
          <w:tab w:val="left" w:pos="494"/>
        </w:tabs>
        <w:contextualSpacing/>
      </w:pPr>
      <w:r w:rsidRPr="00393F06">
        <w:t>- телефонограммой;</w:t>
      </w:r>
    </w:p>
    <w:p w14:paraId="4078DF8E" w14:textId="77777777" w:rsidR="00981302" w:rsidRPr="00393F06" w:rsidRDefault="00981302" w:rsidP="00393F06">
      <w:pPr>
        <w:shd w:val="clear" w:color="auto" w:fill="FFFFFF"/>
        <w:tabs>
          <w:tab w:val="left" w:pos="494"/>
        </w:tabs>
        <w:contextualSpacing/>
      </w:pPr>
      <w:r w:rsidRPr="00393F06">
        <w:t>- письменным извещением, переданным по факсу</w:t>
      </w:r>
      <w:r w:rsidR="00121DA4" w:rsidRPr="00393F06">
        <w:t>/с использованием средств электронной связи (электронной почтой)</w:t>
      </w:r>
      <w:r w:rsidRPr="00393F06">
        <w:t>;</w:t>
      </w:r>
    </w:p>
    <w:p w14:paraId="782511C4" w14:textId="77777777" w:rsidR="00981302" w:rsidRPr="00393F06" w:rsidRDefault="00981302" w:rsidP="00393F06">
      <w:pPr>
        <w:shd w:val="clear" w:color="auto" w:fill="FFFFFF"/>
        <w:tabs>
          <w:tab w:val="left" w:pos="494"/>
        </w:tabs>
        <w:contextualSpacing/>
      </w:pPr>
      <w:r w:rsidRPr="00393F06">
        <w:t>- письмом, направляемым экспресс-почтой.</w:t>
      </w:r>
    </w:p>
    <w:p w14:paraId="41277B79" w14:textId="77777777" w:rsidR="00981302" w:rsidRPr="00393F06" w:rsidRDefault="006E4DF1" w:rsidP="00393F06">
      <w:pPr>
        <w:shd w:val="clear" w:color="auto" w:fill="FFFFFF"/>
        <w:tabs>
          <w:tab w:val="left" w:pos="494"/>
        </w:tabs>
        <w:contextualSpacing/>
      </w:pPr>
      <w:r w:rsidRPr="00393F06">
        <w:tab/>
      </w:r>
      <w:r w:rsidR="00981302" w:rsidRPr="00393F06">
        <w:t>В извещении о вызове представителя Поставщика должна быть указана следующая информация:</w:t>
      </w:r>
    </w:p>
    <w:p w14:paraId="22B8A0C2" w14:textId="77777777" w:rsidR="00981302" w:rsidRPr="00393F06" w:rsidRDefault="00981302" w:rsidP="00393F06">
      <w:pPr>
        <w:shd w:val="clear" w:color="auto" w:fill="FFFFFF"/>
        <w:tabs>
          <w:tab w:val="left" w:pos="494"/>
        </w:tabs>
        <w:contextualSpacing/>
      </w:pPr>
      <w:r w:rsidRPr="00393F06">
        <w:t xml:space="preserve">а) реквизиты (номер и дата) договора; </w:t>
      </w:r>
    </w:p>
    <w:p w14:paraId="1FFBF71D" w14:textId="77777777" w:rsidR="00981302" w:rsidRPr="00393F06" w:rsidRDefault="00981302" w:rsidP="00393F06">
      <w:pPr>
        <w:shd w:val="clear" w:color="auto" w:fill="FFFFFF"/>
        <w:tabs>
          <w:tab w:val="left" w:pos="494"/>
        </w:tabs>
        <w:contextualSpacing/>
      </w:pPr>
      <w:r w:rsidRPr="00393F06">
        <w:t xml:space="preserve">б) наименование продукции; </w:t>
      </w:r>
    </w:p>
    <w:p w14:paraId="2043D5B3" w14:textId="77777777" w:rsidR="00981302" w:rsidRPr="00393F06" w:rsidRDefault="00981302" w:rsidP="00393F06">
      <w:pPr>
        <w:shd w:val="clear" w:color="auto" w:fill="FFFFFF"/>
        <w:tabs>
          <w:tab w:val="left" w:pos="494"/>
        </w:tabs>
        <w:contextualSpacing/>
      </w:pPr>
      <w:r w:rsidRPr="00393F06">
        <w:t>в) дата и номер счета-фактуры или товарно-транспортного документа на продукцию, если к моменту вызова счет-фактура Покупателю Поставщиком не передан;</w:t>
      </w:r>
    </w:p>
    <w:p w14:paraId="6569F669" w14:textId="77777777" w:rsidR="00981302" w:rsidRPr="00393F06" w:rsidRDefault="00981302" w:rsidP="00393F06">
      <w:pPr>
        <w:shd w:val="clear" w:color="auto" w:fill="FFFFFF"/>
        <w:tabs>
          <w:tab w:val="left" w:pos="494"/>
        </w:tabs>
        <w:contextualSpacing/>
      </w:pPr>
      <w:r w:rsidRPr="00393F06">
        <w:t>г) характер выявленных недостатков продукции;</w:t>
      </w:r>
      <w:r w:rsidRPr="00393F06">
        <w:tab/>
      </w:r>
    </w:p>
    <w:p w14:paraId="2D1F17CD" w14:textId="77777777" w:rsidR="00981302" w:rsidRPr="00393F06" w:rsidRDefault="00981302" w:rsidP="00393F06">
      <w:pPr>
        <w:shd w:val="clear" w:color="auto" w:fill="FFFFFF"/>
        <w:tabs>
          <w:tab w:val="left" w:pos="494"/>
        </w:tabs>
        <w:contextualSpacing/>
      </w:pPr>
      <w:r w:rsidRPr="00393F06">
        <w:t xml:space="preserve">д) время, на которое назначена дальнейшая приемка продукции; </w:t>
      </w:r>
    </w:p>
    <w:p w14:paraId="1CE0DE67" w14:textId="77777777" w:rsidR="00981302" w:rsidRPr="00393F06" w:rsidRDefault="00981302" w:rsidP="00393F06">
      <w:pPr>
        <w:shd w:val="clear" w:color="auto" w:fill="FFFFFF"/>
        <w:tabs>
          <w:tab w:val="left" w:pos="494"/>
        </w:tabs>
        <w:contextualSpacing/>
      </w:pPr>
      <w:r w:rsidRPr="00393F06">
        <w:t>е) место, где она будет проводиться.</w:t>
      </w:r>
    </w:p>
    <w:p w14:paraId="79C0E178" w14:textId="77777777" w:rsidR="00A05B31" w:rsidRPr="00393F06" w:rsidRDefault="00981302" w:rsidP="00393F06">
      <w:pPr>
        <w:pStyle w:val="2"/>
        <w:numPr>
          <w:ilvl w:val="1"/>
          <w:numId w:val="15"/>
        </w:numPr>
        <w:contextualSpacing/>
        <w:jc w:val="both"/>
        <w:rPr>
          <w:b w:val="0"/>
          <w:bCs/>
        </w:rPr>
      </w:pPr>
      <w:r w:rsidRPr="00393F06">
        <w:rPr>
          <w:b w:val="0"/>
          <w:bCs/>
        </w:rPr>
        <w:t>Представитель Поставщика обязан явиться для участия в дальнейшей приемке продукции в течение 24 часов с момента получения вышеназванного вызова или в этот же срок уведомить Покупателя об отказе от участия в приемке или уведомить о времени, когда представитель Поставщика явится для участия в дальнейшей приемке (не более, чем 48 часов с момента получения вызова Покупателя). Представитель Поставщика должен иметь с собой доверенность, уполномочивающую его принимать участие в приемке продукции и подписании акта приемки.</w:t>
      </w:r>
    </w:p>
    <w:p w14:paraId="7796A071" w14:textId="77777777" w:rsidR="000C1406" w:rsidRPr="00393F06" w:rsidRDefault="006E4DF1" w:rsidP="00393F06">
      <w:pPr>
        <w:shd w:val="clear" w:color="auto" w:fill="FFFFFF"/>
        <w:tabs>
          <w:tab w:val="left" w:pos="494"/>
        </w:tabs>
        <w:contextualSpacing/>
      </w:pPr>
      <w:r w:rsidRPr="00393F06">
        <w:tab/>
      </w:r>
      <w:r w:rsidR="00981302" w:rsidRPr="00393F06">
        <w:t>В случае неявки представителя Поставщика в указанный срок, отказа Поставщика участвовать в приемке Покупатель продолжает приемку продукции в одностороннем порядке, результаты котор</w:t>
      </w:r>
      <w:r w:rsidR="00561053">
        <w:t>о</w:t>
      </w:r>
      <w:r w:rsidR="00981302" w:rsidRPr="00393F06">
        <w:t>й фиксируются в акте приемки.</w:t>
      </w:r>
    </w:p>
    <w:p w14:paraId="689605F6" w14:textId="77777777" w:rsidR="000C1406" w:rsidRPr="00393F06" w:rsidRDefault="00981302" w:rsidP="00393F06">
      <w:pPr>
        <w:pStyle w:val="2"/>
        <w:numPr>
          <w:ilvl w:val="1"/>
          <w:numId w:val="15"/>
        </w:numPr>
        <w:contextualSpacing/>
        <w:jc w:val="both"/>
        <w:rPr>
          <w:b w:val="0"/>
          <w:bCs/>
        </w:rPr>
      </w:pPr>
      <w:r w:rsidRPr="00393F06">
        <w:rPr>
          <w:b w:val="0"/>
          <w:bCs/>
        </w:rPr>
        <w:t>Акты приемки, упомянутые в пунктах 3.5.-3.8. настоящего Договора, подписываются комиссией, составленной из представителей Покупателя (а также уполномоченного представителя Поставщика, если он в соответствии с настоящим Договором участвует в приемке).</w:t>
      </w:r>
    </w:p>
    <w:p w14:paraId="5E6F9265" w14:textId="77777777" w:rsidR="00981302" w:rsidRPr="00393F06" w:rsidRDefault="000C1406" w:rsidP="00393F06">
      <w:pPr>
        <w:shd w:val="clear" w:color="auto" w:fill="FFFFFF"/>
        <w:tabs>
          <w:tab w:val="left" w:pos="494"/>
        </w:tabs>
        <w:contextualSpacing/>
      </w:pPr>
      <w:r w:rsidRPr="00393F06">
        <w:rPr>
          <w:bCs/>
        </w:rPr>
        <w:tab/>
      </w:r>
      <w:r w:rsidR="00981302" w:rsidRPr="00393F06">
        <w:t>Покупатель вправе по своему усмотрению привлекать к участию в приемке экспертов Торгово-промышленной палаты России (ее отделений), представителей других организаций, а также предпринимателей.</w:t>
      </w:r>
    </w:p>
    <w:p w14:paraId="79501956" w14:textId="77777777" w:rsidR="00981302" w:rsidRPr="00393F06" w:rsidRDefault="003B61DF" w:rsidP="00393F06">
      <w:pPr>
        <w:shd w:val="clear" w:color="auto" w:fill="FFFFFF"/>
        <w:tabs>
          <w:tab w:val="left" w:pos="494"/>
        </w:tabs>
        <w:contextualSpacing/>
      </w:pPr>
      <w:r w:rsidRPr="00393F06">
        <w:tab/>
      </w:r>
      <w:r w:rsidR="00981302" w:rsidRPr="00393F06">
        <w:t>Акты приемки должны содержать следующие обязательные реквизиты:</w:t>
      </w:r>
    </w:p>
    <w:p w14:paraId="10E8E09F" w14:textId="77777777" w:rsidR="00981302" w:rsidRPr="00393F06" w:rsidRDefault="00981302" w:rsidP="00393F06">
      <w:pPr>
        <w:shd w:val="clear" w:color="auto" w:fill="FFFFFF"/>
        <w:tabs>
          <w:tab w:val="left" w:pos="494"/>
        </w:tabs>
        <w:contextualSpacing/>
      </w:pPr>
      <w:r w:rsidRPr="00393F06">
        <w:lastRenderedPageBreak/>
        <w:t>а) наименование Покупателя продукции и его адрес;</w:t>
      </w:r>
    </w:p>
    <w:p w14:paraId="50FDE849" w14:textId="77777777" w:rsidR="00981302" w:rsidRPr="00393F06" w:rsidRDefault="00981302" w:rsidP="00393F06">
      <w:pPr>
        <w:shd w:val="clear" w:color="auto" w:fill="FFFFFF"/>
        <w:tabs>
          <w:tab w:val="left" w:pos="494"/>
        </w:tabs>
        <w:contextualSpacing/>
      </w:pPr>
      <w:r w:rsidRPr="00393F06">
        <w:t>б) дата составления акта, место приемки продукции, время начала и окончания приемки продукции;</w:t>
      </w:r>
    </w:p>
    <w:p w14:paraId="37C51F06" w14:textId="77777777" w:rsidR="00981302" w:rsidRPr="00393F06" w:rsidRDefault="00981302" w:rsidP="00393F06">
      <w:pPr>
        <w:shd w:val="clear" w:color="auto" w:fill="FFFFFF"/>
        <w:tabs>
          <w:tab w:val="left" w:pos="494"/>
        </w:tabs>
        <w:contextualSpacing/>
      </w:pPr>
      <w:r w:rsidRPr="00393F06">
        <w:t>в) фамилии, инициалы лиц, принимавших участие в приемке продукции</w:t>
      </w:r>
      <w:r w:rsidR="00561053">
        <w:t>,</w:t>
      </w:r>
      <w:r w:rsidRPr="00393F06">
        <w:t xml:space="preserve"> место их работы и занимаемые должности;</w:t>
      </w:r>
    </w:p>
    <w:p w14:paraId="2043EF3D" w14:textId="77777777" w:rsidR="00981302" w:rsidRPr="00393F06" w:rsidRDefault="00981302" w:rsidP="00393F06">
      <w:pPr>
        <w:shd w:val="clear" w:color="auto" w:fill="FFFFFF"/>
        <w:tabs>
          <w:tab w:val="left" w:pos="494"/>
        </w:tabs>
        <w:contextualSpacing/>
      </w:pPr>
      <w:r w:rsidRPr="00393F06">
        <w:t>г) наименование и адрес Поставщика;</w:t>
      </w:r>
    </w:p>
    <w:p w14:paraId="693DCAA1" w14:textId="77777777" w:rsidR="00981302" w:rsidRPr="00393F06" w:rsidRDefault="00981302" w:rsidP="00393F06">
      <w:pPr>
        <w:shd w:val="clear" w:color="auto" w:fill="FFFFFF"/>
        <w:tabs>
          <w:tab w:val="left" w:pos="494"/>
        </w:tabs>
        <w:contextualSpacing/>
      </w:pPr>
      <w:r w:rsidRPr="00393F06">
        <w:t xml:space="preserve">д) номер и дата договора, товарно-транспортного документа, а также </w:t>
      </w:r>
      <w:r w:rsidR="008A5515" w:rsidRPr="00393F06">
        <w:t>счета-фактуры</w:t>
      </w:r>
      <w:r w:rsidRPr="00393F06">
        <w:t xml:space="preserve"> и документа, удостоверяющего качество продукции (если таковые переданы Покупателю к моменту приемки);</w:t>
      </w:r>
    </w:p>
    <w:p w14:paraId="029369AB" w14:textId="77777777" w:rsidR="00981302" w:rsidRPr="00393F06" w:rsidRDefault="00981302" w:rsidP="00393F06">
      <w:pPr>
        <w:shd w:val="clear" w:color="auto" w:fill="FFFFFF"/>
        <w:tabs>
          <w:tab w:val="left" w:pos="494"/>
        </w:tabs>
        <w:contextualSpacing/>
      </w:pPr>
      <w:r w:rsidRPr="00393F06">
        <w:t>е) состояние тары и упаковки в момент осмотра продукции, содержание наружной маркировки тары и другие данные, на основании которых можно сделать вывод о том, в чьей упаковке предъявлена продукция, дата вскрытия тары и упаковки. Недостатки маркировки, тары и упаковки, а также количество продукции, к которому относится каждый из установленных недостатков;</w:t>
      </w:r>
    </w:p>
    <w:p w14:paraId="6C497D2A" w14:textId="77777777" w:rsidR="00981302" w:rsidRPr="00393F06" w:rsidRDefault="00981302" w:rsidP="00393F06">
      <w:pPr>
        <w:shd w:val="clear" w:color="auto" w:fill="FFFFFF"/>
        <w:tabs>
          <w:tab w:val="left" w:pos="494"/>
        </w:tabs>
        <w:contextualSpacing/>
      </w:pPr>
      <w:r w:rsidRPr="00393F06">
        <w:t>ж) за чьими пломбами (отправителя или грузоперевозчика) отгружена и получена продукция, исправность пломб, оттиски на них; транспортная и отправительская маркировка мест (по документам и фактически), наличие или отсутствие упаковочных ярлыков, пломб на отдельных местах;</w:t>
      </w:r>
    </w:p>
    <w:p w14:paraId="5A53AF5E" w14:textId="77777777" w:rsidR="00981302" w:rsidRPr="00393F06" w:rsidRDefault="00981302" w:rsidP="00393F06">
      <w:pPr>
        <w:shd w:val="clear" w:color="auto" w:fill="FFFFFF"/>
        <w:tabs>
          <w:tab w:val="left" w:pos="494"/>
        </w:tabs>
        <w:contextualSpacing/>
      </w:pPr>
      <w:r w:rsidRPr="00393F06">
        <w:t>з) номер и дата коммерческого акта (акта, выданного органом автомобильного транспорта), если такой акт составлялся;</w:t>
      </w:r>
    </w:p>
    <w:p w14:paraId="577B8456" w14:textId="77777777" w:rsidR="00981302" w:rsidRPr="00393F06" w:rsidRDefault="00981302" w:rsidP="00393F06">
      <w:pPr>
        <w:shd w:val="clear" w:color="auto" w:fill="FFFFFF"/>
        <w:tabs>
          <w:tab w:val="left" w:pos="494"/>
        </w:tabs>
        <w:contextualSpacing/>
      </w:pPr>
      <w:r w:rsidRPr="00393F06">
        <w:t>и) описание повреждений и иных недостатков поставленной продукции;</w:t>
      </w:r>
    </w:p>
    <w:p w14:paraId="3890B341" w14:textId="77777777" w:rsidR="00A05B31" w:rsidRPr="00393F06" w:rsidRDefault="00981302" w:rsidP="00393F06">
      <w:pPr>
        <w:shd w:val="clear" w:color="auto" w:fill="FFFFFF"/>
        <w:tabs>
          <w:tab w:val="left" w:pos="494"/>
        </w:tabs>
        <w:contextualSpacing/>
      </w:pPr>
      <w:r w:rsidRPr="00393F06">
        <w:t>к) подписи членов комиссии;</w:t>
      </w:r>
    </w:p>
    <w:p w14:paraId="2239A08D" w14:textId="77777777" w:rsidR="00DF344D" w:rsidRPr="00393F06" w:rsidRDefault="00DF344D" w:rsidP="00393F06">
      <w:pPr>
        <w:shd w:val="clear" w:color="auto" w:fill="FFFFFF"/>
        <w:tabs>
          <w:tab w:val="left" w:pos="494"/>
        </w:tabs>
        <w:contextualSpacing/>
      </w:pPr>
      <w:r w:rsidRPr="00393F06">
        <w:t>л) другие данные, которые, по мнению лиц, участвующих в приемке, необходимо указать в акте для подтверждения ненадлежащего качества или некомплектности продукции.</w:t>
      </w:r>
    </w:p>
    <w:p w14:paraId="17D11632" w14:textId="77777777" w:rsidR="00DF344D" w:rsidRPr="00393F06" w:rsidRDefault="00DF344D" w:rsidP="00393F06">
      <w:pPr>
        <w:pStyle w:val="2"/>
        <w:numPr>
          <w:ilvl w:val="1"/>
          <w:numId w:val="15"/>
        </w:numPr>
        <w:contextualSpacing/>
        <w:jc w:val="both"/>
        <w:rPr>
          <w:b w:val="0"/>
          <w:bCs/>
        </w:rPr>
      </w:pPr>
      <w:r w:rsidRPr="00393F06">
        <w:rPr>
          <w:b w:val="0"/>
          <w:bCs/>
        </w:rPr>
        <w:t>Акт должен быть подписан всеми лицами, участвовавшими в приемке продукции. Лицо, несогласное с содержанием акта, обязано подписать акт с оговоркой «с особым мнением» и приложить к акту свое письменное мотивированное «особое мнение».</w:t>
      </w:r>
    </w:p>
    <w:p w14:paraId="4B4D2EE4" w14:textId="77777777" w:rsidR="00DF344D" w:rsidRPr="00393F06" w:rsidRDefault="00DF344D" w:rsidP="00393F06">
      <w:pPr>
        <w:pStyle w:val="2"/>
        <w:numPr>
          <w:ilvl w:val="1"/>
          <w:numId w:val="15"/>
        </w:numPr>
        <w:contextualSpacing/>
        <w:jc w:val="both"/>
        <w:rPr>
          <w:b w:val="0"/>
          <w:bCs/>
        </w:rPr>
      </w:pPr>
      <w:r w:rsidRPr="00393F06">
        <w:rPr>
          <w:b w:val="0"/>
          <w:bCs/>
        </w:rPr>
        <w:t>За актами, составленными Покупателем в одностороннем порядке с соблюдением настоящего Договора, стороны признают доказательственную силу при рассмотрении споров в суде.</w:t>
      </w:r>
    </w:p>
    <w:p w14:paraId="6B0CB98A" w14:textId="77777777" w:rsidR="00DF344D" w:rsidRPr="00393F06" w:rsidRDefault="00DF344D" w:rsidP="00393F06">
      <w:pPr>
        <w:pStyle w:val="2"/>
        <w:numPr>
          <w:ilvl w:val="1"/>
          <w:numId w:val="15"/>
        </w:numPr>
        <w:contextualSpacing/>
        <w:jc w:val="both"/>
        <w:rPr>
          <w:b w:val="0"/>
          <w:bCs/>
        </w:rPr>
      </w:pPr>
      <w:r w:rsidRPr="00393F06">
        <w:rPr>
          <w:b w:val="0"/>
          <w:bCs/>
        </w:rPr>
        <w:t>За исключением случаев поставки Поставщиком продукции с нарушением требований по качеству и/или количеству, по результатам приемки продукции согласно настоящему разделу 3 Договора Покупатель подписывает товарную накладную (по форме ТОРГ-12)</w:t>
      </w:r>
      <w:r w:rsidR="00F24404" w:rsidRPr="00393F06">
        <w:rPr>
          <w:b w:val="0"/>
          <w:bCs/>
        </w:rPr>
        <w:t xml:space="preserve"> или УПД</w:t>
      </w:r>
      <w:r w:rsidRPr="00393F06">
        <w:rPr>
          <w:b w:val="0"/>
          <w:bCs/>
        </w:rPr>
        <w:t xml:space="preserve">. </w:t>
      </w:r>
    </w:p>
    <w:p w14:paraId="6236E5BB" w14:textId="77777777" w:rsidR="00981302" w:rsidRPr="00393F06" w:rsidRDefault="006E4DF1" w:rsidP="00393F06">
      <w:pPr>
        <w:shd w:val="clear" w:color="auto" w:fill="FFFFFF"/>
        <w:tabs>
          <w:tab w:val="left" w:pos="494"/>
        </w:tabs>
        <w:contextualSpacing/>
      </w:pPr>
      <w:r w:rsidRPr="00393F06">
        <w:tab/>
      </w:r>
      <w:r w:rsidR="008A5515" w:rsidRPr="00393F06">
        <w:t>Во избежание недоразумений</w:t>
      </w:r>
      <w:r w:rsidR="00DF344D" w:rsidRPr="00393F06">
        <w:t xml:space="preserve"> претензии касательно качества продукции (включая скрытые дефекты, несоответствия поставленной продукции требованиям Договора, когда такие несоответствия не были установлены при обычном </w:t>
      </w:r>
      <w:r w:rsidR="00DF344D" w:rsidRPr="00393F06">
        <w:lastRenderedPageBreak/>
        <w:t>способе приемки) также могут быть заявлены Покупателем после приемки продукции (т.е. после подписания товарной накладной по форме ТОРГ-12</w:t>
      </w:r>
      <w:r w:rsidR="00F24404" w:rsidRPr="00393F06">
        <w:t xml:space="preserve"> или УПД</w:t>
      </w:r>
      <w:r w:rsidR="00DF344D" w:rsidRPr="00393F06">
        <w:t xml:space="preserve">) в течение гарантийного срока.  </w:t>
      </w:r>
    </w:p>
    <w:p w14:paraId="6F1827D9" w14:textId="77777777" w:rsidR="00214487" w:rsidRPr="00393F06" w:rsidRDefault="00214487" w:rsidP="00393F06">
      <w:pPr>
        <w:shd w:val="clear" w:color="auto" w:fill="FFFFFF"/>
        <w:tabs>
          <w:tab w:val="left" w:pos="494"/>
        </w:tabs>
        <w:contextualSpacing/>
      </w:pPr>
    </w:p>
    <w:p w14:paraId="0CBDA5C6" w14:textId="77777777" w:rsidR="000E2DE1" w:rsidRPr="00393F06" w:rsidRDefault="00DF344D" w:rsidP="00393F06">
      <w:pPr>
        <w:pStyle w:val="1"/>
        <w:numPr>
          <w:ilvl w:val="0"/>
          <w:numId w:val="15"/>
        </w:numPr>
        <w:spacing w:before="120" w:after="120"/>
        <w:contextualSpacing/>
        <w:jc w:val="center"/>
        <w:rPr>
          <w:sz w:val="20"/>
        </w:rPr>
      </w:pPr>
      <w:r w:rsidRPr="00393F06">
        <w:rPr>
          <w:sz w:val="20"/>
        </w:rPr>
        <w:t>СТОИМОСТЬ И УСЛОВИЯ ОПЛАТЫ</w:t>
      </w:r>
    </w:p>
    <w:p w14:paraId="628D4CCF" w14:textId="77777777" w:rsidR="00DF344D" w:rsidRDefault="00DF344D" w:rsidP="00393F06">
      <w:pPr>
        <w:pStyle w:val="2"/>
        <w:numPr>
          <w:ilvl w:val="1"/>
          <w:numId w:val="15"/>
        </w:numPr>
        <w:contextualSpacing/>
        <w:jc w:val="both"/>
        <w:rPr>
          <w:b w:val="0"/>
          <w:bCs/>
        </w:rPr>
      </w:pPr>
      <w:r w:rsidRPr="00393F06">
        <w:rPr>
          <w:b w:val="0"/>
          <w:bCs/>
        </w:rPr>
        <w:t xml:space="preserve">Стоимость поставляемой </w:t>
      </w:r>
      <w:r w:rsidR="00D639FC">
        <w:rPr>
          <w:b w:val="0"/>
          <w:bCs/>
        </w:rPr>
        <w:t>П</w:t>
      </w:r>
      <w:r w:rsidRPr="00393F06">
        <w:rPr>
          <w:b w:val="0"/>
          <w:bCs/>
        </w:rPr>
        <w:t>родукции согласно настоящему Договору и Спецификации составляет _________ (____________________) рублей, в т.ч. НДС (%) - _________ (____________________) рублей</w:t>
      </w:r>
      <w:r w:rsidR="00F63280" w:rsidRPr="00393F06">
        <w:rPr>
          <w:b w:val="0"/>
          <w:bCs/>
        </w:rPr>
        <w:t>.)</w:t>
      </w:r>
      <w:r w:rsidRPr="00393F06">
        <w:rPr>
          <w:b w:val="0"/>
          <w:bCs/>
        </w:rPr>
        <w:t>, и изменению не подлежит.</w:t>
      </w:r>
    </w:p>
    <w:p w14:paraId="61C87DA9" w14:textId="77777777" w:rsidR="00D639FC" w:rsidRDefault="00D639FC" w:rsidP="00D639FC">
      <w:r w:rsidRPr="00D639FC">
        <w:t xml:space="preserve">В случае если в процессе исполнения Договора ставка налога на добавленную стоимость (НДС) будет изменена в связи внесением изменений в действующее налоговое законодательство Российской Федерации, указанная в настоящем Договоре сумма НДС подлежит изменению соответственно требованиям действующего налогового законодательства РФ. При этом изменение суммы НДС в соответствии с настоящим пунктом Договора не требует внесения изменений в Договор в части цены Договора. Оплата цены Договора, оформление счетов-фактуры, актов приёма-передачи, УПД, расчетных и иных первичных учетных документов по Договору производится Сторонами с учетом </w:t>
      </w:r>
      <w:r>
        <w:t xml:space="preserve">применимой ставки НДС согласно </w:t>
      </w:r>
      <w:r w:rsidRPr="00D639FC">
        <w:t>действующему законодательству Р</w:t>
      </w:r>
      <w:r>
        <w:t>оссийской Федерации.</w:t>
      </w:r>
    </w:p>
    <w:p w14:paraId="63899BC7" w14:textId="77777777" w:rsidR="00DF344D" w:rsidRPr="00393F06" w:rsidRDefault="00DF344D" w:rsidP="00393F06">
      <w:pPr>
        <w:ind w:firstLine="708"/>
        <w:contextualSpacing/>
      </w:pPr>
      <w:r w:rsidRPr="00393F06">
        <w:t xml:space="preserve">В стоимость поставляемой продукции по настоящему Договору включены все расходы Поставщика по доставке продукции до места нахождения Покупателя (или иного указанного им места назначения) согласно п. 2.6 Договора.  </w:t>
      </w:r>
    </w:p>
    <w:p w14:paraId="312A03E6" w14:textId="77777777" w:rsidR="00214487" w:rsidRPr="00393F06" w:rsidRDefault="00214487" w:rsidP="00393F06">
      <w:pPr>
        <w:contextualSpacing/>
      </w:pPr>
      <w:r w:rsidRPr="00393F06">
        <w:tab/>
      </w:r>
    </w:p>
    <w:p w14:paraId="33E469E5" w14:textId="77777777" w:rsidR="00B728BD" w:rsidRDefault="00DF344D" w:rsidP="00B728BD">
      <w:pPr>
        <w:ind w:firstLine="708"/>
        <w:rPr>
          <w:b/>
          <w:i/>
          <w:highlight w:val="lightGray"/>
        </w:rPr>
      </w:pPr>
      <w:r w:rsidRPr="00393F06">
        <w:t xml:space="preserve"> </w:t>
      </w:r>
      <w:r w:rsidR="00B728BD" w:rsidRPr="00332B72">
        <w:rPr>
          <w:b/>
          <w:i/>
          <w:highlight w:val="lightGray"/>
        </w:rPr>
        <w:t>Куратору Договора необходимо определиться с порядком оплаты и обеспечения по Договору:</w:t>
      </w:r>
    </w:p>
    <w:p w14:paraId="5CBF39C6" w14:textId="77777777" w:rsidR="00E42274" w:rsidRPr="00E42274" w:rsidRDefault="00E42274" w:rsidP="00E42274">
      <w:pPr>
        <w:ind w:firstLine="708"/>
        <w:rPr>
          <w:b/>
          <w:i/>
          <w:highlight w:val="lightGray"/>
        </w:rPr>
      </w:pPr>
      <w:r w:rsidRPr="00E42274">
        <w:rPr>
          <w:b/>
          <w:bCs/>
          <w:i/>
          <w:highlight w:val="lightGray"/>
        </w:rPr>
        <w:t>В СЛУЧАЕ ЗАКЛЮЧЕНИЯ ДОГОВОРА С СУБЪЕКТОМ МСП СРОК ОПЛАТЫ – В ТЕЧЕНИЕ 7 (СЕМИ) РАБОЧИХ ДНЕЙ</w:t>
      </w:r>
    </w:p>
    <w:p w14:paraId="2F185AFD" w14:textId="77777777" w:rsidR="00E42274" w:rsidRPr="00332B72" w:rsidRDefault="00E42274" w:rsidP="00B728BD">
      <w:pPr>
        <w:ind w:firstLine="708"/>
        <w:rPr>
          <w:b/>
          <w:i/>
          <w:highlight w:val="lightGray"/>
        </w:rPr>
      </w:pPr>
    </w:p>
    <w:p w14:paraId="546771A1" w14:textId="77777777" w:rsidR="00B728BD" w:rsidRDefault="00B728BD" w:rsidP="00332B72">
      <w:pPr>
        <w:ind w:firstLine="708"/>
      </w:pPr>
      <w:r w:rsidRPr="00332B72">
        <w:rPr>
          <w:b/>
          <w:i/>
          <w:highlight w:val="lightGray"/>
        </w:rPr>
        <w:t>1 ВАРИАНТ: БЕЗ АВАНСА, ОПЛАТА ПО ФАКТУ:</w:t>
      </w:r>
    </w:p>
    <w:p w14:paraId="1F7EFF89" w14:textId="77777777" w:rsidR="00DF344D" w:rsidRPr="00393F06" w:rsidRDefault="00DF344D" w:rsidP="00393F06">
      <w:pPr>
        <w:ind w:firstLine="708"/>
        <w:contextualSpacing/>
      </w:pPr>
      <w:r w:rsidRPr="00393F06">
        <w:t>Покупатель оплачивает стоимость поставленной продукции не позднее 2-го рабочего дня после истечения 3-х календарных месяцев с даты окончания месяца, в котором были предоставлены Поставщиком Покупателю надлежащим образом оформленные и подписанные Сторонами приемо-сдаточные документы (товарная накладная по форме ТОРГ-12</w:t>
      </w:r>
      <w:r w:rsidR="00F24404" w:rsidRPr="00393F06">
        <w:t xml:space="preserve"> или УПД</w:t>
      </w:r>
      <w:r w:rsidRPr="00393F06">
        <w:t>) на поставленную продукцию, и предоставлен Поставщиком Покупателю соответствующий оригинал счета-фактуры на стоимость поставленной продукции.</w:t>
      </w:r>
    </w:p>
    <w:p w14:paraId="661E00A3" w14:textId="77777777" w:rsidR="00B728BD" w:rsidRDefault="00B728BD" w:rsidP="00393F06">
      <w:pPr>
        <w:ind w:firstLine="708"/>
        <w:contextualSpacing/>
      </w:pPr>
    </w:p>
    <w:p w14:paraId="280B4D33" w14:textId="77777777" w:rsidR="00B728BD" w:rsidRPr="008B683E" w:rsidRDefault="00B728BD" w:rsidP="00B728BD">
      <w:pPr>
        <w:ind w:firstLine="708"/>
        <w:rPr>
          <w:b/>
          <w:i/>
        </w:rPr>
      </w:pPr>
      <w:r w:rsidRPr="00332B72">
        <w:rPr>
          <w:b/>
          <w:i/>
          <w:highlight w:val="lightGray"/>
        </w:rPr>
        <w:t>2 ВАРИАНТ: АВАНС (ЕСЛИ НЕОБХОДИМО, В Т.Ч. С БАНКОВСКОЙ ГАРАНТИЕЙ ВОЗВРАТА АВАНСОВОГО ПЛАТЕЖА), ДАЛЕЕ ОПЛАТА ПО ФАКТУ:</w:t>
      </w:r>
    </w:p>
    <w:p w14:paraId="549D6B27" w14:textId="77777777" w:rsidR="00B728BD" w:rsidRPr="00AF6E0C" w:rsidRDefault="00B728BD" w:rsidP="00B728BD">
      <w:pPr>
        <w:ind w:firstLine="708"/>
        <w:rPr>
          <w:i/>
        </w:rPr>
      </w:pPr>
      <w:r w:rsidRPr="00AF6E0C">
        <w:rPr>
          <w:i/>
        </w:rPr>
        <w:lastRenderedPageBreak/>
        <w:t>Авансовый платеж в размере ____% от</w:t>
      </w:r>
      <w:r>
        <w:rPr>
          <w:i/>
        </w:rPr>
        <w:t xml:space="preserve"> цены Договора, указанной в п. 4</w:t>
      </w:r>
      <w:r w:rsidRPr="00AF6E0C">
        <w:rPr>
          <w:i/>
        </w:rPr>
        <w:t xml:space="preserve">.1 Договора, что составляет ______ (______________), в течение __ (________________) дней с даты заключения Договора и выполнения </w:t>
      </w:r>
      <w:r>
        <w:rPr>
          <w:i/>
        </w:rPr>
        <w:t>Поставщиком</w:t>
      </w:r>
      <w:r w:rsidRPr="00AF6E0C">
        <w:rPr>
          <w:i/>
        </w:rPr>
        <w:t xml:space="preserve"> совокупности следующих условий: </w:t>
      </w:r>
    </w:p>
    <w:p w14:paraId="362497E7" w14:textId="77777777" w:rsidR="00B728BD" w:rsidRPr="00AF6E0C" w:rsidRDefault="00B728BD" w:rsidP="00B728BD">
      <w:pPr>
        <w:ind w:firstLine="708"/>
        <w:rPr>
          <w:i/>
        </w:rPr>
      </w:pPr>
      <w:r>
        <w:rPr>
          <w:i/>
        </w:rPr>
        <w:t>- предоставления согласно п. 5</w:t>
      </w:r>
      <w:r w:rsidRPr="00AF6E0C">
        <w:rPr>
          <w:i/>
        </w:rPr>
        <w:t xml:space="preserve">.2 настоящего Договора </w:t>
      </w:r>
      <w:r>
        <w:rPr>
          <w:i/>
        </w:rPr>
        <w:t>Поставщиком</w:t>
      </w:r>
      <w:r w:rsidRPr="00AF6E0C">
        <w:rPr>
          <w:i/>
        </w:rPr>
        <w:t xml:space="preserve"> </w:t>
      </w:r>
      <w:r>
        <w:rPr>
          <w:i/>
        </w:rPr>
        <w:t>Покупателю</w:t>
      </w:r>
      <w:r w:rsidRPr="00AF6E0C">
        <w:rPr>
          <w:i/>
        </w:rPr>
        <w:t xml:space="preserve"> Гарантии возврата авансового платежа на сумму </w:t>
      </w:r>
      <w:r w:rsidRPr="00AF6E0C">
        <w:rPr>
          <w:bCs/>
          <w:i/>
        </w:rPr>
        <w:t>___________ (_________________)</w:t>
      </w:r>
      <w:r w:rsidRPr="00AF6E0C">
        <w:rPr>
          <w:b/>
          <w:bCs/>
          <w:i/>
        </w:rPr>
        <w:t>(ЕСЛИ ПРИМЕНИМО)</w:t>
      </w:r>
      <w:r w:rsidRPr="00AF6E0C">
        <w:rPr>
          <w:b/>
          <w:i/>
        </w:rPr>
        <w:t>;</w:t>
      </w:r>
    </w:p>
    <w:p w14:paraId="34E43F80" w14:textId="77777777" w:rsidR="00B728BD" w:rsidRPr="00AF6E0C" w:rsidRDefault="00B728BD" w:rsidP="00B728BD">
      <w:pPr>
        <w:ind w:firstLine="708"/>
        <w:rPr>
          <w:i/>
        </w:rPr>
      </w:pPr>
      <w:r w:rsidRPr="00AF6E0C">
        <w:rPr>
          <w:i/>
        </w:rPr>
        <w:t xml:space="preserve">- получение </w:t>
      </w:r>
      <w:r>
        <w:rPr>
          <w:i/>
        </w:rPr>
        <w:t>Покупателем</w:t>
      </w:r>
      <w:r w:rsidRPr="00AF6E0C">
        <w:rPr>
          <w:i/>
        </w:rPr>
        <w:t xml:space="preserve"> от </w:t>
      </w:r>
      <w:r>
        <w:rPr>
          <w:i/>
        </w:rPr>
        <w:t>Поставщика</w:t>
      </w:r>
      <w:r w:rsidRPr="00AF6E0C">
        <w:rPr>
          <w:i/>
        </w:rPr>
        <w:t xml:space="preserve"> соответствующего счёта;</w:t>
      </w:r>
    </w:p>
    <w:p w14:paraId="3364EF63" w14:textId="77777777" w:rsidR="00B728BD" w:rsidRDefault="00B728BD" w:rsidP="00B728BD">
      <w:pPr>
        <w:ind w:firstLine="708"/>
      </w:pPr>
      <w:r w:rsidRPr="00AF6E0C">
        <w:t xml:space="preserve">В случае выплаты аванса </w:t>
      </w:r>
      <w:r>
        <w:t>Поставщик</w:t>
      </w:r>
      <w:r w:rsidRPr="00AF6E0C">
        <w:t xml:space="preserve"> обязан предоставить счета-фактуры на сумму выплаченных авансов в течение 5 (Пяти) дней с момента получения аванса. Счет-фактура должен быть оформлен в соответствии с требованиями Налогового кодекса РФ.</w:t>
      </w:r>
    </w:p>
    <w:p w14:paraId="4240734B" w14:textId="77777777" w:rsidR="00B728BD" w:rsidRDefault="00B728BD" w:rsidP="00B728BD">
      <w:pPr>
        <w:ind w:firstLine="708"/>
      </w:pPr>
    </w:p>
    <w:p w14:paraId="3D93E547" w14:textId="77777777" w:rsidR="00B728BD" w:rsidRDefault="00B728BD" w:rsidP="00B728BD">
      <w:pPr>
        <w:ind w:firstLine="708"/>
      </w:pPr>
      <w:r>
        <w:t xml:space="preserve">Оплата оставшейся части стоимости </w:t>
      </w:r>
      <w:r w:rsidRPr="004748CF">
        <w:t>пос</w:t>
      </w:r>
      <w:r>
        <w:t xml:space="preserve">тавляемой продукции по Договору производится Покупателем не позднее _______________ с даты окончания месяца, в котором был предоставлен </w:t>
      </w:r>
      <w:r w:rsidR="00EC2B52">
        <w:t xml:space="preserve">Поставщиком Покупателю </w:t>
      </w:r>
      <w:r>
        <w:t>Заказчику полный комплект оригиналов следующих документов:</w:t>
      </w:r>
    </w:p>
    <w:p w14:paraId="6DCFB73F" w14:textId="77777777" w:rsidR="00B728BD" w:rsidRDefault="00B728BD" w:rsidP="00B728BD">
      <w:pPr>
        <w:ind w:firstLine="708"/>
      </w:pPr>
      <w:r>
        <w:t xml:space="preserve">- счет </w:t>
      </w:r>
      <w:r w:rsidR="00EC2B52">
        <w:t xml:space="preserve">Поставщика </w:t>
      </w:r>
      <w:r>
        <w:t xml:space="preserve">на сумму, составляющую 100% стоимости </w:t>
      </w:r>
      <w:r w:rsidRPr="004748CF">
        <w:t>поставляемой продукции по Договору</w:t>
      </w:r>
      <w:r>
        <w:t xml:space="preserve"> уменьшенную на ________ (_______________), от суммы счета (в счет погашения ранее выплаченного аванса);</w:t>
      </w:r>
    </w:p>
    <w:p w14:paraId="54B5DFA6" w14:textId="77777777" w:rsidR="00B728BD" w:rsidRDefault="00B728BD" w:rsidP="00B728BD">
      <w:pPr>
        <w:ind w:firstLine="708"/>
      </w:pPr>
      <w:r>
        <w:t>- подписанны</w:t>
      </w:r>
      <w:r w:rsidR="006A44B0">
        <w:t>е</w:t>
      </w:r>
      <w:r>
        <w:t xml:space="preserve"> обеими Сторонами приемо-сдаточны</w:t>
      </w:r>
      <w:r w:rsidR="006A44B0">
        <w:t>е</w:t>
      </w:r>
      <w:r>
        <w:t xml:space="preserve"> документ</w:t>
      </w:r>
      <w:r w:rsidR="006A44B0">
        <w:t>ы</w:t>
      </w:r>
      <w:r w:rsidRPr="004748CF">
        <w:t xml:space="preserve"> (товарная накладная по форме ТОРГ-12 или УПД) на поставленную </w:t>
      </w:r>
      <w:r>
        <w:t>продукцию;</w:t>
      </w:r>
    </w:p>
    <w:p w14:paraId="6051D592" w14:textId="77777777" w:rsidR="00B728BD" w:rsidRDefault="00B728BD" w:rsidP="00B728BD">
      <w:pPr>
        <w:ind w:firstLine="708"/>
      </w:pPr>
      <w:r>
        <w:t>- оригинал счета-фактуры, оформленн</w:t>
      </w:r>
      <w:r w:rsidR="006A44B0">
        <w:t>ый</w:t>
      </w:r>
      <w:r>
        <w:t xml:space="preserve"> надлежащим образом.</w:t>
      </w:r>
    </w:p>
    <w:p w14:paraId="3E7B1BF4" w14:textId="77777777" w:rsidR="00B728BD" w:rsidRDefault="00B728BD" w:rsidP="00393F06">
      <w:pPr>
        <w:ind w:firstLine="708"/>
        <w:contextualSpacing/>
      </w:pPr>
    </w:p>
    <w:p w14:paraId="13EC3849" w14:textId="77777777" w:rsidR="00106E63" w:rsidRPr="00393F06" w:rsidRDefault="00106E63" w:rsidP="00393F06">
      <w:pPr>
        <w:ind w:firstLine="708"/>
        <w:contextualSpacing/>
      </w:pPr>
      <w:r w:rsidRPr="00393F06">
        <w:t>При поставке некачественной, некомплектной, поврежденной продукции (в том числе без необходимой документации), а также при недопоставке продукции (согласно спецификации) оплата за всю продукци</w:t>
      </w:r>
      <w:r w:rsidR="00DF481E">
        <w:t>ю</w:t>
      </w:r>
      <w:r w:rsidRPr="00393F06">
        <w:t xml:space="preserve"> производится после устранения Поставщиком последствий нарушений обязательств (замены некачественной, некомплектной, поврежденной продукции, допоставка продукции и др.). Срок и условия оплаты в таких случаях аналогичны тем, которые изложены в предыдущих абзацах настоящего пункта.</w:t>
      </w:r>
    </w:p>
    <w:p w14:paraId="6837F76C" w14:textId="77777777" w:rsidR="00106E63" w:rsidRPr="00393F06" w:rsidRDefault="00106E63" w:rsidP="00393F06">
      <w:pPr>
        <w:ind w:firstLine="708"/>
        <w:contextualSpacing/>
      </w:pPr>
      <w:r w:rsidRPr="00393F06">
        <w:t>Стороны договорились, что:</w:t>
      </w:r>
    </w:p>
    <w:p w14:paraId="461BDF33" w14:textId="77777777" w:rsidR="00106E63" w:rsidRPr="00393F06" w:rsidRDefault="00106E63" w:rsidP="00393F06">
      <w:pPr>
        <w:contextualSpacing/>
      </w:pPr>
      <w:r w:rsidRPr="00393F06">
        <w:t>- в соответствии с п. 5 ст. 488 Гражданского кодекса РФ с момента передачи продукции Покупателю и до ее оплаты продукция не признается находящейся в залоге у Поставщика;</w:t>
      </w:r>
    </w:p>
    <w:p w14:paraId="364E6FC2" w14:textId="77777777" w:rsidR="00106E63" w:rsidRPr="00393F06" w:rsidRDefault="00106E63" w:rsidP="00393F06">
      <w:pPr>
        <w:contextualSpacing/>
      </w:pPr>
      <w:r w:rsidRPr="00393F06">
        <w:t xml:space="preserve">- </w:t>
      </w:r>
      <w:r w:rsidR="00AE7964" w:rsidRPr="00393F06">
        <w:t xml:space="preserve">проценты по денежным обязательствам Сторон согласно ст. 317.1 Гражданского кодекса РФ начислению </w:t>
      </w:r>
      <w:r w:rsidR="006E4DF1" w:rsidRPr="00393F06">
        <w:t xml:space="preserve">и оплате </w:t>
      </w:r>
      <w:r w:rsidR="00AE7964" w:rsidRPr="00393F06">
        <w:t>по настоящему Договору не подлежат</w:t>
      </w:r>
      <w:r w:rsidRPr="00393F06">
        <w:t>.</w:t>
      </w:r>
    </w:p>
    <w:p w14:paraId="7A224335" w14:textId="77777777" w:rsidR="00106E63" w:rsidRPr="00393F06" w:rsidRDefault="00106E63" w:rsidP="00393F06">
      <w:pPr>
        <w:pStyle w:val="2"/>
        <w:numPr>
          <w:ilvl w:val="1"/>
          <w:numId w:val="15"/>
        </w:numPr>
        <w:contextualSpacing/>
        <w:jc w:val="both"/>
        <w:rPr>
          <w:b w:val="0"/>
          <w:bCs/>
        </w:rPr>
      </w:pPr>
      <w:r w:rsidRPr="00393F06">
        <w:rPr>
          <w:b w:val="0"/>
          <w:bCs/>
        </w:rPr>
        <w:lastRenderedPageBreak/>
        <w:t>Оплата производится путем перечисления денежных средств на расчетный счет Поставщика.</w:t>
      </w:r>
    </w:p>
    <w:p w14:paraId="0F795160" w14:textId="77777777" w:rsidR="00106E63" w:rsidRPr="00393F06" w:rsidRDefault="00106E63" w:rsidP="00393F06">
      <w:pPr>
        <w:pStyle w:val="2"/>
        <w:numPr>
          <w:ilvl w:val="1"/>
          <w:numId w:val="15"/>
        </w:numPr>
        <w:contextualSpacing/>
        <w:jc w:val="both"/>
        <w:rPr>
          <w:b w:val="0"/>
          <w:bCs/>
        </w:rPr>
      </w:pPr>
      <w:r w:rsidRPr="00393F06">
        <w:rPr>
          <w:b w:val="0"/>
          <w:bCs/>
        </w:rPr>
        <w:t>Датой уплаты соответствующей денежной суммы Поставщику будет считаться дата списания денежных средств с расчетного счета Покупателя.</w:t>
      </w:r>
    </w:p>
    <w:p w14:paraId="3C3392F0" w14:textId="77777777" w:rsidR="00106E63" w:rsidRPr="00393F06" w:rsidRDefault="00106E63" w:rsidP="00393F06">
      <w:pPr>
        <w:pStyle w:val="2"/>
        <w:numPr>
          <w:ilvl w:val="1"/>
          <w:numId w:val="15"/>
        </w:numPr>
        <w:contextualSpacing/>
        <w:jc w:val="both"/>
        <w:rPr>
          <w:b w:val="0"/>
          <w:bCs/>
        </w:rPr>
      </w:pPr>
      <w:r w:rsidRPr="00393F06">
        <w:rPr>
          <w:b w:val="0"/>
          <w:bCs/>
        </w:rPr>
        <w:t>Поставщик обязан выставить счет-фактуру</w:t>
      </w:r>
      <w:r w:rsidR="00F24404" w:rsidRPr="00393F06">
        <w:rPr>
          <w:b w:val="0"/>
          <w:bCs/>
        </w:rPr>
        <w:t xml:space="preserve"> или УПД</w:t>
      </w:r>
      <w:r w:rsidRPr="00393F06">
        <w:rPr>
          <w:b w:val="0"/>
          <w:bCs/>
        </w:rPr>
        <w:t xml:space="preserve"> с указанием суммы НДС, подлежащей предъявлению к оплате Покупателю. Данный счет-фактура</w:t>
      </w:r>
      <w:r w:rsidR="00F24404" w:rsidRPr="00393F06">
        <w:rPr>
          <w:b w:val="0"/>
          <w:bCs/>
        </w:rPr>
        <w:t xml:space="preserve"> или УПД</w:t>
      </w:r>
      <w:r w:rsidRPr="00393F06">
        <w:rPr>
          <w:b w:val="0"/>
          <w:bCs/>
        </w:rPr>
        <w:t xml:space="preserve"> должен отвечать требованиям действующего налогового законодательства РФ. Поставщик обязан предоставить Покупателю распорядительный документ Поставщика согласно</w:t>
      </w:r>
      <w:r w:rsidR="005220C4">
        <w:rPr>
          <w:b w:val="0"/>
          <w:bCs/>
        </w:rPr>
        <w:t xml:space="preserve"> </w:t>
      </w:r>
      <w:r w:rsidR="005220C4" w:rsidRPr="00393F06">
        <w:rPr>
          <w:b w:val="0"/>
          <w:bCs/>
        </w:rPr>
        <w:t>п. 6</w:t>
      </w:r>
      <w:r w:rsidRPr="00393F06">
        <w:rPr>
          <w:b w:val="0"/>
          <w:bCs/>
        </w:rPr>
        <w:t xml:space="preserve"> ст. 169</w:t>
      </w:r>
      <w:r w:rsidR="005220C4">
        <w:rPr>
          <w:b w:val="0"/>
          <w:bCs/>
        </w:rPr>
        <w:t xml:space="preserve"> </w:t>
      </w:r>
      <w:r w:rsidRPr="00393F06">
        <w:rPr>
          <w:b w:val="0"/>
          <w:bCs/>
        </w:rPr>
        <w:t>НК РФ, подтверждающий полномочия уполномоченных лиц Поставщика на подписание выставляемых от имени Поставщика счетов-фактур</w:t>
      </w:r>
      <w:r w:rsidR="00F24404" w:rsidRPr="00393F06">
        <w:rPr>
          <w:b w:val="0"/>
          <w:bCs/>
        </w:rPr>
        <w:t>/УПД</w:t>
      </w:r>
      <w:r w:rsidRPr="00393F06">
        <w:rPr>
          <w:b w:val="0"/>
          <w:bCs/>
        </w:rPr>
        <w:t>.</w:t>
      </w:r>
    </w:p>
    <w:p w14:paraId="2198CA78" w14:textId="77777777" w:rsidR="00106E63" w:rsidRPr="00393F06" w:rsidRDefault="00106E63" w:rsidP="00393F06">
      <w:pPr>
        <w:pStyle w:val="2"/>
        <w:numPr>
          <w:ilvl w:val="1"/>
          <w:numId w:val="15"/>
        </w:numPr>
        <w:contextualSpacing/>
        <w:jc w:val="both"/>
        <w:rPr>
          <w:b w:val="0"/>
          <w:bCs/>
        </w:rPr>
      </w:pPr>
      <w:r w:rsidRPr="00393F06">
        <w:rPr>
          <w:b w:val="0"/>
          <w:bCs/>
        </w:rPr>
        <w:t>Сумма НДС считается предъявленной Поставщиком к оплате Покупателю в соответствии с требованиями пункта 1 статьи 168 НК РФ только при соблюдении требований, предъявляемых к счету-фактуре</w:t>
      </w:r>
      <w:r w:rsidR="00F24404" w:rsidRPr="00393F06">
        <w:rPr>
          <w:b w:val="0"/>
          <w:bCs/>
        </w:rPr>
        <w:t>/УПД</w:t>
      </w:r>
      <w:r w:rsidR="00BD69AC" w:rsidRPr="00393F06">
        <w:rPr>
          <w:b w:val="0"/>
          <w:bCs/>
        </w:rPr>
        <w:t xml:space="preserve">. </w:t>
      </w:r>
      <w:r w:rsidRPr="00393F06">
        <w:rPr>
          <w:b w:val="0"/>
          <w:bCs/>
        </w:rPr>
        <w:t>При несоблюдении указанных требований счет-фактура</w:t>
      </w:r>
      <w:r w:rsidR="00F24404" w:rsidRPr="00393F06">
        <w:rPr>
          <w:b w:val="0"/>
          <w:bCs/>
        </w:rPr>
        <w:t>/УПД</w:t>
      </w:r>
      <w:r w:rsidRPr="00393F06">
        <w:rPr>
          <w:b w:val="0"/>
          <w:bCs/>
        </w:rPr>
        <w:t xml:space="preserve"> считается не выставленной, а сумма НДС считается не предъявленной к оплате.</w:t>
      </w:r>
    </w:p>
    <w:p w14:paraId="7D9C29CB" w14:textId="77777777" w:rsidR="00106E63" w:rsidRPr="00393F06" w:rsidRDefault="00106E63" w:rsidP="00393F06">
      <w:pPr>
        <w:ind w:firstLine="708"/>
        <w:contextualSpacing/>
      </w:pPr>
      <w:r w:rsidRPr="00393F06">
        <w:t>В случае непредъявления Поставщиком суммы НДС к оплате сумма, ранее перечисленная Покупателем как НДС в составе оплаты</w:t>
      </w:r>
      <w:r w:rsidR="00BD69AC" w:rsidRPr="00393F06">
        <w:t>/предоплаты</w:t>
      </w:r>
      <w:r w:rsidRPr="00393F06">
        <w:t xml:space="preserve"> стоимости продукции, считается неосновательным обогащением Поставщика и подлежит возврату Покупателю.                </w:t>
      </w:r>
    </w:p>
    <w:p w14:paraId="6AFC4688" w14:textId="77777777" w:rsidR="00DF344D" w:rsidRPr="00393F06" w:rsidRDefault="00106E63" w:rsidP="00393F06">
      <w:pPr>
        <w:ind w:firstLine="708"/>
        <w:contextualSpacing/>
      </w:pPr>
      <w:r w:rsidRPr="00393F06">
        <w:t>На указанную сумму начисляются проценты в соответствии с требованиями пункта 2 ст.1107 ГК РФ.</w:t>
      </w:r>
    </w:p>
    <w:p w14:paraId="6B2ABDEC" w14:textId="77777777" w:rsidR="00B5506E" w:rsidRDefault="00B5506E" w:rsidP="00393F06">
      <w:pPr>
        <w:pStyle w:val="2"/>
        <w:numPr>
          <w:ilvl w:val="1"/>
          <w:numId w:val="15"/>
        </w:numPr>
        <w:contextualSpacing/>
        <w:jc w:val="both"/>
        <w:rPr>
          <w:b w:val="0"/>
          <w:bCs/>
        </w:rPr>
      </w:pPr>
      <w:bookmarkStart w:id="4" w:name="_Hlk118121551"/>
      <w:r w:rsidRPr="00393F06">
        <w:rPr>
          <w:b w:val="0"/>
          <w:bCs/>
        </w:rPr>
        <w:t>Каждая из Сторон несет банковские расходы в отношении своего банка, используемого для расчетов по Договору.</w:t>
      </w:r>
    </w:p>
    <w:p w14:paraId="61C503F0" w14:textId="77777777" w:rsidR="00837989" w:rsidRPr="00837989" w:rsidRDefault="00837989" w:rsidP="00332B72"/>
    <w:bookmarkEnd w:id="4"/>
    <w:p w14:paraId="5E34FC1B" w14:textId="77777777" w:rsidR="00DC6DDB" w:rsidRPr="00683AAE" w:rsidRDefault="00DC6DDB" w:rsidP="00393F06">
      <w:pPr>
        <w:pStyle w:val="1"/>
        <w:numPr>
          <w:ilvl w:val="0"/>
          <w:numId w:val="15"/>
        </w:numPr>
        <w:spacing w:before="120" w:after="120"/>
        <w:contextualSpacing/>
        <w:jc w:val="center"/>
        <w:rPr>
          <w:sz w:val="20"/>
          <w:highlight w:val="yellow"/>
        </w:rPr>
      </w:pPr>
      <w:r w:rsidRPr="00683AAE">
        <w:rPr>
          <w:sz w:val="20"/>
          <w:highlight w:val="yellow"/>
        </w:rPr>
        <w:t>ОБЕСПЕЧЕНИЕ ИСПОЛНЕНИЯ ОБЯЗАТЕЛЬСТВ ПОСТАВЩИКА</w:t>
      </w:r>
      <w:r w:rsidR="00B55C1C" w:rsidRPr="00683AAE">
        <w:rPr>
          <w:sz w:val="20"/>
          <w:highlight w:val="yellow"/>
        </w:rPr>
        <w:t xml:space="preserve"> – не применимо</w:t>
      </w:r>
    </w:p>
    <w:p w14:paraId="31B8838F" w14:textId="77777777" w:rsidR="000E2DE1" w:rsidRPr="00393F06" w:rsidRDefault="008C1B88" w:rsidP="00393F06">
      <w:pPr>
        <w:pStyle w:val="1"/>
        <w:numPr>
          <w:ilvl w:val="0"/>
          <w:numId w:val="15"/>
        </w:numPr>
        <w:spacing w:before="120" w:after="120"/>
        <w:contextualSpacing/>
        <w:jc w:val="center"/>
        <w:rPr>
          <w:sz w:val="20"/>
        </w:rPr>
      </w:pPr>
      <w:r w:rsidRPr="00393F06">
        <w:rPr>
          <w:sz w:val="20"/>
        </w:rPr>
        <w:t>ГАРАНТИИ</w:t>
      </w:r>
    </w:p>
    <w:p w14:paraId="0E9BC012" w14:textId="77777777" w:rsidR="008C1B88" w:rsidRPr="00393F06" w:rsidRDefault="008C1B88" w:rsidP="00393F06">
      <w:pPr>
        <w:pStyle w:val="2"/>
        <w:numPr>
          <w:ilvl w:val="1"/>
          <w:numId w:val="15"/>
        </w:numPr>
        <w:contextualSpacing/>
        <w:jc w:val="both"/>
        <w:rPr>
          <w:b w:val="0"/>
          <w:bCs/>
        </w:rPr>
      </w:pPr>
      <w:r w:rsidRPr="00393F06">
        <w:rPr>
          <w:b w:val="0"/>
          <w:bCs/>
        </w:rPr>
        <w:t>Поставщик гарантирует, что качество поставленной продукции будет соответствовать обязательным требованиям, предъявляемым к продукции едиными правилами согласно Федеральному закону «О техническом регулировании» от 27.12.2002 г. № 184-ФЗ, а также требованиям, установленным настоящим Договором, в течение сроков, определенных в Спецификации, а если гарантийный срок в Спецификации не определен – в течение 24 (Двадцати четырех) месяцев со дня получения Покупателем продукции (а если продукция требует монтажа и ввода в эксплуатацию – со дня ввода соответствующей продукции в эксплуатацию).</w:t>
      </w:r>
    </w:p>
    <w:p w14:paraId="08243215" w14:textId="77777777" w:rsidR="008C1B88" w:rsidRPr="00393F06" w:rsidRDefault="008C1B88" w:rsidP="00393F06">
      <w:pPr>
        <w:pStyle w:val="2"/>
        <w:numPr>
          <w:ilvl w:val="1"/>
          <w:numId w:val="15"/>
        </w:numPr>
        <w:contextualSpacing/>
        <w:jc w:val="both"/>
        <w:rPr>
          <w:b w:val="0"/>
          <w:bCs/>
        </w:rPr>
      </w:pPr>
      <w:r w:rsidRPr="00393F06">
        <w:rPr>
          <w:b w:val="0"/>
          <w:bCs/>
        </w:rPr>
        <w:t xml:space="preserve">В случае обнаружения во время гарантийного срока недостатков продукции Поставщик обязан их устранить за свой счет не позднее, чем в 10-дневный со дня </w:t>
      </w:r>
      <w:r w:rsidRPr="00393F06">
        <w:rPr>
          <w:b w:val="0"/>
          <w:bCs/>
        </w:rPr>
        <w:lastRenderedPageBreak/>
        <w:t>получения требования Покупателя об устранении недостатков продукции (или в иные согласованные сторонами сроки).</w:t>
      </w:r>
    </w:p>
    <w:p w14:paraId="6FA2044D" w14:textId="77777777" w:rsidR="008C1B88" w:rsidRPr="00393F06" w:rsidRDefault="008C1B88" w:rsidP="00393F06">
      <w:pPr>
        <w:pStyle w:val="2"/>
        <w:numPr>
          <w:ilvl w:val="1"/>
          <w:numId w:val="15"/>
        </w:numPr>
        <w:contextualSpacing/>
        <w:jc w:val="both"/>
        <w:rPr>
          <w:b w:val="0"/>
          <w:bCs/>
        </w:rPr>
      </w:pPr>
      <w:r w:rsidRPr="00393F06">
        <w:rPr>
          <w:b w:val="0"/>
          <w:bCs/>
        </w:rPr>
        <w:t>Для составления акта, фиксирующего недостатки продукции в период гарантийного срока, и согласования порядка и сроков их устранения Поставщик обязан командировать своего представителя в срок не позднее 3 (Трех) дней со дня получения соответствующего письменного извещения Покупателя.</w:t>
      </w:r>
    </w:p>
    <w:p w14:paraId="358BF26A" w14:textId="77777777" w:rsidR="008C1B88" w:rsidRPr="00393F06" w:rsidRDefault="008C1B88" w:rsidP="00393F06">
      <w:pPr>
        <w:ind w:firstLine="708"/>
        <w:contextualSpacing/>
      </w:pPr>
      <w:r w:rsidRPr="00393F06">
        <w:t>В случае неявки представителя Поставщика в указанный срок, Покупатель в одностороннем порядке фиксирует недостатки продукции в акте и направляет копию этого акта Поставщику.</w:t>
      </w:r>
    </w:p>
    <w:p w14:paraId="54DF8A79" w14:textId="77777777" w:rsidR="008C1B88" w:rsidRPr="00393F06" w:rsidRDefault="008C1B88" w:rsidP="00393F06">
      <w:pPr>
        <w:pStyle w:val="2"/>
        <w:numPr>
          <w:ilvl w:val="1"/>
          <w:numId w:val="15"/>
        </w:numPr>
        <w:contextualSpacing/>
        <w:jc w:val="both"/>
        <w:rPr>
          <w:b w:val="0"/>
          <w:bCs/>
        </w:rPr>
      </w:pPr>
      <w:r w:rsidRPr="00393F06">
        <w:rPr>
          <w:b w:val="0"/>
          <w:bCs/>
        </w:rPr>
        <w:t>Гарантийный срок в этом случае продлевается соответственно на период устранения недостатков.</w:t>
      </w:r>
    </w:p>
    <w:p w14:paraId="1ED0261E" w14:textId="77777777" w:rsidR="00082ACD" w:rsidRPr="00393F06" w:rsidRDefault="00082ACD" w:rsidP="00393F06">
      <w:pPr>
        <w:pStyle w:val="2"/>
        <w:numPr>
          <w:ilvl w:val="1"/>
          <w:numId w:val="15"/>
        </w:numPr>
        <w:contextualSpacing/>
        <w:jc w:val="both"/>
        <w:rPr>
          <w:b w:val="0"/>
          <w:bCs/>
        </w:rPr>
      </w:pPr>
      <w:r w:rsidRPr="00393F06">
        <w:rPr>
          <w:b w:val="0"/>
          <w:bCs/>
        </w:rPr>
        <w:t>В случае если в течение гарантийного срока проявляются недостатки, которые невозможно было выявить при приемке продукции, повторяющиеся (два или более раза) однотипные недостатки продукции или разнохарактерные недостатки продукции проявля</w:t>
      </w:r>
      <w:r w:rsidR="00395D8D">
        <w:rPr>
          <w:b w:val="0"/>
          <w:bCs/>
        </w:rPr>
        <w:t>ющиеся</w:t>
      </w:r>
      <w:r w:rsidRPr="00393F06">
        <w:rPr>
          <w:b w:val="0"/>
          <w:bCs/>
        </w:rPr>
        <w:t xml:space="preserve"> три и более раза, недостатки, не позволяющие использовать продукцию по назначению, недостатки, которые невозможно устранить без существенных временных и/или финансовых затрат, Поставщик обязан по требованию Покупателя за свой счет заменить продукцию на аналогичную или вернуть Покупателю денежные средства, уплаченные за такую продукцию по усмотрению последнего. </w:t>
      </w:r>
    </w:p>
    <w:p w14:paraId="3252FE6D" w14:textId="77777777" w:rsidR="00082ACD" w:rsidRPr="00393F06" w:rsidRDefault="00082ACD" w:rsidP="00393F06">
      <w:pPr>
        <w:ind w:firstLine="708"/>
        <w:contextualSpacing/>
      </w:pPr>
      <w:r w:rsidRPr="00393F06">
        <w:t>Срок замены продукции или возврата денежных средств – в течение 10 (Десяти) рабочих дней со дня получения Поставщиком требования Покупателя (если сторонами не согласован иной строк).</w:t>
      </w:r>
    </w:p>
    <w:p w14:paraId="34F777E9" w14:textId="77777777" w:rsidR="008C1B88" w:rsidRPr="00393F06" w:rsidRDefault="00082ACD" w:rsidP="00393F06">
      <w:pPr>
        <w:pStyle w:val="2"/>
        <w:numPr>
          <w:ilvl w:val="1"/>
          <w:numId w:val="15"/>
        </w:numPr>
        <w:contextualSpacing/>
        <w:jc w:val="both"/>
        <w:rPr>
          <w:b w:val="0"/>
          <w:bCs/>
        </w:rPr>
      </w:pPr>
      <w:r w:rsidRPr="00393F06">
        <w:rPr>
          <w:b w:val="0"/>
          <w:bCs/>
        </w:rPr>
        <w:t>Покупатель вправе предъявлять требования по качеству и комплектности поставленной продукции, в том числе требования о недостатках продукции в гарантийный период, напрямую непосредственно заводу-изготовителю, минуя Поставщика поставленной по настоящему Договору продукции. При этом Поставщик гарантирует включение в договор поставки между Поставщиком и заводом-изготовителем условия о праве Покупателя, как конечного получателя поставленной по настоящему Договору продукции, предъявлять требования по качеству и комплектности поставленной продукции, в том числе требования о недостатках продукции в гарантийный период, напрямую непосредственно заводу-изготовителю, минуя Поставщика.</w:t>
      </w:r>
    </w:p>
    <w:p w14:paraId="14BFF718" w14:textId="77777777" w:rsidR="00BD69AC" w:rsidRPr="00672050" w:rsidRDefault="00BD69AC" w:rsidP="00672050">
      <w:pPr>
        <w:pStyle w:val="af4"/>
        <w:numPr>
          <w:ilvl w:val="1"/>
          <w:numId w:val="15"/>
        </w:numPr>
        <w:rPr>
          <w:rFonts w:ascii="Arial" w:hAnsi="Arial"/>
          <w:bCs/>
          <w:sz w:val="20"/>
          <w:szCs w:val="20"/>
        </w:rPr>
      </w:pPr>
      <w:r w:rsidRPr="00672050">
        <w:rPr>
          <w:rFonts w:ascii="Arial" w:hAnsi="Arial"/>
          <w:bCs/>
          <w:sz w:val="20"/>
          <w:szCs w:val="20"/>
        </w:rPr>
        <w:t xml:space="preserve">В случае незначительных дефектов, недостатков выполненных работ, поставленных материалов/оборудования, не требующих значительного времени на устранение, когда ожидание прибытия представителя Поставщика для фиксации дефектов, недостатков невозможно в условиях производственной или иной необходимости, Покупатель вправе самостоятельно (без привлечения Поставщика) произвести устранение таких дефектов, недостатков без ожидания прибытия </w:t>
      </w:r>
      <w:r w:rsidRPr="00672050">
        <w:rPr>
          <w:rFonts w:ascii="Arial" w:hAnsi="Arial"/>
          <w:bCs/>
          <w:sz w:val="20"/>
          <w:szCs w:val="20"/>
        </w:rPr>
        <w:lastRenderedPageBreak/>
        <w:t>представителя Поставщика, о чем Покупатель проинформирует Поставщика и предоставит соответствующий акт дефектации. Расходы Покупателя на устранение таких дефектов, недостатков подлежат возмещению Поставщиком в течение 30 (тридцать) дней с даты счета Покупателя с приложением документов, подтверждающих такие расходы.</w:t>
      </w:r>
    </w:p>
    <w:p w14:paraId="23771835" w14:textId="77777777" w:rsidR="00BD69AC" w:rsidRPr="00393F06" w:rsidRDefault="00BD69AC" w:rsidP="00393F06">
      <w:pPr>
        <w:contextualSpacing/>
      </w:pPr>
    </w:p>
    <w:p w14:paraId="2AE85D7B" w14:textId="77777777" w:rsidR="00F70A9E" w:rsidRPr="00393F06" w:rsidRDefault="00082ACD" w:rsidP="00393F06">
      <w:pPr>
        <w:pStyle w:val="1"/>
        <w:numPr>
          <w:ilvl w:val="0"/>
          <w:numId w:val="15"/>
        </w:numPr>
        <w:spacing w:before="120" w:after="120"/>
        <w:contextualSpacing/>
        <w:jc w:val="center"/>
        <w:rPr>
          <w:sz w:val="20"/>
        </w:rPr>
      </w:pPr>
      <w:r w:rsidRPr="00393F06">
        <w:rPr>
          <w:sz w:val="20"/>
        </w:rPr>
        <w:t>ОТВЕТСТВЕННОСТЬ СТОРОН</w:t>
      </w:r>
    </w:p>
    <w:p w14:paraId="2F570250" w14:textId="77777777" w:rsidR="00082ACD" w:rsidRPr="00393F06" w:rsidRDefault="0027041A" w:rsidP="00393F06">
      <w:pPr>
        <w:pStyle w:val="2"/>
        <w:numPr>
          <w:ilvl w:val="1"/>
          <w:numId w:val="15"/>
        </w:numPr>
        <w:contextualSpacing/>
        <w:jc w:val="both"/>
        <w:rPr>
          <w:b w:val="0"/>
          <w:bCs/>
        </w:rPr>
      </w:pPr>
      <w:r w:rsidRPr="00393F06">
        <w:rPr>
          <w:b w:val="0"/>
          <w:bCs/>
        </w:rPr>
        <w:t>В случае поставки продукции ненадлежащего качества</w:t>
      </w:r>
      <w:r w:rsidR="00082ACD" w:rsidRPr="00393F06">
        <w:rPr>
          <w:b w:val="0"/>
          <w:bCs/>
        </w:rPr>
        <w:t xml:space="preserve"> Покупатель вправе по своему выбору потребовать от Поставщика: </w:t>
      </w:r>
    </w:p>
    <w:p w14:paraId="38008D9B" w14:textId="77777777" w:rsidR="00082ACD" w:rsidRPr="00393F06" w:rsidRDefault="00082ACD" w:rsidP="00393F06">
      <w:pPr>
        <w:contextualSpacing/>
      </w:pPr>
      <w:r w:rsidRPr="00393F06">
        <w:t xml:space="preserve">- соразмерного уменьшения покупной цены; </w:t>
      </w:r>
    </w:p>
    <w:p w14:paraId="08454549" w14:textId="77777777" w:rsidR="00082ACD" w:rsidRPr="00393F06" w:rsidRDefault="00082ACD" w:rsidP="00393F06">
      <w:pPr>
        <w:contextualSpacing/>
      </w:pPr>
      <w:r w:rsidRPr="00393F06">
        <w:t xml:space="preserve">- безвозмездного устранения недостатков продукции в срок не позднее 10 (Десяти) календарных дней с даты соответствующего требования Покупателя; </w:t>
      </w:r>
    </w:p>
    <w:p w14:paraId="647FAA0E" w14:textId="77777777" w:rsidR="00082ACD" w:rsidRPr="00393F06" w:rsidRDefault="00082ACD" w:rsidP="00393F06">
      <w:pPr>
        <w:contextualSpacing/>
      </w:pPr>
      <w:r w:rsidRPr="00393F06">
        <w:t xml:space="preserve">- возмещения своих расходов на устранение недостатков продукции в течение 10 (Десяти) календарных дней с даты соответствующего требования Покупателя; </w:t>
      </w:r>
    </w:p>
    <w:p w14:paraId="10ABBF31" w14:textId="77777777" w:rsidR="00082ACD" w:rsidRPr="00393F06" w:rsidRDefault="00082ACD" w:rsidP="00393F06">
      <w:pPr>
        <w:contextualSpacing/>
      </w:pPr>
      <w:r w:rsidRPr="00393F06">
        <w:t xml:space="preserve">- в случае существенного нарушения требований к качеству товара Покупатель вправе отказаться от исполнения Договора поставки и потребовать возврата уплаченной за продукцию суммы в течение установленных Покупателем сроков; </w:t>
      </w:r>
    </w:p>
    <w:p w14:paraId="27D2880E" w14:textId="77777777" w:rsidR="00082ACD" w:rsidRPr="00393F06" w:rsidRDefault="00082ACD" w:rsidP="00393F06">
      <w:pPr>
        <w:contextualSpacing/>
      </w:pPr>
      <w:r w:rsidRPr="00393F06">
        <w:t xml:space="preserve">- потребовать замены в течение 10 (Десяти) дней (с даты соответствующего требования Покупателя) продукции ненадлежащего качества продукцией, соответствующей условиям настоящего Договора и согласованной Спецификации. </w:t>
      </w:r>
    </w:p>
    <w:p w14:paraId="52BA3EFA" w14:textId="77777777" w:rsidR="00082ACD" w:rsidRPr="00393F06" w:rsidRDefault="00082ACD" w:rsidP="00393F06">
      <w:pPr>
        <w:pStyle w:val="2"/>
        <w:numPr>
          <w:ilvl w:val="1"/>
          <w:numId w:val="15"/>
        </w:numPr>
        <w:contextualSpacing/>
        <w:jc w:val="both"/>
        <w:rPr>
          <w:b w:val="0"/>
          <w:bCs/>
        </w:rPr>
      </w:pPr>
      <w:r w:rsidRPr="00393F06">
        <w:rPr>
          <w:b w:val="0"/>
          <w:bCs/>
        </w:rPr>
        <w:t>За недопоставку или просрочку поставки, а также нарушения сроков замены некачественной продукции, устранения недостатков, в том числе в гарантийный период,</w:t>
      </w:r>
      <w:r w:rsidR="002B23E0" w:rsidRPr="002B23E0">
        <w:rPr>
          <w:b w:val="0"/>
          <w:bCs/>
        </w:rPr>
        <w:t xml:space="preserve"> </w:t>
      </w:r>
      <w:r w:rsidRPr="00393F06">
        <w:rPr>
          <w:b w:val="0"/>
          <w:bCs/>
        </w:rPr>
        <w:t xml:space="preserve">Поставщик уплачивает Покупателю неустойку в размере 0,1% (Одну десятую процента) от общей стоимости поставляемой продукции по Договору (в соответствии со Спецификацией) за каждый день просрочки. </w:t>
      </w:r>
    </w:p>
    <w:p w14:paraId="4E0ED802" w14:textId="77777777" w:rsidR="00082ACD" w:rsidRPr="00393F06" w:rsidRDefault="00082ACD" w:rsidP="00393F06">
      <w:pPr>
        <w:pStyle w:val="2"/>
        <w:numPr>
          <w:ilvl w:val="1"/>
          <w:numId w:val="15"/>
        </w:numPr>
        <w:contextualSpacing/>
        <w:jc w:val="both"/>
        <w:rPr>
          <w:b w:val="0"/>
          <w:bCs/>
        </w:rPr>
      </w:pPr>
      <w:r w:rsidRPr="00393F06">
        <w:rPr>
          <w:b w:val="0"/>
          <w:bCs/>
        </w:rPr>
        <w:t xml:space="preserve">Указанная в пункте </w:t>
      </w:r>
      <w:r w:rsidR="008A5F3D" w:rsidRPr="00393F06">
        <w:rPr>
          <w:b w:val="0"/>
          <w:bCs/>
        </w:rPr>
        <w:t>7</w:t>
      </w:r>
      <w:r w:rsidRPr="00393F06">
        <w:rPr>
          <w:b w:val="0"/>
          <w:bCs/>
        </w:rPr>
        <w:t>.2 настоящего Договора неустойка взыскивается с Поставщика по день фактического исполнения обязательств.</w:t>
      </w:r>
    </w:p>
    <w:p w14:paraId="2A81A0BD" w14:textId="77777777" w:rsidR="008A5F3D" w:rsidRPr="00393F06" w:rsidRDefault="008A5F3D" w:rsidP="00393F06">
      <w:pPr>
        <w:pStyle w:val="2"/>
        <w:numPr>
          <w:ilvl w:val="1"/>
          <w:numId w:val="15"/>
        </w:numPr>
        <w:contextualSpacing/>
        <w:jc w:val="both"/>
        <w:rPr>
          <w:b w:val="0"/>
          <w:bCs/>
        </w:rPr>
      </w:pPr>
      <w:r w:rsidRPr="00393F06">
        <w:rPr>
          <w:b w:val="0"/>
          <w:bCs/>
        </w:rPr>
        <w:t xml:space="preserve">В случае нарушения </w:t>
      </w:r>
      <w:r w:rsidR="0028301C" w:rsidRPr="00393F06">
        <w:rPr>
          <w:b w:val="0"/>
          <w:bCs/>
        </w:rPr>
        <w:t>срока оплаты поставленн</w:t>
      </w:r>
      <w:r w:rsidR="004A3B9B">
        <w:rPr>
          <w:b w:val="0"/>
          <w:bCs/>
        </w:rPr>
        <w:t>ой</w:t>
      </w:r>
      <w:r w:rsidR="0028301C" w:rsidRPr="00393F06">
        <w:rPr>
          <w:b w:val="0"/>
          <w:bCs/>
        </w:rPr>
        <w:t xml:space="preserve"> </w:t>
      </w:r>
      <w:r w:rsidR="0028301C" w:rsidRPr="00393F06">
        <w:rPr>
          <w:b w:val="0"/>
          <w:bCs/>
          <w:highlight w:val="lightGray"/>
        </w:rPr>
        <w:t>Продукции</w:t>
      </w:r>
      <w:r w:rsidR="0028301C" w:rsidRPr="00393F06">
        <w:rPr>
          <w:b w:val="0"/>
          <w:bCs/>
        </w:rPr>
        <w:t xml:space="preserve">, </w:t>
      </w:r>
      <w:r w:rsidRPr="00393F06">
        <w:rPr>
          <w:b w:val="0"/>
          <w:bCs/>
        </w:rPr>
        <w:t>установленного п. 4.1. настоящего Договора</w:t>
      </w:r>
      <w:r w:rsidR="0028301C" w:rsidRPr="00393F06">
        <w:rPr>
          <w:b w:val="0"/>
          <w:bCs/>
        </w:rPr>
        <w:t>,</w:t>
      </w:r>
      <w:r w:rsidRPr="00393F06">
        <w:rPr>
          <w:b w:val="0"/>
          <w:bCs/>
        </w:rPr>
        <w:t xml:space="preserve"> Покупатель уплачивает Поставщику неустойку в размере 0,1% от суммы не перечисленных (несвоевременно перечисленных) денежных средств за каждый день просрочки. </w:t>
      </w:r>
    </w:p>
    <w:p w14:paraId="4A004E99" w14:textId="77777777" w:rsidR="00082ACD" w:rsidRPr="00393F06" w:rsidRDefault="00082ACD" w:rsidP="00393F06">
      <w:pPr>
        <w:pStyle w:val="2"/>
        <w:numPr>
          <w:ilvl w:val="1"/>
          <w:numId w:val="15"/>
        </w:numPr>
        <w:contextualSpacing/>
        <w:jc w:val="both"/>
        <w:rPr>
          <w:b w:val="0"/>
          <w:bCs/>
        </w:rPr>
      </w:pPr>
      <w:r w:rsidRPr="00393F06">
        <w:rPr>
          <w:b w:val="0"/>
          <w:bCs/>
        </w:rPr>
        <w:t>Неустойка (проценты, штрафы, пени), иные санкции, предусмотренные настоящим Договором, и (или) суммы в возмещение убытков по Договору подлежат уплате Поставщиком в течение 5 (Пяти) рабочих дней с момента получения Поставщиком соответствующего требования Покупателя.</w:t>
      </w:r>
    </w:p>
    <w:p w14:paraId="08D4188E" w14:textId="77777777" w:rsidR="00082ACD" w:rsidRPr="00393F06" w:rsidRDefault="00082ACD" w:rsidP="00393F06">
      <w:pPr>
        <w:pStyle w:val="2"/>
        <w:numPr>
          <w:ilvl w:val="1"/>
          <w:numId w:val="15"/>
        </w:numPr>
        <w:contextualSpacing/>
        <w:jc w:val="both"/>
        <w:rPr>
          <w:b w:val="0"/>
          <w:bCs/>
        </w:rPr>
      </w:pPr>
      <w:r w:rsidRPr="00393F06">
        <w:rPr>
          <w:b w:val="0"/>
          <w:bCs/>
        </w:rPr>
        <w:t xml:space="preserve">В случае поступления продукции без сопроводительных документов, оформленных надлежащим образом (оригиналы ТТН, ж/д накладные, счета-фактуры и т.д.) в том числе некачественной, некомплектной продукции, продукция </w:t>
      </w:r>
      <w:r w:rsidRPr="00393F06">
        <w:rPr>
          <w:b w:val="0"/>
          <w:bCs/>
        </w:rPr>
        <w:lastRenderedPageBreak/>
        <w:t>не принимается Покупателем, а указанный груз передаётся на ответственное хранение в соответствии со ст. 514 ГК РФ. За каждый день нахождения продукции на ответственном хранении, Поставщик уплачивает Покупателю 500 (пятьсот) рублей 00 копеек, включая НДС, вплоть до получения соответствующих документов или поставки продукции, отвечающей требованиям по качеству (комплектности) в соответствии с условиями Договора.</w:t>
      </w:r>
    </w:p>
    <w:p w14:paraId="4BBEB250" w14:textId="77777777" w:rsidR="00082ACD" w:rsidRPr="00393F06" w:rsidRDefault="00082ACD" w:rsidP="00393F06">
      <w:pPr>
        <w:pStyle w:val="2"/>
        <w:numPr>
          <w:ilvl w:val="1"/>
          <w:numId w:val="15"/>
        </w:numPr>
        <w:contextualSpacing/>
        <w:jc w:val="both"/>
        <w:rPr>
          <w:b w:val="0"/>
          <w:bCs/>
        </w:rPr>
      </w:pPr>
      <w:r w:rsidRPr="00393F06">
        <w:rPr>
          <w:b w:val="0"/>
          <w:bCs/>
        </w:rPr>
        <w:t xml:space="preserve">Начисление штрафных санкций, предусмотренных настоящим Договором, является правом, а не </w:t>
      </w:r>
      <w:r w:rsidRPr="00393F06">
        <w:rPr>
          <w:b w:val="0"/>
        </w:rPr>
        <w:t>обязанностью</w:t>
      </w:r>
      <w:r w:rsidRPr="00393F06">
        <w:rPr>
          <w:b w:val="0"/>
          <w:bCs/>
        </w:rPr>
        <w:t xml:space="preserve"> Сторон.</w:t>
      </w:r>
    </w:p>
    <w:p w14:paraId="6DCB7FC6" w14:textId="77777777" w:rsidR="006D784E" w:rsidRPr="00393F06" w:rsidRDefault="006D784E" w:rsidP="00393F06">
      <w:pPr>
        <w:contextualSpacing/>
        <w:rPr>
          <w:b/>
          <w:i/>
          <w:highlight w:val="lightGray"/>
        </w:rPr>
      </w:pPr>
      <w:bookmarkStart w:id="5" w:name="_Hlk117007662"/>
      <w:r w:rsidRPr="00393F06">
        <w:rPr>
          <w:b/>
          <w:i/>
          <w:highlight w:val="lightGray"/>
        </w:rPr>
        <w:t>В случае если на стороне Поставщика множественность юридических лиц, то необходимо включение следующего пункта:</w:t>
      </w:r>
    </w:p>
    <w:p w14:paraId="32F1D188" w14:textId="77777777" w:rsidR="00EE5DEB" w:rsidRPr="00EE5DEB" w:rsidRDefault="006D784E" w:rsidP="00EE5DEB">
      <w:pPr>
        <w:pStyle w:val="2"/>
        <w:numPr>
          <w:ilvl w:val="1"/>
          <w:numId w:val="15"/>
        </w:numPr>
        <w:contextualSpacing/>
        <w:jc w:val="both"/>
        <w:rPr>
          <w:b w:val="0"/>
          <w:i/>
          <w:iCs/>
          <w:highlight w:val="lightGray"/>
        </w:rPr>
      </w:pPr>
      <w:r w:rsidRPr="00393F06">
        <w:rPr>
          <w:b w:val="0"/>
          <w:i/>
          <w:iCs/>
          <w:highlight w:val="lightGray"/>
        </w:rPr>
        <w:t>На стороне Поставщика по Договору выступает множественность юридических лиц, а именно: _____(указать наименование контрагента)____ и ____(указать наименование контрагента)______ (каждый в отдельности по тексту настоящего Договора именуется «член консорциума Поставщика»). Члены консорциума Поставщика несут солидарную ответственность перед Покупателем по настоящему Договору. Никакие существующие соглашения (договоренности) между членами консорциума Поставщика не означают разделение ответственности Поставщика по Договору.</w:t>
      </w:r>
    </w:p>
    <w:p w14:paraId="020018F7" w14:textId="77777777" w:rsidR="00EE5DEB" w:rsidRPr="00EE5DEB" w:rsidRDefault="00EE5DEB" w:rsidP="00EE5DEB">
      <w:pPr>
        <w:ind w:left="450"/>
        <w:rPr>
          <w:b/>
        </w:rPr>
      </w:pPr>
      <w:r w:rsidRPr="00B07129">
        <w:rPr>
          <w:b/>
        </w:rPr>
        <w:t>ПРИ НЕОБХОДИМОСТИ В ДОГОВОР ПОСТАВКИ ВОЗМОЖНО ВКЛЮЧЕНИЕ СПЕЦИАЛЬНЫХ ТРЕБОВАНИЙ ПО СТРАХОВАНИЮ ПОСТАВЛЯЕМОЙ ПРОДУКЦИИ – В ЭТОМ СЛУЧАЕ ТРЕБУЕТСЯ КОНСУЛЬТАЦИЯ ОТДЕЛА СТРАХОВАНИЯ.</w:t>
      </w:r>
    </w:p>
    <w:p w14:paraId="58CA64F1" w14:textId="77777777" w:rsidR="006D784E" w:rsidRPr="00393F06" w:rsidRDefault="006D784E" w:rsidP="00393F06">
      <w:pPr>
        <w:pStyle w:val="2"/>
        <w:numPr>
          <w:ilvl w:val="1"/>
          <w:numId w:val="15"/>
        </w:numPr>
        <w:contextualSpacing/>
        <w:jc w:val="both"/>
        <w:rPr>
          <w:b w:val="0"/>
          <w:highlight w:val="lightGray"/>
        </w:rPr>
      </w:pPr>
      <w:r w:rsidRPr="00393F06">
        <w:rPr>
          <w:b w:val="0"/>
          <w:highlight w:val="lightGray"/>
        </w:rPr>
        <w:t>Поставщик несет ответственность за таможенное оформление материалов и оборудования либо, если подобное предусмотрено Договором, за предоставление Покупателю документации, необходимой для проведения таможенной очистки материалов и оборудования, поставляемых в рамках Договора.</w:t>
      </w:r>
    </w:p>
    <w:p w14:paraId="678F47A5" w14:textId="77777777" w:rsidR="006D784E" w:rsidRPr="00393F06" w:rsidRDefault="006D784E" w:rsidP="00393F06">
      <w:pPr>
        <w:pStyle w:val="2"/>
        <w:numPr>
          <w:ilvl w:val="1"/>
          <w:numId w:val="15"/>
        </w:numPr>
        <w:contextualSpacing/>
        <w:jc w:val="both"/>
        <w:rPr>
          <w:b w:val="0"/>
          <w:highlight w:val="lightGray"/>
        </w:rPr>
      </w:pPr>
      <w:r w:rsidRPr="00393F06">
        <w:rPr>
          <w:b w:val="0"/>
          <w:highlight w:val="lightGray"/>
        </w:rPr>
        <w:t>Поставщик несет полную ответственность за транспортировку к месту назначения и разгрузку. Если подобное требуется для определенных материалов, Поставщик обязан получить все разрешения на провоз, лицензии и согласования от компетентных органов власти, а также обеспечить охрану силами полиции; Поставщик несет все издержки, связанные с необходимыми для этих целей работами: отклонения в транспортировке – висячие мосты, знаки и т.д.</w:t>
      </w:r>
    </w:p>
    <w:p w14:paraId="7EBC6A77" w14:textId="77777777" w:rsidR="006D784E" w:rsidRPr="002B23E0" w:rsidRDefault="006D784E" w:rsidP="00393F06">
      <w:pPr>
        <w:pStyle w:val="2"/>
        <w:numPr>
          <w:ilvl w:val="1"/>
          <w:numId w:val="15"/>
        </w:numPr>
        <w:contextualSpacing/>
        <w:jc w:val="both"/>
        <w:rPr>
          <w:highlight w:val="lightGray"/>
        </w:rPr>
      </w:pPr>
      <w:r w:rsidRPr="00393F06">
        <w:rPr>
          <w:b w:val="0"/>
          <w:highlight w:val="lightGray"/>
        </w:rPr>
        <w:t xml:space="preserve">В случае задержки транспортировки (т.е. доставки) Поставщик несет ответственность за все связанные с такой задержкой затраты на хранение и страхование в течение срока, не превышающего число дней, указанное в Договоре. В случае, если задержка превышает этот срок, Стороны обязаны </w:t>
      </w:r>
      <w:r w:rsidRPr="00393F06">
        <w:rPr>
          <w:b w:val="0"/>
          <w:highlight w:val="lightGray"/>
        </w:rPr>
        <w:lastRenderedPageBreak/>
        <w:t xml:space="preserve">согласовать меры компенсации дополнительных затрат на хранение и </w:t>
      </w:r>
      <w:r w:rsidRPr="002B23E0">
        <w:rPr>
          <w:b w:val="0"/>
          <w:highlight w:val="lightGray"/>
        </w:rPr>
        <w:t>страхование, понесенных Поставщиком.</w:t>
      </w:r>
      <w:bookmarkEnd w:id="5"/>
    </w:p>
    <w:p w14:paraId="1D4D5C28" w14:textId="77777777" w:rsidR="002B23E0" w:rsidRPr="00332B72" w:rsidRDefault="002B23E0" w:rsidP="00332B72">
      <w:pPr>
        <w:pStyle w:val="2"/>
        <w:numPr>
          <w:ilvl w:val="1"/>
          <w:numId w:val="15"/>
        </w:numPr>
        <w:contextualSpacing/>
        <w:jc w:val="both"/>
      </w:pPr>
      <w:r w:rsidRPr="002B23E0">
        <w:rPr>
          <w:b w:val="0"/>
          <w:highlight w:val="lightGray"/>
        </w:rPr>
        <w:t>Покупатель вправе (в т.ч. в соответствии со ст. 410 ГК РФ) взыскать суммы неустойки (штрафа, пени) по Договору посредством зачета встречных однородных требований Сторон: зачет суммы неустойки (штрафа, пени) по Договору, подлежащих уплате Поставщиком Покупателю, и суммы оплаты стоимости поставок по Договору, подлежащих уплате Покупателем в пользу Поставщика по настоящему Договору. В этом случае сумма неустойки (штрафа, пени) считается уплаченной Поставщиком Покупателю и обязательство Поставщика по уплате суммы неустойки (штрафа, пени) считается прекращенным в день получения Поставщиком соответствующего заявления Покупателя о зачете.   Настоящим Поставщик выражает согласие на осуществление Покупателем зачета сумм неустойки (штрафа, пени) по Договору, подлежащих уплате Поставщиком Покупателю, и суммы оплаты стоимости поставок по Договору, подлежащих уплате Покупателем в пользу Поставщика по настоящему Договору, как указано в настоящем пункте Договора.</w:t>
      </w:r>
    </w:p>
    <w:p w14:paraId="3BD52700" w14:textId="77777777" w:rsidR="009C58D2" w:rsidRPr="00393F06" w:rsidRDefault="00681034" w:rsidP="00393F06">
      <w:pPr>
        <w:pStyle w:val="1"/>
        <w:numPr>
          <w:ilvl w:val="0"/>
          <w:numId w:val="15"/>
        </w:numPr>
        <w:spacing w:before="120" w:after="120"/>
        <w:contextualSpacing/>
        <w:jc w:val="center"/>
        <w:rPr>
          <w:sz w:val="20"/>
        </w:rPr>
      </w:pPr>
      <w:r w:rsidRPr="00393F06">
        <w:rPr>
          <w:sz w:val="20"/>
        </w:rPr>
        <w:t>СРОК ДЕЙСТВИЯ ДОГОВОРА</w:t>
      </w:r>
    </w:p>
    <w:p w14:paraId="7B45F4E0" w14:textId="77777777" w:rsidR="00AF546A" w:rsidRPr="00683AAE" w:rsidRDefault="00E75864" w:rsidP="00AF546A">
      <w:pPr>
        <w:pStyle w:val="af4"/>
        <w:numPr>
          <w:ilvl w:val="1"/>
          <w:numId w:val="15"/>
        </w:numPr>
        <w:rPr>
          <w:rFonts w:ascii="Arial" w:hAnsi="Arial"/>
          <w:bCs/>
          <w:sz w:val="20"/>
          <w:szCs w:val="20"/>
        </w:rPr>
      </w:pPr>
      <w:r w:rsidRPr="00683AAE">
        <w:rPr>
          <w:rFonts w:ascii="Arial" w:hAnsi="Arial"/>
          <w:b/>
          <w:bCs/>
          <w:sz w:val="20"/>
          <w:szCs w:val="20"/>
          <w:highlight w:val="lightGray"/>
        </w:rPr>
        <w:t>Настоящий Договор вступает в силу с момента его подписания обеими сторонами и действует до полного исполнения сторонами обязательств по Договору.</w:t>
      </w:r>
      <w:r w:rsidRPr="00683AAE">
        <w:rPr>
          <w:rFonts w:ascii="Arial" w:hAnsi="Arial"/>
          <w:b/>
          <w:bCs/>
          <w:sz w:val="20"/>
          <w:szCs w:val="20"/>
        </w:rPr>
        <w:t xml:space="preserve"> </w:t>
      </w:r>
    </w:p>
    <w:p w14:paraId="45D03953" w14:textId="77777777" w:rsidR="00C57D40" w:rsidRPr="00393F06" w:rsidRDefault="00581CFF" w:rsidP="00393F06">
      <w:pPr>
        <w:pStyle w:val="1"/>
        <w:numPr>
          <w:ilvl w:val="0"/>
          <w:numId w:val="15"/>
        </w:numPr>
        <w:spacing w:before="120" w:after="120"/>
        <w:contextualSpacing/>
        <w:jc w:val="center"/>
        <w:rPr>
          <w:sz w:val="20"/>
        </w:rPr>
      </w:pPr>
      <w:bookmarkStart w:id="6" w:name="_Hlk118987899"/>
      <w:r w:rsidRPr="00393F06">
        <w:rPr>
          <w:sz w:val="20"/>
        </w:rPr>
        <w:lastRenderedPageBreak/>
        <w:t>ЭТИКА ВЕДЕНИЯ БИЗНЕСА</w:t>
      </w:r>
    </w:p>
    <w:p w14:paraId="6033FA0B" w14:textId="77777777" w:rsidR="00000DAE" w:rsidRPr="009602D6" w:rsidRDefault="00000DAE" w:rsidP="009602D6">
      <w:pPr>
        <w:keepNext/>
        <w:keepLines/>
        <w:contextualSpacing/>
      </w:pPr>
      <w:bookmarkStart w:id="7" w:name="_Hlk118987977"/>
      <w:bookmarkEnd w:id="6"/>
      <w:r w:rsidRPr="00D30A46">
        <w:t>Стороны обязуются соблюдать следующие положения этики ведения бизнеса.</w:t>
      </w:r>
    </w:p>
    <w:p w14:paraId="450C707B" w14:textId="77777777" w:rsidR="00000DAE" w:rsidRPr="00C33058" w:rsidRDefault="00000DAE" w:rsidP="009602D6">
      <w:pPr>
        <w:pStyle w:val="2"/>
        <w:keepLines/>
        <w:numPr>
          <w:ilvl w:val="1"/>
          <w:numId w:val="15"/>
        </w:numPr>
        <w:contextualSpacing/>
        <w:jc w:val="both"/>
      </w:pPr>
      <w:r w:rsidRPr="00332B72">
        <w:rPr>
          <w:bCs/>
        </w:rPr>
        <w:t>Общие условия.</w:t>
      </w:r>
    </w:p>
    <w:p w14:paraId="0943FB86" w14:textId="77777777" w:rsidR="00000DAE" w:rsidRPr="00D30A46" w:rsidRDefault="00D03CA5" w:rsidP="00000DAE">
      <w:pPr>
        <w:keepNext/>
        <w:keepLines/>
        <w:contextualSpacing/>
      </w:pPr>
      <w:r>
        <w:t>Покупатель</w:t>
      </w:r>
      <w:r w:rsidR="00000DAE" w:rsidRPr="00D30A46">
        <w:t xml:space="preserve"> заявляет, что осуществляет свои деловые операции и взаимодействие с партнерами, руководствуясь принципами, которые содержатся в следующих корпоративных документах компании: «Кодекс Этики», «Политика соблюдения прав человека ПАО «ЭЛ5-Энерго»,  «Политика по предотвращению коррупции ПАО «ЭЛ5-Энерго»,</w:t>
      </w:r>
      <w:r w:rsidR="009006C0" w:rsidRPr="00683AAE">
        <w:t xml:space="preserve"> </w:t>
      </w:r>
      <w:r w:rsidR="009006C0">
        <w:t xml:space="preserve">Политика антимонопольного комплаенса ПАО «ЭЛ5-Энерго», </w:t>
      </w:r>
      <w:r w:rsidR="00000DAE" w:rsidRPr="00D30A46">
        <w:t xml:space="preserve"> «</w:t>
      </w:r>
      <w:bookmarkStart w:id="8" w:name="_Hlk132890651"/>
      <w:r w:rsidR="00000DAE" w:rsidRPr="00D30A46">
        <w:rPr>
          <w:shd w:val="clear" w:color="auto" w:fill="FFFFFF"/>
        </w:rPr>
        <w:t>Интегрированная политика в области охраны труда, промышленной безопасности, экологии, качества и энергоэффективности ПАО «ЭЛ5-Энерго</w:t>
      </w:r>
      <w:bookmarkEnd w:id="8"/>
      <w:r w:rsidR="00000DAE">
        <w:rPr>
          <w:shd w:val="clear" w:color="auto" w:fill="FFFFFF"/>
        </w:rPr>
        <w:t>»</w:t>
      </w:r>
      <w:r w:rsidR="00000DAE" w:rsidRPr="00D30A46">
        <w:rPr>
          <w:shd w:val="clear" w:color="auto" w:fill="FFFFFF"/>
        </w:rPr>
        <w:t>, «</w:t>
      </w:r>
      <w:r w:rsidR="00000DAE" w:rsidRPr="00D30A46">
        <w:t xml:space="preserve">Политика о нетерпимости к употреблению алкоголя, наркотиков, иных токсических веществ, ограничении курения на рабочем месте» (данные документы расположены на официальном сайте ПАО «ЭЛ5-Энерго» </w:t>
      </w:r>
      <w:r w:rsidR="00000DAE">
        <w:t>-</w:t>
      </w:r>
      <w:r w:rsidR="00000DAE" w:rsidRPr="00D30A46">
        <w:t xml:space="preserve"> www.el5-energo.ru).</w:t>
      </w:r>
    </w:p>
    <w:p w14:paraId="1014F92F" w14:textId="77777777" w:rsidR="00000DAE" w:rsidRPr="00D30A46" w:rsidRDefault="00D03CA5" w:rsidP="00000DAE">
      <w:pPr>
        <w:keepNext/>
        <w:keepLines/>
        <w:contextualSpacing/>
      </w:pPr>
      <w:r>
        <w:t>Поставщик</w:t>
      </w:r>
      <w:r w:rsidR="00000DAE" w:rsidRPr="00D30A46">
        <w:t xml:space="preserve"> обязан опираться на эти принципы при осуществлении своих деловых операций и взаимодействия с партнерами.</w:t>
      </w:r>
    </w:p>
    <w:p w14:paraId="0FA827B7" w14:textId="77777777" w:rsidR="00000DAE" w:rsidRPr="004463C3" w:rsidRDefault="00D03CA5" w:rsidP="009602D6">
      <w:pPr>
        <w:pStyle w:val="2"/>
        <w:keepLines/>
        <w:numPr>
          <w:ilvl w:val="1"/>
          <w:numId w:val="15"/>
        </w:numPr>
        <w:contextualSpacing/>
        <w:jc w:val="both"/>
      </w:pPr>
      <w:r>
        <w:rPr>
          <w:b w:val="0"/>
          <w:bCs/>
        </w:rPr>
        <w:t>Покупатель</w:t>
      </w:r>
      <w:r w:rsidR="00000DAE" w:rsidRPr="004463C3">
        <w:rPr>
          <w:b w:val="0"/>
        </w:rPr>
        <w:t xml:space="preserve"> </w:t>
      </w:r>
      <w:r w:rsidR="00000DAE">
        <w:rPr>
          <w:b w:val="0"/>
        </w:rPr>
        <w:t xml:space="preserve">заявляет, что </w:t>
      </w:r>
      <w:r w:rsidR="00000DAE" w:rsidRPr="004463C3">
        <w:rPr>
          <w:b w:val="0"/>
        </w:rPr>
        <w:t>придерживается</w:t>
      </w:r>
      <w:r w:rsidR="00000DAE">
        <w:rPr>
          <w:b w:val="0"/>
        </w:rPr>
        <w:t xml:space="preserve"> в свой деятельности принципов, направленных на предотвращение и противодействие коррупции</w:t>
      </w:r>
      <w:r w:rsidR="00000DAE" w:rsidRPr="004463C3">
        <w:rPr>
          <w:b w:val="0"/>
        </w:rPr>
        <w:t xml:space="preserve"> в любой форме. С этой целью </w:t>
      </w:r>
      <w:r>
        <w:rPr>
          <w:b w:val="0"/>
        </w:rPr>
        <w:t>Покупатель</w:t>
      </w:r>
      <w:r w:rsidR="00000DAE" w:rsidRPr="004463C3">
        <w:rPr>
          <w:b w:val="0"/>
        </w:rPr>
        <w:t xml:space="preserve"> запрещает прибегать к любому обещанию, предложению или требованию незаконной выплаты средств в форме денежной суммы или какой-либо другой выгоды, с целью обеспечить себе преимущество во взаимоотношениях с </w:t>
      </w:r>
      <w:r w:rsidR="00000DAE">
        <w:rPr>
          <w:b w:val="0"/>
        </w:rPr>
        <w:t>третьими лицами</w:t>
      </w:r>
      <w:r w:rsidR="00000DAE" w:rsidRPr="004463C3">
        <w:rPr>
          <w:b w:val="0"/>
        </w:rPr>
        <w:t xml:space="preserve">. </w:t>
      </w:r>
      <w:r>
        <w:rPr>
          <w:b w:val="0"/>
        </w:rPr>
        <w:t>Покупатель</w:t>
      </w:r>
      <w:r w:rsidR="00000DAE" w:rsidRPr="004463C3">
        <w:rPr>
          <w:b w:val="0"/>
        </w:rPr>
        <w:t xml:space="preserve"> заявляет, что данный запрет распространяется на всех его сотрудников. </w:t>
      </w:r>
      <w:r>
        <w:rPr>
          <w:b w:val="0"/>
        </w:rPr>
        <w:t>Поставщик</w:t>
      </w:r>
      <w:r w:rsidR="00000DAE" w:rsidRPr="004463C3">
        <w:rPr>
          <w:b w:val="0"/>
        </w:rPr>
        <w:t xml:space="preserve"> заявляет, что принимает во внимание обязательства </w:t>
      </w:r>
      <w:r>
        <w:rPr>
          <w:b w:val="0"/>
        </w:rPr>
        <w:t>Покупателя</w:t>
      </w:r>
      <w:r w:rsidR="00000DAE" w:rsidRPr="004463C3">
        <w:rPr>
          <w:b w:val="0"/>
        </w:rPr>
        <w:t xml:space="preserve"> и, в свою очередь, обязуется не прибегать к любому обещанию, предложению или требованию незаконной выплаты средств в рамках исполнения настоящего Договора в интересах </w:t>
      </w:r>
      <w:r>
        <w:rPr>
          <w:b w:val="0"/>
        </w:rPr>
        <w:t>Покупателя</w:t>
      </w:r>
      <w:r w:rsidR="00000DAE" w:rsidRPr="004463C3">
        <w:rPr>
          <w:b w:val="0"/>
        </w:rPr>
        <w:t xml:space="preserve"> и/или в пользу его сотрудников. В случае нарушения данного пункта </w:t>
      </w:r>
      <w:r>
        <w:rPr>
          <w:b w:val="0"/>
        </w:rPr>
        <w:t>Покупатель</w:t>
      </w:r>
      <w:r w:rsidR="00000DAE" w:rsidRPr="004463C3">
        <w:rPr>
          <w:b w:val="0"/>
        </w:rPr>
        <w:t xml:space="preserve"> имеет право расторгнуть Договор и потребовать от Исполнителя возмещения убытков.</w:t>
      </w:r>
    </w:p>
    <w:p w14:paraId="41084E54" w14:textId="77777777" w:rsidR="00000DAE" w:rsidRPr="00332B72" w:rsidRDefault="00000DAE" w:rsidP="009602D6">
      <w:pPr>
        <w:pStyle w:val="2"/>
        <w:keepLines/>
        <w:numPr>
          <w:ilvl w:val="1"/>
          <w:numId w:val="15"/>
        </w:numPr>
        <w:contextualSpacing/>
        <w:jc w:val="both"/>
        <w:rPr>
          <w:bCs/>
        </w:rPr>
      </w:pPr>
      <w:r w:rsidRPr="00332B72">
        <w:rPr>
          <w:bCs/>
        </w:rPr>
        <w:t>Обязательства сторон.</w:t>
      </w:r>
    </w:p>
    <w:p w14:paraId="76B1C4DA" w14:textId="77777777" w:rsidR="00000DAE" w:rsidRPr="00332B72" w:rsidRDefault="00000DAE" w:rsidP="009602D6">
      <w:pPr>
        <w:pStyle w:val="5"/>
        <w:keepLines/>
        <w:numPr>
          <w:ilvl w:val="2"/>
          <w:numId w:val="15"/>
        </w:numPr>
        <w:ind w:firstLine="0"/>
        <w:contextualSpacing/>
        <w:jc w:val="both"/>
        <w:rPr>
          <w:rFonts w:ascii="Arial" w:hAnsi="Arial" w:cs="Arial"/>
          <w:bCs w:val="0"/>
          <w:sz w:val="20"/>
          <w:lang w:val="ru-RU"/>
        </w:rPr>
      </w:pPr>
      <w:r w:rsidRPr="00332B72">
        <w:rPr>
          <w:rFonts w:ascii="Arial" w:hAnsi="Arial" w:cs="Arial"/>
          <w:bCs w:val="0"/>
          <w:sz w:val="20"/>
          <w:lang w:val="ru-RU"/>
        </w:rPr>
        <w:t>Система контроля.</w:t>
      </w:r>
    </w:p>
    <w:p w14:paraId="1CD9E552" w14:textId="77777777" w:rsidR="00000DAE" w:rsidRPr="00332B72" w:rsidRDefault="00D03CA5" w:rsidP="00000DAE">
      <w:pPr>
        <w:keepNext/>
        <w:keepLines/>
        <w:contextualSpacing/>
        <w:rPr>
          <w:color w:val="FF0000"/>
        </w:rPr>
      </w:pPr>
      <w:r>
        <w:t>Поставщик</w:t>
      </w:r>
      <w:r w:rsidR="00000DAE" w:rsidRPr="00D30A46">
        <w:t xml:space="preserve"> обязуется применять эффективную систему контроля, способную предотвращать</w:t>
      </w:r>
      <w:r w:rsidR="00000DAE">
        <w:t xml:space="preserve"> </w:t>
      </w:r>
      <w:r w:rsidR="00000DAE" w:rsidRPr="00D30A46" w:rsidDel="00450BDD">
        <w:t xml:space="preserve"> </w:t>
      </w:r>
      <w:r w:rsidR="00000DAE">
        <w:t xml:space="preserve">коррупционные </w:t>
      </w:r>
      <w:r w:rsidR="00000DAE" w:rsidRPr="00D30A46">
        <w:t>преступления, включая</w:t>
      </w:r>
      <w:r w:rsidR="00000DAE">
        <w:t xml:space="preserve"> (но не ограничиваясь)</w:t>
      </w:r>
      <w:r w:rsidR="00000DAE" w:rsidRPr="00D30A46">
        <w:t xml:space="preserve"> ненадлежащее получение подарков, </w:t>
      </w:r>
      <w:r w:rsidR="00000DAE" w:rsidRPr="004918A8">
        <w:t xml:space="preserve">финансирования или иных выплат от </w:t>
      </w:r>
      <w:r w:rsidR="00000DAE" w:rsidRPr="007D79E6">
        <w:t>государства, взяточничество</w:t>
      </w:r>
      <w:r w:rsidR="00000DAE" w:rsidRPr="00000DAE">
        <w:t>, склонение к взятке, вымогательство взятки</w:t>
      </w:r>
      <w:r w:rsidR="00000DAE" w:rsidRPr="00332B72">
        <w:t>.</w:t>
      </w:r>
    </w:p>
    <w:p w14:paraId="6E3F33A8" w14:textId="77777777" w:rsidR="00000DAE" w:rsidRPr="00332B72" w:rsidRDefault="00000DAE" w:rsidP="009602D6">
      <w:pPr>
        <w:pStyle w:val="5"/>
        <w:keepLines/>
        <w:numPr>
          <w:ilvl w:val="2"/>
          <w:numId w:val="15"/>
        </w:numPr>
        <w:ind w:firstLine="0"/>
        <w:contextualSpacing/>
        <w:jc w:val="both"/>
        <w:rPr>
          <w:rFonts w:ascii="Arial" w:hAnsi="Arial" w:cs="Arial"/>
          <w:bCs w:val="0"/>
          <w:sz w:val="20"/>
          <w:lang w:val="ru-RU"/>
        </w:rPr>
      </w:pPr>
      <w:r w:rsidRPr="00332B72">
        <w:rPr>
          <w:rFonts w:ascii="Arial" w:hAnsi="Arial" w:cs="Arial"/>
          <w:bCs w:val="0"/>
          <w:sz w:val="20"/>
          <w:lang w:val="ru-RU"/>
        </w:rPr>
        <w:t>Платежные системы.</w:t>
      </w:r>
    </w:p>
    <w:p w14:paraId="09ADAF11" w14:textId="77777777" w:rsidR="00000DAE" w:rsidRPr="00D30A46" w:rsidRDefault="00000DAE" w:rsidP="00000DAE">
      <w:pPr>
        <w:keepNext/>
        <w:keepLines/>
        <w:contextualSpacing/>
      </w:pPr>
      <w:r w:rsidRPr="00D30A46">
        <w:t xml:space="preserve">При </w:t>
      </w:r>
      <w:r>
        <w:t>совершении</w:t>
      </w:r>
      <w:r w:rsidRPr="00D30A46">
        <w:t xml:space="preserve"> действий </w:t>
      </w:r>
      <w:r>
        <w:t>в целях исполнения обязательств по настоящему</w:t>
      </w:r>
      <w:r w:rsidRPr="00D30A46">
        <w:t xml:space="preserve"> Договор</w:t>
      </w:r>
      <w:r>
        <w:t>у</w:t>
      </w:r>
      <w:r w:rsidRPr="00D30A46">
        <w:t xml:space="preserve">, </w:t>
      </w:r>
      <w:r w:rsidR="00D03CA5">
        <w:t>Поставщик</w:t>
      </w:r>
      <w:r w:rsidRPr="00D30A46">
        <w:t xml:space="preserve"> обязуется осуществлять платежи исключительно такими способами, которые позволяют определить получателя (непереуступаемые чеки, банковские переводы и т.д.), избегая платежей наличностью или платежей в натуральной форме.</w:t>
      </w:r>
    </w:p>
    <w:p w14:paraId="6721DC8A" w14:textId="77777777" w:rsidR="00000DAE" w:rsidRPr="00332B72" w:rsidRDefault="00000DAE" w:rsidP="009602D6">
      <w:pPr>
        <w:pStyle w:val="5"/>
        <w:keepLines/>
        <w:numPr>
          <w:ilvl w:val="2"/>
          <w:numId w:val="15"/>
        </w:numPr>
        <w:ind w:firstLine="0"/>
        <w:contextualSpacing/>
        <w:jc w:val="both"/>
        <w:rPr>
          <w:rFonts w:ascii="Arial" w:hAnsi="Arial" w:cs="Arial"/>
          <w:bCs w:val="0"/>
          <w:sz w:val="20"/>
          <w:lang w:val="ru-RU"/>
        </w:rPr>
      </w:pPr>
      <w:r w:rsidRPr="00332B72">
        <w:rPr>
          <w:rFonts w:ascii="Arial" w:hAnsi="Arial" w:cs="Arial"/>
          <w:bCs w:val="0"/>
          <w:sz w:val="20"/>
          <w:lang w:val="ru-RU"/>
        </w:rPr>
        <w:lastRenderedPageBreak/>
        <w:t>Подарки и выгоды.</w:t>
      </w:r>
    </w:p>
    <w:p w14:paraId="19169146" w14:textId="77777777" w:rsidR="00000DAE" w:rsidRPr="00000DAE" w:rsidRDefault="00000DAE" w:rsidP="00000DAE">
      <w:pPr>
        <w:keepNext/>
        <w:keepLines/>
        <w:contextualSpacing/>
      </w:pPr>
      <w:r w:rsidRPr="00D30A46">
        <w:t xml:space="preserve">При выполнении своих обязательств по </w:t>
      </w:r>
      <w:r w:rsidRPr="004918A8">
        <w:t>наст</w:t>
      </w:r>
      <w:r w:rsidRPr="007D79E6">
        <w:t xml:space="preserve">оящему Договору, </w:t>
      </w:r>
      <w:r w:rsidR="00D03CA5">
        <w:t>Поставщик</w:t>
      </w:r>
      <w:r w:rsidRPr="007D79E6">
        <w:t xml:space="preserve"> обязуется не предоставлять никакие подарки ни в какой форме, если они могут быть истолкованы как выходящие за пределы об</w:t>
      </w:r>
      <w:r w:rsidRPr="00332B72">
        <w:t>щепринятой</w:t>
      </w:r>
      <w:r w:rsidRPr="004918A8">
        <w:t xml:space="preserve"> </w:t>
      </w:r>
      <w:r w:rsidRPr="007D79E6">
        <w:t xml:space="preserve">коммерческой </w:t>
      </w:r>
      <w:r w:rsidRPr="00332B72">
        <w:t>практики или вежливости</w:t>
      </w:r>
      <w:r w:rsidRPr="007D79E6">
        <w:t xml:space="preserve">, или </w:t>
      </w:r>
      <w:r w:rsidRPr="00332B72">
        <w:t>которые могут оказать влияние на независимость суждений или предполагают получение взамен каких-либо преимуществ</w:t>
      </w:r>
      <w:r w:rsidRPr="00000DAE">
        <w:t>.</w:t>
      </w:r>
    </w:p>
    <w:p w14:paraId="11CFD691" w14:textId="77777777" w:rsidR="00000DAE" w:rsidRPr="00332B72" w:rsidRDefault="00000DAE" w:rsidP="00332B72">
      <w:pPr>
        <w:keepNext/>
        <w:keepLines/>
        <w:contextualSpacing/>
        <w:rPr>
          <w:b/>
          <w:bCs/>
        </w:rPr>
      </w:pPr>
      <w:r w:rsidRPr="00332B72">
        <w:rPr>
          <w:rFonts w:hint="eastAsia"/>
          <w:b/>
          <w:lang w:eastAsia="it-IT"/>
        </w:rPr>
        <w:t>Контрольная</w:t>
      </w:r>
      <w:r w:rsidRPr="00332B72">
        <w:rPr>
          <w:b/>
          <w:lang w:eastAsia="it-IT"/>
        </w:rPr>
        <w:t xml:space="preserve"> </w:t>
      </w:r>
      <w:r w:rsidRPr="00332B72">
        <w:rPr>
          <w:rFonts w:hint="eastAsia"/>
          <w:b/>
          <w:lang w:eastAsia="it-IT"/>
        </w:rPr>
        <w:t>деятельность</w:t>
      </w:r>
      <w:r w:rsidRPr="00332B72">
        <w:rPr>
          <w:b/>
          <w:lang w:eastAsia="it-IT"/>
        </w:rPr>
        <w:t>.</w:t>
      </w:r>
    </w:p>
    <w:p w14:paraId="6D672BA0" w14:textId="77777777" w:rsidR="00000DAE" w:rsidRDefault="00D03CA5" w:rsidP="00000DAE">
      <w:pPr>
        <w:keepNext/>
        <w:keepLines/>
        <w:contextualSpacing/>
      </w:pPr>
      <w:r>
        <w:t>Покупатель</w:t>
      </w:r>
      <w:r w:rsidR="00000DAE" w:rsidRPr="00D30A46">
        <w:t xml:space="preserve"> может осуществлять проверки, направленные исключительно на проверку соблюдения настоящих </w:t>
      </w:r>
      <w:r w:rsidR="00000DAE">
        <w:t>положений</w:t>
      </w:r>
      <w:r w:rsidR="00000DAE" w:rsidRPr="00D30A46">
        <w:t xml:space="preserve"> этики ведения бизнеса</w:t>
      </w:r>
      <w:r w:rsidR="00000DAE">
        <w:t xml:space="preserve"> в рамках настоящего Договора</w:t>
      </w:r>
      <w:r w:rsidR="00000DAE" w:rsidRPr="00D30A46">
        <w:t xml:space="preserve">. </w:t>
      </w:r>
    </w:p>
    <w:p w14:paraId="2A0186BF" w14:textId="77777777" w:rsidR="00000DAE" w:rsidRDefault="00D03CA5" w:rsidP="009602D6">
      <w:pPr>
        <w:keepNext/>
        <w:keepLines/>
        <w:numPr>
          <w:ilvl w:val="2"/>
          <w:numId w:val="15"/>
        </w:numPr>
        <w:ind w:firstLine="0"/>
        <w:contextualSpacing/>
      </w:pPr>
      <w:r>
        <w:t>Поставщик</w:t>
      </w:r>
      <w:r w:rsidR="00000DAE" w:rsidRPr="004918A8">
        <w:t xml:space="preserve"> обязан предоставлять всю документацию, кот</w:t>
      </w:r>
      <w:r w:rsidR="00000DAE" w:rsidRPr="007D79E6">
        <w:t xml:space="preserve">орую </w:t>
      </w:r>
      <w:r>
        <w:t>Покупатель</w:t>
      </w:r>
      <w:r w:rsidR="00000DAE" w:rsidRPr="007D79E6">
        <w:t xml:space="preserve"> считает полезной и относящейся к выполнению настоящего Договора. </w:t>
      </w:r>
    </w:p>
    <w:p w14:paraId="179B1D57" w14:textId="77777777" w:rsidR="00000DAE" w:rsidRPr="00332B72" w:rsidRDefault="00000DAE" w:rsidP="009602D6">
      <w:pPr>
        <w:pStyle w:val="5"/>
        <w:keepLines/>
        <w:numPr>
          <w:ilvl w:val="2"/>
          <w:numId w:val="15"/>
        </w:numPr>
        <w:ind w:firstLine="0"/>
        <w:contextualSpacing/>
        <w:jc w:val="both"/>
        <w:rPr>
          <w:rFonts w:ascii="Arial" w:hAnsi="Arial" w:cs="Arial"/>
          <w:bCs w:val="0"/>
          <w:sz w:val="20"/>
          <w:lang w:val="ru-RU"/>
        </w:rPr>
      </w:pPr>
      <w:r w:rsidRPr="00332B72">
        <w:rPr>
          <w:rFonts w:ascii="Arial" w:hAnsi="Arial" w:cs="Arial"/>
          <w:bCs w:val="0"/>
          <w:sz w:val="20"/>
          <w:lang w:val="ru-RU"/>
        </w:rPr>
        <w:t>Отсутствие конфликтов интересов.</w:t>
      </w:r>
    </w:p>
    <w:p w14:paraId="34C13ED0" w14:textId="77777777" w:rsidR="00000DAE" w:rsidRPr="00D30A46" w:rsidRDefault="00D03CA5" w:rsidP="00000DAE">
      <w:pPr>
        <w:keepNext/>
        <w:keepLines/>
        <w:contextualSpacing/>
      </w:pPr>
      <w:r>
        <w:t>Поставщик</w:t>
      </w:r>
      <w:r w:rsidR="00000DAE" w:rsidRPr="00D30A46">
        <w:t xml:space="preserve"> заверяет, что он не осуществляет никакую деятельность, </w:t>
      </w:r>
      <w:r w:rsidR="00000DAE">
        <w:t>приводящую к</w:t>
      </w:r>
      <w:r w:rsidR="00000DAE" w:rsidRPr="00D30A46">
        <w:t xml:space="preserve"> конфликт</w:t>
      </w:r>
      <w:r w:rsidR="00000DAE">
        <w:t>у</w:t>
      </w:r>
      <w:r w:rsidR="00000DAE" w:rsidRPr="00D30A46">
        <w:t xml:space="preserve"> интересов в отношении настоящего Договора.</w:t>
      </w:r>
    </w:p>
    <w:p w14:paraId="749391D8" w14:textId="77777777" w:rsidR="00000DAE" w:rsidRPr="00D30A46" w:rsidRDefault="00D03CA5" w:rsidP="00000DAE">
      <w:pPr>
        <w:keepNext/>
        <w:keepLines/>
        <w:contextualSpacing/>
      </w:pPr>
      <w:r>
        <w:t>Поставщик</w:t>
      </w:r>
      <w:r w:rsidR="00000DAE" w:rsidRPr="00D30A46">
        <w:t xml:space="preserve"> заявляет следующее:</w:t>
      </w:r>
    </w:p>
    <w:p w14:paraId="5C4EF4F7" w14:textId="77777777" w:rsidR="00000DAE" w:rsidRDefault="00000DAE" w:rsidP="00000DAE">
      <w:pPr>
        <w:keepNext/>
        <w:keepLines/>
        <w:contextualSpacing/>
      </w:pPr>
      <w:r w:rsidRPr="00D30A46">
        <w:t xml:space="preserve">- </w:t>
      </w:r>
      <w:r>
        <w:t>генеральный</w:t>
      </w:r>
      <w:r w:rsidRPr="00D30A46">
        <w:t xml:space="preserve"> директор / директора / акционеры</w:t>
      </w:r>
      <w:r>
        <w:t xml:space="preserve"> (участники)</w:t>
      </w:r>
      <w:r w:rsidRPr="00D30A46">
        <w:t>, а также персонал Исполнителя, принимающий непосредственное участие в исполнении обязательств по настоящему Договору</w:t>
      </w:r>
      <w:r>
        <w:t xml:space="preserve"> не</w:t>
      </w:r>
      <w:r w:rsidRPr="00D30A46">
        <w:t xml:space="preserve"> привлекал</w:t>
      </w:r>
      <w:r>
        <w:t>ись</w:t>
      </w:r>
      <w:r w:rsidRPr="00D30A46">
        <w:t xml:space="preserve"> за последние 5 лет к </w:t>
      </w:r>
      <w:r>
        <w:t>у</w:t>
      </w:r>
      <w:r w:rsidRPr="00D30A46">
        <w:t>головной ответственности по статьям, связанным с мошенничеством, дачей/получением взятки, хищением или присвоением имущества и т.п.</w:t>
      </w:r>
    </w:p>
    <w:p w14:paraId="5C189E57" w14:textId="77777777" w:rsidR="00000DAE" w:rsidRPr="00332B72" w:rsidRDefault="00000DAE" w:rsidP="00000DAE">
      <w:pPr>
        <w:keepNext/>
        <w:keepLines/>
        <w:contextualSpacing/>
        <w:rPr>
          <w:b/>
        </w:rPr>
      </w:pPr>
      <w:r w:rsidRPr="00332B72">
        <w:rPr>
          <w:b/>
        </w:rPr>
        <w:t>11.3.</w:t>
      </w:r>
      <w:r>
        <w:rPr>
          <w:b/>
        </w:rPr>
        <w:t>6</w:t>
      </w:r>
      <w:r w:rsidRPr="00332B72">
        <w:rPr>
          <w:b/>
        </w:rPr>
        <w:t>. Обязательства Исполнителя по защите прав своих работников</w:t>
      </w:r>
      <w:r w:rsidR="00B1281B">
        <w:rPr>
          <w:b/>
        </w:rPr>
        <w:t>.</w:t>
      </w:r>
    </w:p>
    <w:p w14:paraId="377F5E0D" w14:textId="77777777" w:rsidR="00000DAE" w:rsidRPr="00D30A46" w:rsidRDefault="00D03CA5" w:rsidP="00000DAE">
      <w:pPr>
        <w:keepNext/>
        <w:keepLines/>
        <w:contextualSpacing/>
      </w:pPr>
      <w:r>
        <w:t>Поставщик</w:t>
      </w:r>
      <w:r w:rsidR="00000DAE">
        <w:t xml:space="preserve"> заявляет, что соблюдает и обеспечивает права своих работников в соответствии с применимы</w:t>
      </w:r>
      <w:r w:rsidR="00B1281B">
        <w:t>м</w:t>
      </w:r>
      <w:r w:rsidR="00000DAE">
        <w:t xml:space="preserve"> правом по Договору. </w:t>
      </w:r>
    </w:p>
    <w:p w14:paraId="2C47E886" w14:textId="77777777" w:rsidR="00000DAE" w:rsidRPr="00332B72" w:rsidRDefault="00000DAE" w:rsidP="009602D6">
      <w:pPr>
        <w:pStyle w:val="2"/>
        <w:keepLines/>
        <w:numPr>
          <w:ilvl w:val="1"/>
          <w:numId w:val="15"/>
        </w:numPr>
        <w:contextualSpacing/>
        <w:jc w:val="both"/>
        <w:rPr>
          <w:bCs/>
        </w:rPr>
      </w:pPr>
      <w:r w:rsidRPr="00332B72">
        <w:rPr>
          <w:bCs/>
        </w:rPr>
        <w:t>Расторжение договора.</w:t>
      </w:r>
    </w:p>
    <w:p w14:paraId="5DB02150" w14:textId="77777777" w:rsidR="00000DAE" w:rsidRPr="00D30A46" w:rsidRDefault="00000DAE" w:rsidP="00000DAE">
      <w:pPr>
        <w:keepNext/>
        <w:keepLines/>
        <w:contextualSpacing/>
      </w:pPr>
      <w:r w:rsidRPr="00D30A46">
        <w:t xml:space="preserve">Нарушение </w:t>
      </w:r>
      <w:r w:rsidR="00D03CA5">
        <w:t>Поставщиком</w:t>
      </w:r>
      <w:r w:rsidRPr="00D30A46">
        <w:t xml:space="preserve"> какого-либо из </w:t>
      </w:r>
      <w:r>
        <w:t>положений</w:t>
      </w:r>
      <w:r w:rsidRPr="00D30A46">
        <w:t xml:space="preserve"> настояще</w:t>
      </w:r>
      <w:r>
        <w:t>го</w:t>
      </w:r>
      <w:r w:rsidRPr="00D30A46">
        <w:t xml:space="preserve"> </w:t>
      </w:r>
      <w:r>
        <w:t>раздела</w:t>
      </w:r>
      <w:r w:rsidRPr="00D30A46">
        <w:t xml:space="preserve"> </w:t>
      </w:r>
      <w:r>
        <w:t xml:space="preserve">Договора </w:t>
      </w:r>
      <w:r w:rsidRPr="00D30A46">
        <w:t xml:space="preserve">или совершение преступлений, указанных выше, является существенным нарушением обязательств по настоящему Договору, и предоставляет </w:t>
      </w:r>
      <w:r w:rsidR="00D03CA5">
        <w:t>Покупателю</w:t>
      </w:r>
      <w:r w:rsidR="00D03CA5" w:rsidRPr="00D30A46">
        <w:t xml:space="preserve"> </w:t>
      </w:r>
      <w:r w:rsidRPr="00D30A46">
        <w:t>право расторгнуть</w:t>
      </w:r>
      <w:r>
        <w:t xml:space="preserve"> Договор</w:t>
      </w:r>
      <w:r w:rsidRPr="00D30A46">
        <w:t xml:space="preserve"> в одностороннем порядке в соответствии с положениями п. 1 ст. 450 ГК РФ, ст. 450.1 ГК РФ и потребовать от Исполнителя компенсации </w:t>
      </w:r>
      <w:r>
        <w:t xml:space="preserve">причиненных </w:t>
      </w:r>
      <w:r w:rsidRPr="00D30A46">
        <w:t>убытков.</w:t>
      </w:r>
    </w:p>
    <w:p w14:paraId="48FAE296" w14:textId="77777777" w:rsidR="00000DAE" w:rsidRPr="00D30A46" w:rsidRDefault="00000DAE" w:rsidP="00000DAE">
      <w:pPr>
        <w:keepNext/>
        <w:keepLines/>
        <w:contextualSpacing/>
      </w:pPr>
      <w:r w:rsidRPr="00D30A46">
        <w:t xml:space="preserve">В случае досрочного расторжения </w:t>
      </w:r>
      <w:r w:rsidR="00D03CA5">
        <w:t>Поставщик</w:t>
      </w:r>
      <w:r w:rsidRPr="00D30A46">
        <w:t xml:space="preserve"> обязан следовать указаниям, предоставляемым </w:t>
      </w:r>
      <w:r w:rsidR="00D03CA5">
        <w:t>Покупателем</w:t>
      </w:r>
      <w:r w:rsidRPr="00D30A46">
        <w:t xml:space="preserve"> в отношении деятельности, которая, в любом случае, должна быть завершена до расторжения.</w:t>
      </w:r>
    </w:p>
    <w:p w14:paraId="5BD37D3E" w14:textId="77777777" w:rsidR="00F63280" w:rsidRPr="00393F06" w:rsidRDefault="00F63280" w:rsidP="00393F06">
      <w:pPr>
        <w:pStyle w:val="1"/>
        <w:numPr>
          <w:ilvl w:val="0"/>
          <w:numId w:val="15"/>
        </w:numPr>
        <w:spacing w:before="120" w:after="120"/>
        <w:contextualSpacing/>
        <w:jc w:val="center"/>
        <w:rPr>
          <w:sz w:val="20"/>
        </w:rPr>
      </w:pPr>
      <w:r w:rsidRPr="00393F06">
        <w:rPr>
          <w:sz w:val="20"/>
        </w:rPr>
        <w:t>КОНФИДЕНЦИАЛЬНОСТЬ</w:t>
      </w:r>
    </w:p>
    <w:p w14:paraId="5B788AD0" w14:textId="77777777" w:rsidR="00F63280" w:rsidRPr="00393F06" w:rsidRDefault="00F63280" w:rsidP="00393F06">
      <w:pPr>
        <w:pStyle w:val="2"/>
        <w:numPr>
          <w:ilvl w:val="1"/>
          <w:numId w:val="15"/>
        </w:numPr>
        <w:contextualSpacing/>
        <w:jc w:val="both"/>
        <w:rPr>
          <w:b w:val="0"/>
          <w:bCs/>
        </w:rPr>
      </w:pPr>
      <w:bookmarkStart w:id="9" w:name="_Hlk117007900"/>
      <w:r w:rsidRPr="00393F06">
        <w:rPr>
          <w:b w:val="0"/>
          <w:bCs/>
        </w:rPr>
        <w:t xml:space="preserve">Под термином «Конфиденциальная информация» понимаются документы экономического и финансового характера, данные и информация, которая касается, помимо прочего, бизнес-стратегий, информации о продуктах и/или производственных процессах (проектирование, исследование и разработка), средствах и затратах на производство, информации о продажах, стратегиях </w:t>
      </w:r>
      <w:r w:rsidRPr="00393F06">
        <w:rPr>
          <w:b w:val="0"/>
          <w:bCs/>
        </w:rPr>
        <w:lastRenderedPageBreak/>
        <w:t xml:space="preserve">развития и работе с клиентами, любые данные о клиентах, поставщиках и их техническом или коммерческом профиле, документация о технико-экономических предложениях на публичных и частных тендерах, данные об испытаниях и/или функционировании установок, оборудования, машин и продуктов, бизнес-анализ, исследования рынка, бизнес-планы и маркетинговые планы, другие статистические данные, имеющие отношение к коммерческой деятельности, внутренним организационным процедурам, рекламным идеям и новым товарным знакам, еще не используемым на рынке, ценам, характеристикам, концепциям, прототипам и макетам новых продуктов или услуг, еще не выпущенных на рынок и т.д. Термин также включает данные и информацию, содержащуюся в технических документах, включая, помимо прочего, патентоспособные изобретения, патенты, патентные заявки, лицензии, исходный код любого вида программного обеспечения, его принципы и связанные алгоритмы; открытия, алгоритмы и формулы; новые производственные процессы и методы; новые методики испытаний установок, оборудования, механизмов и изделий, результаты научно-исследовательских и опытно-конструкторских работ (НИОКР). Кроме того, конфиденциальной считается любая другая информация, </w:t>
      </w:r>
    </w:p>
    <w:p w14:paraId="3A723EDB" w14:textId="77777777" w:rsidR="00F63280" w:rsidRPr="00393F06" w:rsidRDefault="00F63280" w:rsidP="00393F06">
      <w:pPr>
        <w:shd w:val="clear" w:color="auto" w:fill="FFFFFF"/>
        <w:contextualSpacing/>
      </w:pPr>
      <w:r w:rsidRPr="00393F06">
        <w:t xml:space="preserve">(i) </w:t>
      </w:r>
      <w:r w:rsidRPr="00393F06">
        <w:tab/>
        <w:t>В прямой форме определенная раскрывающей Стороной как «конфиденциальная», «строго конфиденциальная», «секретная» (или любым другим подобным образом) или</w:t>
      </w:r>
    </w:p>
    <w:p w14:paraId="4BE2239C" w14:textId="77777777" w:rsidR="00F63280" w:rsidRPr="00393F06" w:rsidRDefault="00F63280" w:rsidP="00393F06">
      <w:pPr>
        <w:shd w:val="clear" w:color="auto" w:fill="FFFFFF"/>
        <w:contextualSpacing/>
      </w:pPr>
      <w:r w:rsidRPr="00393F06">
        <w:t xml:space="preserve">(ii) </w:t>
      </w:r>
      <w:r w:rsidRPr="00393F06">
        <w:tab/>
        <w:t>конфиденциальность которой получающая Сторона знала или должна была знать в связи с ее характером или принципами обращения с ней раскрывающей Стороной, учитывая, что указанная информация не является общеизвестной, не находится в открытом доступе для третьих лиц, а в отношении нее принимаются надлежащие меры для сохранения ее конфиденциальности.</w:t>
      </w:r>
    </w:p>
    <w:p w14:paraId="3D7CFF86" w14:textId="77777777" w:rsidR="00F63280" w:rsidRPr="00393F06" w:rsidRDefault="00F63280" w:rsidP="00393F06">
      <w:pPr>
        <w:pStyle w:val="2"/>
        <w:numPr>
          <w:ilvl w:val="1"/>
          <w:numId w:val="15"/>
        </w:numPr>
        <w:contextualSpacing/>
        <w:jc w:val="both"/>
        <w:rPr>
          <w:b w:val="0"/>
          <w:bCs/>
        </w:rPr>
      </w:pPr>
      <w:r w:rsidRPr="00393F06">
        <w:rPr>
          <w:b w:val="0"/>
          <w:bCs/>
        </w:rPr>
        <w:t xml:space="preserve">Конфиденциальная информация включает всю информацию, относящуюся к Стороне или ее Аффилированному лицу (аффилированное лицо означает любое физическое лицо или юридическое лицо, которое контролирует, контролируется или находится под общим контролем с соответствующей Стороны, здесь и далее «Аффилированное лицо»), предоставленную другой Стороне до или во время исполнения Договора администраторами, руководителями или сотрудниками раскрывающей Стороны или Аффилированными лицами указанной Стороны и их соответствующими администраторами, руководителями, сотрудниками (далее «Представители раскрывающей Стороны»). Конфиденциальная информация также включает всю информацию о Представителях раскрывающей Стороны. </w:t>
      </w:r>
    </w:p>
    <w:p w14:paraId="7F638813" w14:textId="77777777" w:rsidR="00F63280" w:rsidRPr="00393F06" w:rsidRDefault="00F63280" w:rsidP="00393F06">
      <w:pPr>
        <w:pStyle w:val="2"/>
        <w:numPr>
          <w:ilvl w:val="1"/>
          <w:numId w:val="15"/>
        </w:numPr>
        <w:contextualSpacing/>
        <w:jc w:val="both"/>
        <w:rPr>
          <w:b w:val="0"/>
          <w:bCs/>
        </w:rPr>
      </w:pPr>
      <w:r w:rsidRPr="00393F06">
        <w:rPr>
          <w:b w:val="0"/>
          <w:bCs/>
        </w:rPr>
        <w:t>Информация не считается конфиденциальной, если</w:t>
      </w:r>
    </w:p>
    <w:p w14:paraId="28683D49" w14:textId="77777777" w:rsidR="00F63280" w:rsidRPr="00393F06" w:rsidRDefault="00F63280" w:rsidP="00393F06">
      <w:pPr>
        <w:shd w:val="clear" w:color="auto" w:fill="FFFFFF"/>
        <w:contextualSpacing/>
      </w:pPr>
      <w:r w:rsidRPr="00393F06">
        <w:t xml:space="preserve">(i) </w:t>
      </w:r>
      <w:r w:rsidRPr="00393F06">
        <w:tab/>
        <w:t>получающая Сторона может доказать, что такая информация была на законных основаниях известна ей до начала исполнения Договора;</w:t>
      </w:r>
    </w:p>
    <w:p w14:paraId="4203E114" w14:textId="77777777" w:rsidR="00F63280" w:rsidRPr="00393F06" w:rsidRDefault="00F63280" w:rsidP="00393F06">
      <w:pPr>
        <w:shd w:val="clear" w:color="auto" w:fill="FFFFFF"/>
        <w:contextualSpacing/>
      </w:pPr>
      <w:r w:rsidRPr="00393F06">
        <w:lastRenderedPageBreak/>
        <w:t xml:space="preserve">(ii) </w:t>
      </w:r>
      <w:r w:rsidRPr="00393F06">
        <w:tab/>
        <w:t>получающая Сторона может доказать, что получила такую информацию от третьих лиц, не подпадающих под (или не нарушающих) какое-либо обязательство о неразглашении данных по закону или Договору;</w:t>
      </w:r>
    </w:p>
    <w:p w14:paraId="29DE81A7" w14:textId="77777777" w:rsidR="00F63280" w:rsidRPr="00393F06" w:rsidRDefault="00F63280" w:rsidP="00393F06">
      <w:pPr>
        <w:shd w:val="clear" w:color="auto" w:fill="FFFFFF"/>
        <w:contextualSpacing/>
      </w:pPr>
      <w:r w:rsidRPr="00393F06">
        <w:t>(iii)</w:t>
      </w:r>
      <w:r w:rsidRPr="00393F06">
        <w:tab/>
        <w:t>после ее получения получающей Стороне, без какого-либо обязательства для указанной Стороны, стала общеизвестной или легкодоступной для лиц, которые обычно имеют дело с рассматриваемой информацией.</w:t>
      </w:r>
    </w:p>
    <w:p w14:paraId="58209EC9" w14:textId="77777777" w:rsidR="00F63280" w:rsidRPr="00393F06" w:rsidRDefault="00F63280" w:rsidP="00393F06">
      <w:pPr>
        <w:pStyle w:val="2"/>
        <w:numPr>
          <w:ilvl w:val="1"/>
          <w:numId w:val="15"/>
        </w:numPr>
        <w:contextualSpacing/>
        <w:jc w:val="both"/>
        <w:rPr>
          <w:b w:val="0"/>
          <w:bCs/>
        </w:rPr>
      </w:pPr>
      <w:r w:rsidRPr="00393F06">
        <w:rPr>
          <w:b w:val="0"/>
          <w:bCs/>
        </w:rPr>
        <w:t>Вся Конфиденциальная информация, которую любая из Сторон или Представители раскрывающей Стороны предоставляет (устно, письменно, в электронном формате или любым другим способом) другой Стороне в целях и/или во время исполнения Договора, а также любая другая Конфиденциальная информация, которая может стать известна любой из Сторон в результате подписания других контрактов между Сторонами, и/или проведения предварительных переговоров по ним, а также все соответствующие документы и специальные данные (независимо от того, как они были составлены, получены или разработаны), может быть использована только в целях исполнения Договора и должна рассматриваться как конфиденциальная в соответствии с положениями настоящего пункта.</w:t>
      </w:r>
    </w:p>
    <w:p w14:paraId="76786AEB" w14:textId="77777777" w:rsidR="00F63280" w:rsidRPr="00393F06" w:rsidRDefault="00F63280" w:rsidP="00393F06">
      <w:pPr>
        <w:pStyle w:val="2"/>
        <w:numPr>
          <w:ilvl w:val="1"/>
          <w:numId w:val="15"/>
        </w:numPr>
        <w:contextualSpacing/>
        <w:jc w:val="both"/>
        <w:rPr>
          <w:b w:val="0"/>
          <w:bCs/>
        </w:rPr>
      </w:pPr>
      <w:r w:rsidRPr="00393F06">
        <w:rPr>
          <w:b w:val="0"/>
          <w:bCs/>
        </w:rPr>
        <w:t>За исключением случаев, предусмотренных законодательством или определенных в настоящем документе, Конфиденциальная информация не может быть раскрыта третьим лицам без предварительного письменного и разрешения раскрывающей Стороны в явной форме. Кроме того, без предварительного письменного и явного разрешения раскрывающей Стороны другая Сторона не имеет права копировать, воспроизводить, переводить, изменять, адаптировать, разрабатывать, разбирать или разделять предоставленную Конфиденциальную информацию, выполнять операции обратного проектирования или любые операции, предназначенные для извлечения исходных кодов, полностью или частично, указанной Конфиденциальной информации.</w:t>
      </w:r>
    </w:p>
    <w:p w14:paraId="04AABAC7" w14:textId="77777777" w:rsidR="00F63280" w:rsidRPr="00393F06" w:rsidRDefault="00F63280" w:rsidP="00393F06">
      <w:pPr>
        <w:pStyle w:val="2"/>
        <w:numPr>
          <w:ilvl w:val="1"/>
          <w:numId w:val="15"/>
        </w:numPr>
        <w:contextualSpacing/>
        <w:jc w:val="both"/>
        <w:rPr>
          <w:b w:val="0"/>
          <w:bCs/>
        </w:rPr>
      </w:pPr>
      <w:r w:rsidRPr="00393F06">
        <w:rPr>
          <w:b w:val="0"/>
          <w:bCs/>
        </w:rPr>
        <w:t xml:space="preserve">Принимающая Сторона имеет право раскрывать Конфиденциальную информацию без согласия другой Стороны: </w:t>
      </w:r>
    </w:p>
    <w:p w14:paraId="24CC0C15" w14:textId="77777777" w:rsidR="00F63280" w:rsidRPr="00393F06" w:rsidRDefault="00F63280" w:rsidP="00393F06">
      <w:pPr>
        <w:shd w:val="clear" w:color="auto" w:fill="FFFFFF"/>
        <w:contextualSpacing/>
      </w:pPr>
      <w:r w:rsidRPr="00393F06">
        <w:t>a)</w:t>
      </w:r>
      <w:r w:rsidRPr="00393F06">
        <w:tab/>
        <w:t>если должна выполнить юридическое требование компетентного суда или государственного органа, или антимонопольного органа, обладающего юрисдикцией в отношении нее, при условии, однако, что в таких случаях указанная Сторона в максимальной степени, разрешенной законом, уведомляет другую Сторону об этом (если разрешается законом) перед раскрытием указанной Конфиденциальной информации, чтобы у другой Стороны была возможность обеспечить защиту или ограничить такое раскрытие; и, кроме того, при условии, что (i) она раскрывает только ту часть Конфиденциальной информации, раскрытие ко</w:t>
      </w:r>
      <w:r w:rsidRPr="00393F06">
        <w:lastRenderedPageBreak/>
        <w:t>торой требуется по закону, и (ii) предпринимает разумные усилия для обеспечения режима конфиденциальности при обращении с любой Конфиденциальной информацией, раскрытой таким образом</w:t>
      </w:r>
      <w:r w:rsidR="007D257E">
        <w:t>;</w:t>
      </w:r>
    </w:p>
    <w:p w14:paraId="42F8466A" w14:textId="77777777" w:rsidR="00F63280" w:rsidRPr="00393F06" w:rsidRDefault="00F63280" w:rsidP="00393F06">
      <w:pPr>
        <w:shd w:val="clear" w:color="auto" w:fill="FFFFFF"/>
        <w:contextualSpacing/>
      </w:pPr>
      <w:r w:rsidRPr="00393F06">
        <w:t>b)</w:t>
      </w:r>
      <w:r w:rsidRPr="00393F06">
        <w:tab/>
        <w:t>в случае раскрытия информации Аффилированным лицам получающей Стороны;</w:t>
      </w:r>
    </w:p>
    <w:p w14:paraId="49B2209B" w14:textId="77777777" w:rsidR="00F63280" w:rsidRPr="00393F06" w:rsidRDefault="00F63280" w:rsidP="00393F06">
      <w:pPr>
        <w:shd w:val="clear" w:color="auto" w:fill="FFFFFF"/>
        <w:contextualSpacing/>
      </w:pPr>
      <w:r w:rsidRPr="00393F06">
        <w:t>c)</w:t>
      </w:r>
      <w:r w:rsidRPr="00393F06">
        <w:tab/>
        <w:t>в случае раскрытия Покупателем своим аудиторам или аудиторам своих Аффилированных лиц при условии, что они принимают на себя обязательства по сохранению конфиденциальности;</w:t>
      </w:r>
    </w:p>
    <w:p w14:paraId="5199BAD1" w14:textId="77777777" w:rsidR="00F63280" w:rsidRPr="00393F06" w:rsidRDefault="00F63280" w:rsidP="00393F06">
      <w:pPr>
        <w:shd w:val="clear" w:color="auto" w:fill="FFFFFF"/>
        <w:contextualSpacing/>
      </w:pPr>
      <w:r w:rsidRPr="00393F06">
        <w:t>d)</w:t>
      </w:r>
      <w:r w:rsidRPr="00393F06">
        <w:tab/>
        <w:t>в случае раскрытия Покупателем своей страховой компании при условии, что она принимает на себя обязательства по сохранению конфиденциальности;</w:t>
      </w:r>
    </w:p>
    <w:p w14:paraId="11A0BBF8" w14:textId="77777777" w:rsidR="00F63280" w:rsidRPr="00393F06" w:rsidRDefault="00F63280" w:rsidP="00393F06">
      <w:pPr>
        <w:pStyle w:val="2"/>
        <w:numPr>
          <w:ilvl w:val="1"/>
          <w:numId w:val="15"/>
        </w:numPr>
        <w:contextualSpacing/>
        <w:jc w:val="both"/>
        <w:rPr>
          <w:b w:val="0"/>
          <w:bCs/>
        </w:rPr>
      </w:pPr>
      <w:r w:rsidRPr="00393F06">
        <w:rPr>
          <w:b w:val="0"/>
          <w:bCs/>
        </w:rPr>
        <w:t>Каждая из Сторон:</w:t>
      </w:r>
    </w:p>
    <w:p w14:paraId="5E57DCFA" w14:textId="77777777" w:rsidR="00F63280" w:rsidRPr="00393F06" w:rsidRDefault="00F63280" w:rsidP="00393F06">
      <w:pPr>
        <w:shd w:val="clear" w:color="auto" w:fill="FFFFFF"/>
        <w:contextualSpacing/>
      </w:pPr>
      <w:r w:rsidRPr="00393F06">
        <w:t xml:space="preserve">(i) </w:t>
      </w:r>
      <w:r w:rsidRPr="00393F06">
        <w:tab/>
        <w:t xml:space="preserve">должна ограничить раскрытие Конфиденциальной информации исключительно теми представителями и Аффилированными лицами, которые действительно нуждаются в ней в связи с участием в выполнении Договора; </w:t>
      </w:r>
    </w:p>
    <w:p w14:paraId="6BC55263" w14:textId="77777777" w:rsidR="00F63280" w:rsidRPr="00393F06" w:rsidRDefault="00F63280" w:rsidP="00393F06">
      <w:pPr>
        <w:shd w:val="clear" w:color="auto" w:fill="FFFFFF"/>
        <w:contextualSpacing/>
      </w:pPr>
      <w:r w:rsidRPr="00393F06">
        <w:t xml:space="preserve">(ii) </w:t>
      </w:r>
      <w:r w:rsidRPr="00393F06">
        <w:tab/>
        <w:t>обязывает своих представителей и Аффилированных лиц, чтобы обеспечить полное соблюдение ими обязательств, содержащихся в настоящем пункте;</w:t>
      </w:r>
    </w:p>
    <w:p w14:paraId="0BF68B91" w14:textId="77777777" w:rsidR="00F63280" w:rsidRPr="00393F06" w:rsidRDefault="00F63280" w:rsidP="00393F06">
      <w:pPr>
        <w:shd w:val="clear" w:color="auto" w:fill="FFFFFF"/>
        <w:contextualSpacing/>
      </w:pPr>
      <w:r w:rsidRPr="00393F06">
        <w:t xml:space="preserve">(iii) </w:t>
      </w:r>
      <w:r w:rsidRPr="00393F06">
        <w:tab/>
        <w:t>несет ответственность за любое действие или бездействие своих представителей и Аффилированных лиц, повлекшее за собой нарушение обязательств по сохранению конфиденциальности Конфиденциальной информации, и не использует ее в целях, отличных от исполнения Договора.</w:t>
      </w:r>
    </w:p>
    <w:p w14:paraId="0C54E6DC" w14:textId="77777777" w:rsidR="00F63280" w:rsidRPr="00393F06" w:rsidRDefault="00F63280" w:rsidP="00393F06">
      <w:pPr>
        <w:pStyle w:val="2"/>
        <w:numPr>
          <w:ilvl w:val="1"/>
          <w:numId w:val="15"/>
        </w:numPr>
        <w:contextualSpacing/>
        <w:jc w:val="both"/>
        <w:rPr>
          <w:b w:val="0"/>
          <w:bCs/>
        </w:rPr>
      </w:pPr>
      <w:r w:rsidRPr="00393F06">
        <w:rPr>
          <w:b w:val="0"/>
          <w:bCs/>
        </w:rPr>
        <w:t xml:space="preserve">Сторона, получающая Конфиденциальную информацию, обязана при работе с соответствующими логическими и физическими данными использовать наилучшие доступные международные методы и практики, чтобы гарантировать защиту указанных данных от несанкционированного доступа, воспроизведения, передачи или использования. После истечения срока действия Договора Сторона, получившая Конфиденциальную информацию, возвращает все данные, документы и информацию, предоставленные другой Стороной или находящиеся в ее распоряжении, с целью выполнения работ по Договору, а также уничтожить все копии и файлы, которые она может иметь, за исключением случаев, когда она получила письменное разрешение поступать иным образом от Стороны, предоставившей Конфиденциальную информацию. В связи с этим получающая Сторона подтверждает уничтожение указанных данных другой Стороне в течение не более </w:t>
      </w:r>
      <w:r w:rsidR="00391C22" w:rsidRPr="00393F06">
        <w:rPr>
          <w:b w:val="0"/>
          <w:bCs/>
        </w:rPr>
        <w:t>15 (</w:t>
      </w:r>
      <w:r w:rsidRPr="00393F06">
        <w:rPr>
          <w:b w:val="0"/>
          <w:bCs/>
        </w:rPr>
        <w:t>пятнадцати</w:t>
      </w:r>
      <w:r w:rsidR="00391C22" w:rsidRPr="00393F06">
        <w:rPr>
          <w:b w:val="0"/>
          <w:bCs/>
        </w:rPr>
        <w:t>)</w:t>
      </w:r>
      <w:r w:rsidRPr="00393F06">
        <w:rPr>
          <w:b w:val="0"/>
          <w:bCs/>
        </w:rPr>
        <w:t xml:space="preserve"> дней с момента требования и предоставляет письменной заявление о том, что не сохранила у себя какие-либо документы или другие объекты, содержащие (или связанные с) Конфиденциальную информацию.</w:t>
      </w:r>
    </w:p>
    <w:p w14:paraId="30294DB4" w14:textId="77777777" w:rsidR="00F63280" w:rsidRPr="00393F06" w:rsidRDefault="00F63280" w:rsidP="00393F06">
      <w:pPr>
        <w:pStyle w:val="2"/>
        <w:numPr>
          <w:ilvl w:val="1"/>
          <w:numId w:val="15"/>
        </w:numPr>
        <w:contextualSpacing/>
        <w:jc w:val="both"/>
        <w:rPr>
          <w:b w:val="0"/>
          <w:bCs/>
        </w:rPr>
      </w:pPr>
      <w:r w:rsidRPr="00393F06">
        <w:rPr>
          <w:b w:val="0"/>
          <w:bCs/>
        </w:rPr>
        <w:t xml:space="preserve">Обе Стороны гарантируют, что конфиденциальная информация не будет разглашена во время исполнения Договора и в течение </w:t>
      </w:r>
      <w:r w:rsidR="00391C22" w:rsidRPr="00393F06">
        <w:rPr>
          <w:b w:val="0"/>
          <w:bCs/>
        </w:rPr>
        <w:t>5 (</w:t>
      </w:r>
      <w:r w:rsidRPr="00393F06">
        <w:rPr>
          <w:b w:val="0"/>
          <w:bCs/>
        </w:rPr>
        <w:t>пяти</w:t>
      </w:r>
      <w:r w:rsidR="00391C22" w:rsidRPr="00393F06">
        <w:rPr>
          <w:b w:val="0"/>
          <w:bCs/>
        </w:rPr>
        <w:t>)</w:t>
      </w:r>
      <w:r w:rsidRPr="00393F06">
        <w:rPr>
          <w:b w:val="0"/>
          <w:bCs/>
        </w:rPr>
        <w:t xml:space="preserve"> лет после его истечения, за исключением случаев, когда в Договоре оговорен другой срок или когда это требуется по закону или компетентным органом. Несмотря на </w:t>
      </w:r>
      <w:r w:rsidRPr="00393F06">
        <w:rPr>
          <w:b w:val="0"/>
          <w:bCs/>
        </w:rPr>
        <w:lastRenderedPageBreak/>
        <w:t xml:space="preserve">приведенные выше положения, если Конфиденциальная информация, квалифицирована Покупателем как «строго конфиденциальная», обязательства конфиденциальности и неиспользования, определенные в настоящем пункте, остаются в силе после расторжения Договора по любой причине, если иное не предусмотрено раскрывающей Стороной, и будут действовать до тех пор, пока получающая Сторона не сможет подтвердить, что указанная Конфиденциальная информация стала общеизвестной или легкодоступной для лиц, которые обычно имеют дело с такой информацией по любой причине, отличной от ее раскрытия получающей Стороной. </w:t>
      </w:r>
    </w:p>
    <w:p w14:paraId="3B96CCAE" w14:textId="77777777" w:rsidR="00F63280" w:rsidRPr="00393F06" w:rsidRDefault="00F63280" w:rsidP="00393F06">
      <w:pPr>
        <w:pStyle w:val="2"/>
        <w:numPr>
          <w:ilvl w:val="1"/>
          <w:numId w:val="15"/>
        </w:numPr>
        <w:contextualSpacing/>
        <w:jc w:val="both"/>
        <w:rPr>
          <w:b w:val="0"/>
          <w:bCs/>
        </w:rPr>
      </w:pPr>
      <w:r w:rsidRPr="00393F06">
        <w:rPr>
          <w:b w:val="0"/>
          <w:bCs/>
        </w:rPr>
        <w:t>Обе Стороны обязуются в письменной форме согласовать содержание, средства связи, дату публикации статей в прессе, а также новости или сообщения любого рода в связи с Договором или любым вопросом или информацией, относящейся к нему.</w:t>
      </w:r>
    </w:p>
    <w:p w14:paraId="23370455" w14:textId="77777777" w:rsidR="00F63280" w:rsidRPr="00393F06" w:rsidRDefault="00F63280" w:rsidP="00393F06">
      <w:pPr>
        <w:pStyle w:val="2"/>
        <w:numPr>
          <w:ilvl w:val="1"/>
          <w:numId w:val="15"/>
        </w:numPr>
        <w:contextualSpacing/>
        <w:jc w:val="both"/>
        <w:rPr>
          <w:b w:val="0"/>
          <w:bCs/>
        </w:rPr>
      </w:pPr>
      <w:r w:rsidRPr="00393F06">
        <w:rPr>
          <w:b w:val="0"/>
          <w:bCs/>
        </w:rPr>
        <w:t>Стороны договорились, что возмещение убытков может не представлять собой достаточную компенсацию за нарушение конфиденциальности и обязательств по неиспользованию информации, и что пострадавшая Сторона имеет право потребовать других средств защиты или исключить любые возможные нарушения или ущерб от такого нарушения в соответствии с действующим законодательством. В случае нарушения обязательств по конфиденциальности и неиспользования информации любая из Сторон также имеет право принять решение о расторжении Договора.</w:t>
      </w:r>
    </w:p>
    <w:p w14:paraId="10ADF18C" w14:textId="77777777" w:rsidR="00F63280" w:rsidRPr="00393F06" w:rsidRDefault="00F63280" w:rsidP="00393F06">
      <w:pPr>
        <w:pStyle w:val="2"/>
        <w:numPr>
          <w:ilvl w:val="1"/>
          <w:numId w:val="15"/>
        </w:numPr>
        <w:contextualSpacing/>
        <w:jc w:val="both"/>
        <w:rPr>
          <w:b w:val="0"/>
          <w:bCs/>
        </w:rPr>
      </w:pPr>
      <w:r w:rsidRPr="00393F06">
        <w:rPr>
          <w:b w:val="0"/>
          <w:bCs/>
        </w:rPr>
        <w:t>В любое время, если раскрывающая Сторона требует этого и это не влияет на выполнение Договора другой Стороной, другая Сторона возвращает или уничтожает</w:t>
      </w:r>
      <w:r w:rsidR="00393F06">
        <w:rPr>
          <w:b w:val="0"/>
          <w:bCs/>
        </w:rPr>
        <w:t>,</w:t>
      </w:r>
      <w:r w:rsidRPr="00393F06">
        <w:rPr>
          <w:b w:val="0"/>
          <w:bCs/>
        </w:rPr>
        <w:t xml:space="preserve"> или требует, чтобы ее представители вернули или уничтожили все экземпляры Конфиденциальной информации, находящиеся в распоряжении у нее или ее представителей. Кроме того, принимающая Сторона принимает все возможные меры или требует принятия таких мер от своих представителей, чтобы вернуть или уничтожить любые данные, хранящиеся в электронном формате, и подтверждает уничтожение указанных данных раскрывающей Стороне в течение не более пятнадцати (15) дней с момента требования и предоставляет письменной заявление о том, что не сохранила у себя какие-либо документы или другие объекты, содержащие (или связанные с) Конфиденциальную информацию.</w:t>
      </w:r>
    </w:p>
    <w:p w14:paraId="7C1831F7" w14:textId="77777777" w:rsidR="00F63280" w:rsidRPr="00393F06" w:rsidRDefault="00F63280" w:rsidP="00393F06">
      <w:pPr>
        <w:pStyle w:val="2"/>
        <w:numPr>
          <w:ilvl w:val="1"/>
          <w:numId w:val="15"/>
        </w:numPr>
        <w:contextualSpacing/>
        <w:jc w:val="both"/>
        <w:rPr>
          <w:b w:val="0"/>
          <w:bCs/>
        </w:rPr>
      </w:pPr>
      <w:r w:rsidRPr="00393F06">
        <w:rPr>
          <w:b w:val="0"/>
          <w:bCs/>
        </w:rPr>
        <w:t xml:space="preserve">Стороны договорились, что Конфиденциальная информация является и остается исключительной собственностью Стороны, которая ее раскрывает. Ни одно из положений настоящего Договора не может трактоваться, за исключением случаев, прямо определенных в письменной форме, как предоставление лицензии или тому подобного в отношении патентов, авторских прав, изобретений, коммерческих тайн, товарных знаков, сделанных открытий или улучшений, других ресурсов, защищенных правами интеллектуальной </w:t>
      </w:r>
      <w:r w:rsidRPr="00393F06">
        <w:rPr>
          <w:b w:val="0"/>
          <w:bCs/>
        </w:rPr>
        <w:lastRenderedPageBreak/>
        <w:t>собственности, созданными или приобретенными как до, так и после исполнения Договора.</w:t>
      </w:r>
    </w:p>
    <w:p w14:paraId="4741D414" w14:textId="77777777" w:rsidR="00F63280" w:rsidRDefault="00F63280" w:rsidP="00393F06">
      <w:pPr>
        <w:pStyle w:val="2"/>
        <w:numPr>
          <w:ilvl w:val="1"/>
          <w:numId w:val="15"/>
        </w:numPr>
        <w:contextualSpacing/>
        <w:jc w:val="both"/>
        <w:rPr>
          <w:b w:val="0"/>
          <w:bCs/>
        </w:rPr>
      </w:pPr>
      <w:r w:rsidRPr="00393F06">
        <w:rPr>
          <w:b w:val="0"/>
          <w:bCs/>
        </w:rPr>
        <w:t xml:space="preserve">Каждая Сторона заявляет и гарантирует другой Стороне, что при выполнении Договора она не будет нарушать права третьих лиц на коммерческую тайну.  </w:t>
      </w:r>
    </w:p>
    <w:p w14:paraId="4371ED24" w14:textId="77777777" w:rsidR="00B16759" w:rsidRPr="00D636C4" w:rsidRDefault="00B16759" w:rsidP="002B23E0">
      <w:pPr>
        <w:pStyle w:val="2"/>
        <w:numPr>
          <w:ilvl w:val="1"/>
          <w:numId w:val="15"/>
        </w:numPr>
        <w:contextualSpacing/>
        <w:jc w:val="both"/>
        <w:rPr>
          <w:b w:val="0"/>
        </w:rPr>
      </w:pPr>
      <w:r w:rsidRPr="00D636C4">
        <w:rPr>
          <w:b w:val="0"/>
        </w:rPr>
        <w:t>Информационная безопасность.</w:t>
      </w:r>
    </w:p>
    <w:p w14:paraId="04A34ACF" w14:textId="77777777" w:rsidR="00B16759" w:rsidRPr="00D636C4" w:rsidRDefault="00B16759" w:rsidP="002B23E0">
      <w:pPr>
        <w:pStyle w:val="2"/>
        <w:numPr>
          <w:ilvl w:val="2"/>
          <w:numId w:val="15"/>
        </w:numPr>
        <w:contextualSpacing/>
        <w:jc w:val="both"/>
        <w:rPr>
          <w:b w:val="0"/>
        </w:rPr>
      </w:pPr>
      <w:r w:rsidRPr="00D636C4">
        <w:rPr>
          <w:b w:val="0"/>
        </w:rPr>
        <w:t>Поставщик может получить и использовать доступ к ИТ-системам Покупателя только с согласия Покупателя (в лице уполномоченного представителя Покупателя по Договору). Доступ Поставщика к ИТ-системам Покупателя считается согласованным Покупателем при направлении Поставщику Покупателем инструкций по доступу и персональных учётных данных, позволяющих получить доступ к информационным системам Покупателя. При направлении инструкций по доступу и персональных учётных данных, позволяющих получить доступ к информационным системам Покупателя</w:t>
      </w:r>
      <w:r w:rsidR="000A274A">
        <w:rPr>
          <w:b w:val="0"/>
        </w:rPr>
        <w:t>,</w:t>
      </w:r>
      <w:r w:rsidRPr="00D636C4" w:rsidDel="005479C2">
        <w:rPr>
          <w:b w:val="0"/>
        </w:rPr>
        <w:t xml:space="preserve"> </w:t>
      </w:r>
      <w:r w:rsidRPr="00D636C4">
        <w:rPr>
          <w:b w:val="0"/>
        </w:rPr>
        <w:t xml:space="preserve">последний должен сообщить, что доступ согласован и сотрудники Поставщика могут его использовать в соответствии с направленными Покупателем инструкциями. </w:t>
      </w:r>
    </w:p>
    <w:p w14:paraId="07799AAE" w14:textId="77777777" w:rsidR="00B16759" w:rsidRPr="00D636C4" w:rsidRDefault="00B16759" w:rsidP="002B23E0">
      <w:pPr>
        <w:pStyle w:val="2"/>
        <w:numPr>
          <w:ilvl w:val="2"/>
          <w:numId w:val="15"/>
        </w:numPr>
        <w:contextualSpacing/>
        <w:jc w:val="both"/>
        <w:rPr>
          <w:b w:val="0"/>
        </w:rPr>
      </w:pPr>
      <w:r w:rsidRPr="00D636C4">
        <w:rPr>
          <w:b w:val="0"/>
        </w:rPr>
        <w:t>Поставщик несет ответственность за действия, осуществляемые в информационных системах Покупателя, с использованием предоставленных Покупателем учётных данных. Защита предоставленных учётных данных должна обеспечиваться Поставщиком постоянно. При осуществлении такой деятельности Поставщик обязан соблюдать следующие правила:</w:t>
      </w:r>
    </w:p>
    <w:p w14:paraId="5F2FB085" w14:textId="77777777" w:rsidR="00B16759" w:rsidRPr="00D862DD" w:rsidRDefault="00B16759" w:rsidP="00B16759">
      <w:pPr>
        <w:pStyle w:val="16"/>
        <w:numPr>
          <w:ilvl w:val="0"/>
          <w:numId w:val="32"/>
        </w:numPr>
        <w:shd w:val="clear" w:color="auto" w:fill="auto"/>
        <w:tabs>
          <w:tab w:val="left" w:pos="1391"/>
        </w:tabs>
        <w:spacing w:before="0" w:after="0" w:line="240" w:lineRule="auto"/>
        <w:ind w:left="0" w:firstLine="0"/>
        <w:jc w:val="both"/>
        <w:rPr>
          <w:sz w:val="20"/>
          <w:szCs w:val="20"/>
        </w:rPr>
      </w:pPr>
      <w:r w:rsidRPr="00D862DD">
        <w:rPr>
          <w:sz w:val="20"/>
          <w:szCs w:val="20"/>
        </w:rPr>
        <w:t xml:space="preserve">Никогда и никому не раскрывать и не предоставлять полученные от </w:t>
      </w:r>
      <w:r>
        <w:rPr>
          <w:sz w:val="20"/>
          <w:szCs w:val="20"/>
        </w:rPr>
        <w:t>Покупателя</w:t>
      </w:r>
      <w:r w:rsidRPr="00D862DD">
        <w:rPr>
          <w:sz w:val="20"/>
          <w:szCs w:val="20"/>
        </w:rPr>
        <w:t xml:space="preserve"> учетные данные для доступа к информационным системам </w:t>
      </w:r>
      <w:r>
        <w:rPr>
          <w:sz w:val="20"/>
          <w:szCs w:val="20"/>
        </w:rPr>
        <w:t>Покупателя</w:t>
      </w:r>
      <w:r w:rsidRPr="00D862DD">
        <w:rPr>
          <w:sz w:val="20"/>
          <w:szCs w:val="20"/>
        </w:rPr>
        <w:t>;</w:t>
      </w:r>
    </w:p>
    <w:p w14:paraId="4393B7B5" w14:textId="77777777" w:rsidR="00B16759" w:rsidRPr="00D862DD" w:rsidRDefault="00B16759" w:rsidP="00B16759">
      <w:pPr>
        <w:pStyle w:val="16"/>
        <w:numPr>
          <w:ilvl w:val="0"/>
          <w:numId w:val="32"/>
        </w:numPr>
        <w:shd w:val="clear" w:color="auto" w:fill="auto"/>
        <w:tabs>
          <w:tab w:val="left" w:pos="1388"/>
        </w:tabs>
        <w:spacing w:before="0" w:after="0" w:line="240" w:lineRule="auto"/>
        <w:ind w:left="0" w:right="20" w:firstLine="0"/>
        <w:jc w:val="both"/>
        <w:rPr>
          <w:sz w:val="20"/>
          <w:szCs w:val="20"/>
        </w:rPr>
      </w:pPr>
      <w:r w:rsidRPr="00D862DD">
        <w:rPr>
          <w:sz w:val="20"/>
          <w:szCs w:val="20"/>
        </w:rPr>
        <w:t>Не вставлять пароли в сообщения электронной почты или другие электронные формы и не раскрывать их третьим лицам по телефону или иным средствам связи;</w:t>
      </w:r>
    </w:p>
    <w:p w14:paraId="14FB68FB" w14:textId="77777777" w:rsidR="00B16759" w:rsidRPr="00D862DD" w:rsidRDefault="00B16759" w:rsidP="00B16759">
      <w:pPr>
        <w:pStyle w:val="16"/>
        <w:numPr>
          <w:ilvl w:val="0"/>
          <w:numId w:val="32"/>
        </w:numPr>
        <w:shd w:val="clear" w:color="auto" w:fill="auto"/>
        <w:tabs>
          <w:tab w:val="left" w:pos="1395"/>
        </w:tabs>
        <w:spacing w:before="0" w:after="0" w:line="240" w:lineRule="auto"/>
        <w:ind w:left="0" w:right="20" w:firstLine="0"/>
        <w:jc w:val="both"/>
        <w:rPr>
          <w:sz w:val="20"/>
          <w:szCs w:val="20"/>
        </w:rPr>
      </w:pPr>
      <w:r w:rsidRPr="00D862DD">
        <w:rPr>
          <w:sz w:val="20"/>
          <w:szCs w:val="20"/>
        </w:rPr>
        <w:t xml:space="preserve">Никогда не запоминать пароль для доступа к информационным системам </w:t>
      </w:r>
      <w:r>
        <w:rPr>
          <w:sz w:val="20"/>
          <w:szCs w:val="20"/>
        </w:rPr>
        <w:t>Покупателя</w:t>
      </w:r>
      <w:r w:rsidRPr="00D862DD">
        <w:rPr>
          <w:sz w:val="20"/>
          <w:szCs w:val="20"/>
        </w:rPr>
        <w:t xml:space="preserve"> через браузер с помощью функции "Запомнить пароль";</w:t>
      </w:r>
    </w:p>
    <w:p w14:paraId="0BF730F1" w14:textId="77777777" w:rsidR="00B16759" w:rsidRPr="00D862DD" w:rsidRDefault="00B16759" w:rsidP="00B16759">
      <w:pPr>
        <w:pStyle w:val="16"/>
        <w:numPr>
          <w:ilvl w:val="0"/>
          <w:numId w:val="32"/>
        </w:numPr>
        <w:shd w:val="clear" w:color="auto" w:fill="auto"/>
        <w:tabs>
          <w:tab w:val="left" w:pos="1388"/>
        </w:tabs>
        <w:spacing w:before="0" w:after="0" w:line="240" w:lineRule="auto"/>
        <w:ind w:left="0" w:right="20" w:firstLine="0"/>
        <w:jc w:val="both"/>
        <w:rPr>
          <w:sz w:val="20"/>
          <w:szCs w:val="20"/>
        </w:rPr>
      </w:pPr>
      <w:r w:rsidRPr="00D862DD">
        <w:rPr>
          <w:sz w:val="20"/>
          <w:szCs w:val="20"/>
        </w:rPr>
        <w:t xml:space="preserve">Следует убедиться, что никто не наблюдает, когда вводятся учетные данные для доступа к ИТ- устройствам или системам </w:t>
      </w:r>
      <w:r>
        <w:rPr>
          <w:sz w:val="20"/>
          <w:szCs w:val="20"/>
        </w:rPr>
        <w:t>Покупателя</w:t>
      </w:r>
      <w:r w:rsidRPr="00D862DD">
        <w:rPr>
          <w:sz w:val="20"/>
          <w:szCs w:val="20"/>
        </w:rPr>
        <w:t>, чтобы предотвратить кражу учетных данных;</w:t>
      </w:r>
    </w:p>
    <w:p w14:paraId="251D332B" w14:textId="77777777" w:rsidR="00B16759" w:rsidRPr="00D862DD" w:rsidRDefault="00B16759" w:rsidP="00B16759">
      <w:pPr>
        <w:pStyle w:val="16"/>
        <w:numPr>
          <w:ilvl w:val="0"/>
          <w:numId w:val="32"/>
        </w:numPr>
        <w:shd w:val="clear" w:color="auto" w:fill="auto"/>
        <w:tabs>
          <w:tab w:val="left" w:pos="1391"/>
        </w:tabs>
        <w:spacing w:before="0" w:after="0" w:line="240" w:lineRule="auto"/>
        <w:ind w:left="0" w:firstLine="0"/>
        <w:jc w:val="both"/>
        <w:rPr>
          <w:sz w:val="20"/>
          <w:szCs w:val="20"/>
        </w:rPr>
      </w:pPr>
      <w:r w:rsidRPr="00D862DD">
        <w:rPr>
          <w:sz w:val="20"/>
          <w:szCs w:val="20"/>
        </w:rPr>
        <w:t>Никогда не использовать один и тот же пароль для аутентификации в разных системах;</w:t>
      </w:r>
    </w:p>
    <w:p w14:paraId="6C40B323" w14:textId="77777777" w:rsidR="00B16759" w:rsidRPr="00D862DD" w:rsidRDefault="00B16759" w:rsidP="00B16759">
      <w:pPr>
        <w:pStyle w:val="16"/>
        <w:numPr>
          <w:ilvl w:val="0"/>
          <w:numId w:val="32"/>
        </w:numPr>
        <w:shd w:val="clear" w:color="auto" w:fill="auto"/>
        <w:tabs>
          <w:tab w:val="left" w:pos="1391"/>
        </w:tabs>
        <w:spacing w:before="0" w:after="0" w:line="240" w:lineRule="auto"/>
        <w:ind w:left="0" w:firstLine="0"/>
        <w:jc w:val="both"/>
        <w:rPr>
          <w:sz w:val="20"/>
          <w:szCs w:val="20"/>
        </w:rPr>
      </w:pPr>
      <w:r w:rsidRPr="00D862DD">
        <w:rPr>
          <w:sz w:val="20"/>
          <w:szCs w:val="20"/>
        </w:rPr>
        <w:t xml:space="preserve">Не производить подключение съёмных носителей и компьютерной техники к локальной вычислительной сети </w:t>
      </w:r>
      <w:r>
        <w:rPr>
          <w:sz w:val="20"/>
          <w:szCs w:val="20"/>
        </w:rPr>
        <w:t>Покупателя</w:t>
      </w:r>
      <w:r w:rsidRPr="00D862DD">
        <w:rPr>
          <w:sz w:val="20"/>
          <w:szCs w:val="20"/>
        </w:rPr>
        <w:t xml:space="preserve"> без согласования с </w:t>
      </w:r>
      <w:r>
        <w:rPr>
          <w:sz w:val="20"/>
          <w:szCs w:val="20"/>
        </w:rPr>
        <w:t>Покупателем;</w:t>
      </w:r>
    </w:p>
    <w:p w14:paraId="0925409A" w14:textId="77777777" w:rsidR="00B16759" w:rsidRPr="00D862DD" w:rsidRDefault="00B16759" w:rsidP="00B16759">
      <w:pPr>
        <w:pStyle w:val="16"/>
        <w:numPr>
          <w:ilvl w:val="0"/>
          <w:numId w:val="32"/>
        </w:numPr>
        <w:shd w:val="clear" w:color="auto" w:fill="auto"/>
        <w:tabs>
          <w:tab w:val="left" w:pos="1374"/>
        </w:tabs>
        <w:spacing w:before="0" w:after="0" w:line="240" w:lineRule="auto"/>
        <w:ind w:left="0" w:right="20" w:firstLine="0"/>
        <w:jc w:val="both"/>
        <w:rPr>
          <w:sz w:val="20"/>
          <w:szCs w:val="20"/>
        </w:rPr>
      </w:pPr>
      <w:r w:rsidRPr="00D862DD">
        <w:rPr>
          <w:sz w:val="20"/>
          <w:szCs w:val="20"/>
        </w:rPr>
        <w:lastRenderedPageBreak/>
        <w:t>Доступ к информационным системам должен быть ограничен программным обеспечением/инструментами, предоставляемыми специально для выполнения необходимых действий;</w:t>
      </w:r>
    </w:p>
    <w:p w14:paraId="752C0339" w14:textId="77777777" w:rsidR="00B16759" w:rsidRPr="00D862DD" w:rsidRDefault="00B16759" w:rsidP="00B16759">
      <w:pPr>
        <w:pStyle w:val="16"/>
        <w:numPr>
          <w:ilvl w:val="0"/>
          <w:numId w:val="32"/>
        </w:numPr>
        <w:shd w:val="clear" w:color="auto" w:fill="auto"/>
        <w:spacing w:before="0" w:after="0" w:line="240" w:lineRule="auto"/>
        <w:ind w:left="0" w:right="20" w:firstLine="0"/>
        <w:jc w:val="both"/>
        <w:rPr>
          <w:sz w:val="20"/>
          <w:szCs w:val="20"/>
        </w:rPr>
      </w:pPr>
      <w:r w:rsidRPr="00D862DD">
        <w:rPr>
          <w:sz w:val="20"/>
          <w:szCs w:val="20"/>
        </w:rPr>
        <w:t xml:space="preserve">Запрещено использование доступа к информационным ресурсам </w:t>
      </w:r>
      <w:r>
        <w:rPr>
          <w:sz w:val="20"/>
          <w:szCs w:val="20"/>
        </w:rPr>
        <w:t>Покупателя</w:t>
      </w:r>
      <w:r w:rsidRPr="00D862DD">
        <w:rPr>
          <w:sz w:val="20"/>
          <w:szCs w:val="20"/>
        </w:rPr>
        <w:t xml:space="preserve"> в целях, не связанных с деятельностью, которая должна выполняться в соответствии с Договором;</w:t>
      </w:r>
    </w:p>
    <w:p w14:paraId="34849326" w14:textId="77777777" w:rsidR="00B16759" w:rsidRPr="00D862DD" w:rsidRDefault="00B16759" w:rsidP="00B16759">
      <w:pPr>
        <w:pStyle w:val="16"/>
        <w:numPr>
          <w:ilvl w:val="0"/>
          <w:numId w:val="32"/>
        </w:numPr>
        <w:shd w:val="clear" w:color="auto" w:fill="auto"/>
        <w:tabs>
          <w:tab w:val="left" w:pos="1388"/>
        </w:tabs>
        <w:spacing w:before="0" w:after="0" w:line="240" w:lineRule="auto"/>
        <w:ind w:left="0" w:right="20" w:firstLine="0"/>
        <w:jc w:val="both"/>
        <w:rPr>
          <w:sz w:val="20"/>
          <w:szCs w:val="20"/>
        </w:rPr>
      </w:pPr>
      <w:r w:rsidRPr="00D862DD">
        <w:rPr>
          <w:sz w:val="20"/>
          <w:szCs w:val="20"/>
        </w:rPr>
        <w:t xml:space="preserve">Любая транзакция или операция, выполненная </w:t>
      </w:r>
      <w:r>
        <w:rPr>
          <w:sz w:val="20"/>
          <w:szCs w:val="20"/>
        </w:rPr>
        <w:t xml:space="preserve">Поставщиком с помощью </w:t>
      </w:r>
      <w:r w:rsidRPr="00D862DD">
        <w:rPr>
          <w:sz w:val="20"/>
          <w:szCs w:val="20"/>
        </w:rPr>
        <w:t xml:space="preserve">информационных систем </w:t>
      </w:r>
      <w:r>
        <w:rPr>
          <w:sz w:val="20"/>
          <w:szCs w:val="20"/>
        </w:rPr>
        <w:t>Покупателя</w:t>
      </w:r>
      <w:r w:rsidRPr="00D862DD">
        <w:rPr>
          <w:sz w:val="20"/>
          <w:szCs w:val="20"/>
        </w:rPr>
        <w:t>, не должна нарушать законодательство Российской Федерации;</w:t>
      </w:r>
    </w:p>
    <w:p w14:paraId="5D0DF2F1" w14:textId="77777777" w:rsidR="00B16759" w:rsidRPr="00D862DD" w:rsidRDefault="00B16759" w:rsidP="00B16759">
      <w:pPr>
        <w:pStyle w:val="16"/>
        <w:numPr>
          <w:ilvl w:val="0"/>
          <w:numId w:val="32"/>
        </w:numPr>
        <w:shd w:val="clear" w:color="auto" w:fill="auto"/>
        <w:tabs>
          <w:tab w:val="left" w:pos="1395"/>
        </w:tabs>
        <w:spacing w:before="0" w:after="0" w:line="240" w:lineRule="auto"/>
        <w:ind w:left="0" w:right="20" w:firstLine="0"/>
        <w:jc w:val="both"/>
        <w:rPr>
          <w:rStyle w:val="33"/>
          <w:sz w:val="20"/>
          <w:szCs w:val="20"/>
        </w:rPr>
      </w:pPr>
      <w:r w:rsidRPr="00D862DD">
        <w:rPr>
          <w:sz w:val="20"/>
          <w:szCs w:val="20"/>
        </w:rPr>
        <w:t xml:space="preserve">Рабочая станция (постоянная или временная), используемая </w:t>
      </w:r>
      <w:r>
        <w:rPr>
          <w:sz w:val="20"/>
          <w:szCs w:val="20"/>
        </w:rPr>
        <w:t>Поставщик</w:t>
      </w:r>
      <w:r w:rsidRPr="00D862DD">
        <w:rPr>
          <w:sz w:val="20"/>
          <w:szCs w:val="20"/>
        </w:rPr>
        <w:t xml:space="preserve">ом, должна быть защищена с использованием антивирусного программного обеспечения с актуальными обновлениями базы данных угроз, вредоносного программного обеспечения и компьютерных вирусов. Должны быть приняты все необходимые меры для предотвращения распространения вирусов, вредоносного программного обеспечения или любого незаконного программного обеспечения, которое </w:t>
      </w:r>
      <w:r w:rsidRPr="00D862DD">
        <w:rPr>
          <w:rStyle w:val="33"/>
          <w:sz w:val="20"/>
          <w:szCs w:val="20"/>
        </w:rPr>
        <w:t xml:space="preserve">может привести к перебоям в работе </w:t>
      </w:r>
      <w:r w:rsidRPr="00D862DD">
        <w:rPr>
          <w:sz w:val="20"/>
          <w:szCs w:val="20"/>
        </w:rPr>
        <w:t xml:space="preserve">информационных систем </w:t>
      </w:r>
      <w:r>
        <w:rPr>
          <w:sz w:val="20"/>
          <w:szCs w:val="20"/>
        </w:rPr>
        <w:t>Покупателя</w:t>
      </w:r>
      <w:r w:rsidRPr="00D862DD">
        <w:rPr>
          <w:rStyle w:val="33"/>
          <w:sz w:val="20"/>
          <w:szCs w:val="20"/>
        </w:rPr>
        <w:t xml:space="preserve"> или потере данных; </w:t>
      </w:r>
    </w:p>
    <w:p w14:paraId="7B2DF518" w14:textId="77777777" w:rsidR="00B16759" w:rsidRPr="00D862DD" w:rsidRDefault="00B16759" w:rsidP="00B16759">
      <w:pPr>
        <w:pStyle w:val="16"/>
        <w:numPr>
          <w:ilvl w:val="0"/>
          <w:numId w:val="32"/>
        </w:numPr>
        <w:shd w:val="clear" w:color="auto" w:fill="auto"/>
        <w:tabs>
          <w:tab w:val="left" w:pos="1395"/>
        </w:tabs>
        <w:spacing w:before="0" w:after="0" w:line="240" w:lineRule="auto"/>
        <w:ind w:left="0" w:right="20" w:firstLine="0"/>
        <w:jc w:val="both"/>
        <w:rPr>
          <w:sz w:val="20"/>
          <w:szCs w:val="20"/>
        </w:rPr>
      </w:pPr>
      <w:r w:rsidRPr="00D862DD">
        <w:rPr>
          <w:sz w:val="20"/>
          <w:szCs w:val="20"/>
        </w:rPr>
        <w:t xml:space="preserve">Все учетные записи электронной почты, хранилища файлов или коммуникационные платформы (включая социальные сети), используемые для проведения работ или оказания услуг по Договору, должны быть явно предоставлены или авторизованы </w:t>
      </w:r>
      <w:r>
        <w:rPr>
          <w:sz w:val="20"/>
          <w:szCs w:val="20"/>
        </w:rPr>
        <w:t>Покупателем</w:t>
      </w:r>
      <w:r w:rsidRPr="00D862DD">
        <w:rPr>
          <w:sz w:val="20"/>
          <w:szCs w:val="20"/>
        </w:rPr>
        <w:t>;</w:t>
      </w:r>
    </w:p>
    <w:p w14:paraId="2D2088FD" w14:textId="77777777" w:rsidR="00B16759" w:rsidRPr="00D862DD" w:rsidRDefault="00B16759" w:rsidP="00B16759">
      <w:pPr>
        <w:pStyle w:val="16"/>
        <w:numPr>
          <w:ilvl w:val="0"/>
          <w:numId w:val="32"/>
        </w:numPr>
        <w:shd w:val="clear" w:color="auto" w:fill="auto"/>
        <w:tabs>
          <w:tab w:val="left" w:pos="1395"/>
        </w:tabs>
        <w:spacing w:before="0" w:after="0" w:line="240" w:lineRule="auto"/>
        <w:ind w:left="0" w:right="20" w:firstLine="0"/>
        <w:jc w:val="both"/>
        <w:rPr>
          <w:sz w:val="20"/>
          <w:szCs w:val="20"/>
        </w:rPr>
      </w:pPr>
      <w:r w:rsidRPr="00D862DD">
        <w:rPr>
          <w:sz w:val="20"/>
          <w:szCs w:val="20"/>
        </w:rPr>
        <w:t xml:space="preserve">При обмене информацией, файлами, должны преимущественно использоваться информационные ресурсы </w:t>
      </w:r>
      <w:r>
        <w:rPr>
          <w:sz w:val="20"/>
          <w:szCs w:val="20"/>
        </w:rPr>
        <w:t>Покупателя</w:t>
      </w:r>
      <w:r w:rsidRPr="00D862DD">
        <w:rPr>
          <w:sz w:val="20"/>
          <w:szCs w:val="20"/>
        </w:rPr>
        <w:t xml:space="preserve">. Порядок такого обмена информацией должен быть предварительно согласован </w:t>
      </w:r>
      <w:r>
        <w:rPr>
          <w:sz w:val="20"/>
          <w:szCs w:val="20"/>
        </w:rPr>
        <w:t>Поставщик</w:t>
      </w:r>
      <w:r w:rsidRPr="00D862DD">
        <w:rPr>
          <w:sz w:val="20"/>
          <w:szCs w:val="20"/>
        </w:rPr>
        <w:t xml:space="preserve">ом с </w:t>
      </w:r>
      <w:r>
        <w:rPr>
          <w:sz w:val="20"/>
          <w:szCs w:val="20"/>
        </w:rPr>
        <w:t>Покупателем</w:t>
      </w:r>
      <w:r w:rsidRPr="00D862DD">
        <w:rPr>
          <w:sz w:val="20"/>
          <w:szCs w:val="20"/>
        </w:rPr>
        <w:t>;</w:t>
      </w:r>
    </w:p>
    <w:p w14:paraId="543421B5" w14:textId="77777777" w:rsidR="00B16759" w:rsidRPr="00D636C4" w:rsidRDefault="00B16759" w:rsidP="00B16759">
      <w:pPr>
        <w:pStyle w:val="34"/>
        <w:numPr>
          <w:ilvl w:val="0"/>
          <w:numId w:val="32"/>
        </w:numPr>
        <w:shd w:val="clear" w:color="auto" w:fill="auto"/>
        <w:spacing w:after="0" w:line="240" w:lineRule="auto"/>
        <w:ind w:left="0" w:right="20" w:firstLine="0"/>
        <w:rPr>
          <w:sz w:val="20"/>
          <w:szCs w:val="20"/>
        </w:rPr>
      </w:pPr>
      <w:r w:rsidRPr="00D862DD">
        <w:rPr>
          <w:sz w:val="20"/>
          <w:szCs w:val="20"/>
        </w:rPr>
        <w:t>Конфиденциальные данные должны храниться и передаваться способом, не позволяющим осуществить их использование лицом, для кого они не предназначены.</w:t>
      </w:r>
    </w:p>
    <w:p w14:paraId="6EFE07C0" w14:textId="77777777" w:rsidR="00B16759" w:rsidRPr="00D636C4" w:rsidRDefault="00B16759" w:rsidP="002B23E0">
      <w:pPr>
        <w:pStyle w:val="2"/>
        <w:numPr>
          <w:ilvl w:val="2"/>
          <w:numId w:val="15"/>
        </w:numPr>
        <w:contextualSpacing/>
        <w:jc w:val="both"/>
        <w:rPr>
          <w:b w:val="0"/>
        </w:rPr>
      </w:pPr>
      <w:r w:rsidRPr="00D636C4">
        <w:rPr>
          <w:b w:val="0"/>
        </w:rPr>
        <w:t xml:space="preserve">Если в какой-либо момент в течение срока действия Договора выполнение обязательства по Договору требует или предполагает получение Поставщиком доступа и/или использование информационных систем или информационных ресурсов Покупателя, этот раздел в полном объеме применяется к Поставщику. </w:t>
      </w:r>
    </w:p>
    <w:p w14:paraId="227C3947" w14:textId="77777777" w:rsidR="00B16759" w:rsidRPr="00D636C4" w:rsidRDefault="00B16759" w:rsidP="002B23E0">
      <w:pPr>
        <w:pStyle w:val="2"/>
        <w:numPr>
          <w:ilvl w:val="2"/>
          <w:numId w:val="15"/>
        </w:numPr>
        <w:contextualSpacing/>
        <w:jc w:val="both"/>
        <w:rPr>
          <w:b w:val="0"/>
        </w:rPr>
      </w:pPr>
      <w:r w:rsidRPr="00D636C4">
        <w:rPr>
          <w:b w:val="0"/>
        </w:rPr>
        <w:t xml:space="preserve">По требованию Покупателя для доступа к информационным системам Покупателя может применяться система двухфакторной аутентификации Покупателя («Система многофакторной аутентификации»). В этом случае использование Системы многофакторной аутентификации является </w:t>
      </w:r>
      <w:r w:rsidRPr="00D636C4">
        <w:rPr>
          <w:b w:val="0"/>
        </w:rPr>
        <w:lastRenderedPageBreak/>
        <w:t>обязательным требованием для получения доступа и использования информационных ресурсов Покупателя.</w:t>
      </w:r>
    </w:p>
    <w:p w14:paraId="12AE1B42" w14:textId="77777777" w:rsidR="00B16759" w:rsidRPr="00D636C4" w:rsidRDefault="00B16759" w:rsidP="002B23E0">
      <w:pPr>
        <w:pStyle w:val="2"/>
        <w:numPr>
          <w:ilvl w:val="2"/>
          <w:numId w:val="15"/>
        </w:numPr>
        <w:contextualSpacing/>
        <w:jc w:val="both"/>
        <w:rPr>
          <w:b w:val="0"/>
        </w:rPr>
      </w:pPr>
      <w:r w:rsidRPr="00D636C4">
        <w:rPr>
          <w:b w:val="0"/>
        </w:rPr>
        <w:t>При получении требования по использованию Системы многофакторной аутентификации Покупателя, Поставщик соглашается, что (i) требуется смартфон и рабочая сим-карта (также личная или многоцелевая); (ii) каждый смартфон, используемый для целей Системы многофакторной аутентификации, должен быть привязан исключительно к личным данным конкретного сотрудника, агента, Субпоставщика, представителя или другого персонала Поставщика, который будет осуществлять доступ и/или использовать информационные системы Покупателя от имени Поставщика; и (iii) Поставщик должен выполнить все вышеперечисленные требования на свой риск и за счет собственных средств. Покупатель не несет затрат (финансовых или иных) на поставку смартфона и не несет ответственности или обязательств перед Поставщиком или третьим лицом за ущерб, претензии или убытки, прямые или косвенные, возникающие в результате или в связи с выходом из строя и/или неправильным функционированием, или незаконным использованием смартфона, который используется для Системы многофакторной аутентификации сотрудниками, агентами, субпоставщиками, представителями или другим персоналом Поставщика.</w:t>
      </w:r>
    </w:p>
    <w:p w14:paraId="3C586AE0" w14:textId="77777777" w:rsidR="00B16759" w:rsidRPr="00D636C4" w:rsidRDefault="00B16759" w:rsidP="002B23E0">
      <w:pPr>
        <w:pStyle w:val="2"/>
        <w:numPr>
          <w:ilvl w:val="2"/>
          <w:numId w:val="15"/>
        </w:numPr>
        <w:contextualSpacing/>
        <w:jc w:val="both"/>
        <w:rPr>
          <w:b w:val="0"/>
        </w:rPr>
      </w:pPr>
      <w:r w:rsidRPr="00D636C4">
        <w:rPr>
          <w:b w:val="0"/>
        </w:rPr>
        <w:t>В процессе согласования доступа к информационным системам и ресурсам Покупателя, может потребоваться передача персональных данных сотрудников Поставщика. Поставщик обязуется получить необходимые в установленном законом порядке согласия на обработку персональных данных своих сотрудников в информационных системах Покупателя в целях согласования и предоставления требуемого уровня доступа на период срока действия Договора.</w:t>
      </w:r>
    </w:p>
    <w:p w14:paraId="2708DA2F" w14:textId="77777777" w:rsidR="00B16759" w:rsidRPr="00D636C4" w:rsidRDefault="00B16759" w:rsidP="002B23E0">
      <w:pPr>
        <w:pStyle w:val="2"/>
        <w:numPr>
          <w:ilvl w:val="2"/>
          <w:numId w:val="15"/>
        </w:numPr>
        <w:contextualSpacing/>
        <w:jc w:val="both"/>
        <w:rPr>
          <w:b w:val="0"/>
        </w:rPr>
      </w:pPr>
      <w:r w:rsidRPr="00D636C4">
        <w:rPr>
          <w:b w:val="0"/>
        </w:rPr>
        <w:t>Учётные данные для доступа к информационным системам Покупателя создаются индивидуально для каждого сотрудника Поставщика и направляются индивидуальными сообщениями сотрудникам Поставщика. Не допускается использование учётных данных другими сотрудниками Поставщика, для кого они не предназначены и не были направлены индивидуально.</w:t>
      </w:r>
    </w:p>
    <w:p w14:paraId="19A70981" w14:textId="77777777" w:rsidR="00B16759" w:rsidRPr="00D636C4" w:rsidRDefault="00B16759" w:rsidP="002B23E0">
      <w:pPr>
        <w:pStyle w:val="2"/>
        <w:numPr>
          <w:ilvl w:val="2"/>
          <w:numId w:val="15"/>
        </w:numPr>
        <w:contextualSpacing/>
        <w:jc w:val="both"/>
        <w:rPr>
          <w:b w:val="0"/>
        </w:rPr>
      </w:pPr>
      <w:r w:rsidRPr="00D636C4">
        <w:rPr>
          <w:b w:val="0"/>
        </w:rPr>
        <w:t>Поставщик несет ответственность за действия сотрудников, участвующих в проведении работ или оказании услуг по Договору с использованием предоставленного доступа к информационным системам Покупателя.</w:t>
      </w:r>
    </w:p>
    <w:p w14:paraId="382457D4" w14:textId="77777777" w:rsidR="00B16759" w:rsidRPr="00D636C4" w:rsidRDefault="00B16759" w:rsidP="002B23E0">
      <w:pPr>
        <w:pStyle w:val="2"/>
        <w:numPr>
          <w:ilvl w:val="2"/>
          <w:numId w:val="15"/>
        </w:numPr>
        <w:contextualSpacing/>
        <w:jc w:val="both"/>
        <w:rPr>
          <w:b w:val="0"/>
        </w:rPr>
      </w:pPr>
      <w:r w:rsidRPr="00D636C4">
        <w:rPr>
          <w:b w:val="0"/>
        </w:rPr>
        <w:t xml:space="preserve">Поставщик обязуется ознакомить с требованиями настоящего раздела Договора по информационной безопасности своих сотрудников, </w:t>
      </w:r>
      <w:r w:rsidRPr="00D636C4">
        <w:rPr>
          <w:b w:val="0"/>
        </w:rPr>
        <w:lastRenderedPageBreak/>
        <w:t>привлекаемых к оказанию услуг или выполнению работ в информационных системах Покупателя.</w:t>
      </w:r>
    </w:p>
    <w:p w14:paraId="654A422B" w14:textId="77777777" w:rsidR="00B16759" w:rsidRPr="00D636C4" w:rsidRDefault="00B16759" w:rsidP="002B23E0">
      <w:pPr>
        <w:pStyle w:val="2"/>
        <w:numPr>
          <w:ilvl w:val="2"/>
          <w:numId w:val="15"/>
        </w:numPr>
        <w:contextualSpacing/>
        <w:jc w:val="both"/>
        <w:rPr>
          <w:b w:val="0"/>
        </w:rPr>
      </w:pPr>
      <w:r w:rsidRPr="00D636C4">
        <w:rPr>
          <w:b w:val="0"/>
        </w:rPr>
        <w:t>Поставщик обязуется информировать Покупателя о прекращении использования учётных данных сотрудниками, привлечённ</w:t>
      </w:r>
      <w:r w:rsidR="000A274A">
        <w:rPr>
          <w:b w:val="0"/>
        </w:rPr>
        <w:t>ыми</w:t>
      </w:r>
      <w:r w:rsidRPr="00D636C4">
        <w:rPr>
          <w:b w:val="0"/>
        </w:rPr>
        <w:t xml:space="preserve"> ранее к выполнению работ или оказанию услуг по Договору, и получивши</w:t>
      </w:r>
      <w:r w:rsidR="000A274A">
        <w:rPr>
          <w:b w:val="0"/>
        </w:rPr>
        <w:t>ми</w:t>
      </w:r>
      <w:r w:rsidRPr="00D636C4">
        <w:rPr>
          <w:b w:val="0"/>
        </w:rPr>
        <w:t xml:space="preserve"> индивидуальные учётные данные для доступа к информационным системам Покупателя.</w:t>
      </w:r>
    </w:p>
    <w:p w14:paraId="6CD969DF" w14:textId="77777777" w:rsidR="00B16759" w:rsidRPr="00D636C4" w:rsidRDefault="00B16759" w:rsidP="002B23E0">
      <w:pPr>
        <w:pStyle w:val="2"/>
        <w:numPr>
          <w:ilvl w:val="2"/>
          <w:numId w:val="15"/>
        </w:numPr>
        <w:contextualSpacing/>
        <w:jc w:val="both"/>
        <w:rPr>
          <w:b w:val="0"/>
        </w:rPr>
      </w:pPr>
      <w:r w:rsidRPr="00D636C4">
        <w:rPr>
          <w:b w:val="0"/>
        </w:rPr>
        <w:t>Поставщик обязуется информировать Покупателя о ставших ему известными фактах нарушения требований информационной безопасности при выполнении работ или оказании услуг по Договору, а также в случае компрометации предоставленных учётных данных.</w:t>
      </w:r>
    </w:p>
    <w:p w14:paraId="6BBF92AF" w14:textId="77777777" w:rsidR="00B16759" w:rsidRPr="00D636C4" w:rsidRDefault="00B16759" w:rsidP="002B23E0">
      <w:pPr>
        <w:pStyle w:val="2"/>
        <w:numPr>
          <w:ilvl w:val="2"/>
          <w:numId w:val="15"/>
        </w:numPr>
        <w:contextualSpacing/>
        <w:jc w:val="both"/>
        <w:rPr>
          <w:b w:val="0"/>
        </w:rPr>
      </w:pPr>
      <w:r w:rsidRPr="00D636C4">
        <w:rPr>
          <w:b w:val="0"/>
        </w:rPr>
        <w:t xml:space="preserve"> Покупатель вправе запросить дополнительные сведения о привлекаемых сотрудниках Поставщика в целях исполнения положений настоящего раздела Договора.</w:t>
      </w:r>
    </w:p>
    <w:p w14:paraId="2F6B3B63" w14:textId="77777777" w:rsidR="00B16759" w:rsidRPr="002B23E0" w:rsidRDefault="00B16759" w:rsidP="002B23E0">
      <w:pPr>
        <w:pStyle w:val="2"/>
        <w:numPr>
          <w:ilvl w:val="2"/>
          <w:numId w:val="15"/>
        </w:numPr>
        <w:contextualSpacing/>
        <w:jc w:val="both"/>
        <w:rPr>
          <w:b w:val="0"/>
        </w:rPr>
      </w:pPr>
      <w:r w:rsidRPr="00D636C4">
        <w:rPr>
          <w:b w:val="0"/>
        </w:rPr>
        <w:t>Покупатель вправе отказать в предоставлении доступа к информационным системам Покупателя любому сотруднику Поставщика без обоснования причин такого отказа. Доступ сотрудников Поставщика к информационным ресурсам Покупателя может быть прекращён без предварительного уведомления в случае выявления нарушений требований информационной безопасности, а также при длительном неиспользовании предоставленных учётных данных.</w:t>
      </w:r>
    </w:p>
    <w:p w14:paraId="3FD20986" w14:textId="77777777" w:rsidR="00312945" w:rsidRPr="00393F06" w:rsidRDefault="00312945" w:rsidP="00393F06">
      <w:pPr>
        <w:shd w:val="clear" w:color="auto" w:fill="FFFFFF"/>
        <w:contextualSpacing/>
        <w:rPr>
          <w:bCs/>
        </w:rPr>
      </w:pPr>
    </w:p>
    <w:p w14:paraId="77C43B3C" w14:textId="77777777" w:rsidR="00312945" w:rsidRPr="00393F06" w:rsidRDefault="00312945">
      <w:pPr>
        <w:shd w:val="clear" w:color="auto" w:fill="FFFFFF"/>
        <w:contextualSpacing/>
        <w:rPr>
          <w:bCs/>
        </w:rPr>
      </w:pPr>
    </w:p>
    <w:p w14:paraId="3E2159AB" w14:textId="77777777" w:rsidR="00F63280" w:rsidRPr="00393F06" w:rsidRDefault="00F63280" w:rsidP="00393F06">
      <w:pPr>
        <w:pStyle w:val="2"/>
        <w:contextualSpacing/>
        <w:jc w:val="both"/>
      </w:pPr>
    </w:p>
    <w:p w14:paraId="2079CC1D" w14:textId="77777777" w:rsidR="00F63280" w:rsidRPr="00393F06" w:rsidRDefault="00F63280" w:rsidP="00393F06">
      <w:pPr>
        <w:pStyle w:val="1"/>
        <w:numPr>
          <w:ilvl w:val="0"/>
          <w:numId w:val="15"/>
        </w:numPr>
        <w:spacing w:before="120" w:after="120"/>
        <w:contextualSpacing/>
        <w:jc w:val="center"/>
        <w:rPr>
          <w:sz w:val="20"/>
        </w:rPr>
      </w:pPr>
      <w:bookmarkStart w:id="10" w:name="_Hlk117615680"/>
      <w:r w:rsidRPr="00393F06">
        <w:rPr>
          <w:sz w:val="20"/>
        </w:rPr>
        <w:t>ДЕЙСТВИЕ НЕПРЕОДОЛИМОЙ СИЛЫ (ФОРС-МАЖОР)</w:t>
      </w:r>
    </w:p>
    <w:p w14:paraId="7B9849F3" w14:textId="77777777" w:rsidR="00F63280" w:rsidRPr="00393F06" w:rsidRDefault="00F63280" w:rsidP="00393F06">
      <w:pPr>
        <w:pStyle w:val="2"/>
        <w:numPr>
          <w:ilvl w:val="1"/>
          <w:numId w:val="15"/>
        </w:numPr>
        <w:contextualSpacing/>
        <w:jc w:val="both"/>
        <w:rPr>
          <w:b w:val="0"/>
          <w:bCs/>
        </w:rPr>
      </w:pPr>
      <w:r w:rsidRPr="00393F06">
        <w:rPr>
          <w:b w:val="0"/>
          <w:bCs/>
        </w:rPr>
        <w:t>Ни одна из сторон не несёт ответственности перед другой стороной за невыполнение или ненадлежащее исполнение обязательств, если этому препятствовали обстоятельства, возникшие помимо воли и желания сторон и которые нельзя предвидеть, или избежать, включая объявленную или фактическую войну, гражданские волнения, блокаду, эмбарго, землетрясения, наводнения, и др. стихийные бедствия. Обстоятельствами непреодолимой силы для целей настоящего пункта являются только те, которые непосредственно повлияли на исполнение одной из сторон обязательств по Договору.</w:t>
      </w:r>
    </w:p>
    <w:p w14:paraId="1C59F22E" w14:textId="77777777" w:rsidR="00F63280" w:rsidRPr="00393F06" w:rsidRDefault="00F63280" w:rsidP="00393F06">
      <w:pPr>
        <w:contextualSpacing/>
      </w:pPr>
      <w:r w:rsidRPr="00393F06">
        <w:t>П</w:t>
      </w:r>
      <w:r w:rsidR="00A767A6" w:rsidRPr="00393F06">
        <w:t>оставщик</w:t>
      </w:r>
      <w:r w:rsidRPr="00393F06">
        <w:t xml:space="preserve"> не вправе ссылаться на обстоятельства непреодолимой силы в приведенных ниже случаях:</w:t>
      </w:r>
    </w:p>
    <w:p w14:paraId="41AC8EC6" w14:textId="77777777" w:rsidR="00F63280" w:rsidRPr="00393F06" w:rsidRDefault="00F63280" w:rsidP="000A274A">
      <w:pPr>
        <w:spacing w:after="120"/>
        <w:ind w:left="426"/>
        <w:contextualSpacing/>
      </w:pPr>
      <w:r w:rsidRPr="00393F06">
        <w:t>a) метеорологические условия или явления, которые По</w:t>
      </w:r>
      <w:r w:rsidR="00A767A6" w:rsidRPr="00393F06">
        <w:t>ставщик</w:t>
      </w:r>
      <w:r w:rsidRPr="00393F06">
        <w:t>, имеющий опыт работы на объектах, может разумно предсказать, и чьи вредные воздействия могли быть частично или полностью устранены По</w:t>
      </w:r>
      <w:r w:rsidR="00A767A6" w:rsidRPr="00393F06">
        <w:t>ставщиком</w:t>
      </w:r>
      <w:r w:rsidRPr="00393F06">
        <w:t>;</w:t>
      </w:r>
    </w:p>
    <w:p w14:paraId="13EE2763" w14:textId="77777777" w:rsidR="00F63280" w:rsidRPr="00393F06" w:rsidRDefault="00F63280" w:rsidP="000A274A">
      <w:pPr>
        <w:spacing w:after="120"/>
        <w:ind w:left="426"/>
        <w:contextualSpacing/>
      </w:pPr>
      <w:r w:rsidRPr="00393F06">
        <w:lastRenderedPageBreak/>
        <w:t>b) задержки или неспособность обеспечить материалы или кадровые ресурсы, которые имели место, несмотря на их разумную предсказуемость, или которые можно было бы избежать или исправить заранее;</w:t>
      </w:r>
    </w:p>
    <w:p w14:paraId="3269B232" w14:textId="77777777" w:rsidR="00F63280" w:rsidRPr="00393F06" w:rsidRDefault="00F63280" w:rsidP="000A274A">
      <w:pPr>
        <w:spacing w:after="120"/>
        <w:ind w:left="426"/>
        <w:contextualSpacing/>
      </w:pPr>
      <w:r w:rsidRPr="00393F06">
        <w:t xml:space="preserve">c) забастовки или трудовые споры в отношении </w:t>
      </w:r>
      <w:r w:rsidR="00A767A6" w:rsidRPr="00393F06">
        <w:t xml:space="preserve">Поставщика </w:t>
      </w:r>
      <w:r w:rsidRPr="00393F06">
        <w:t>или его Субпо</w:t>
      </w:r>
      <w:r w:rsidR="00A767A6" w:rsidRPr="00393F06">
        <w:t>ставщика</w:t>
      </w:r>
      <w:r w:rsidRPr="00393F06">
        <w:t>, за исключением случаев национальной забастовки или забастовки всего сектора или отрасли;</w:t>
      </w:r>
    </w:p>
    <w:p w14:paraId="1BE5E89B" w14:textId="77777777" w:rsidR="00F63280" w:rsidRPr="00393F06" w:rsidRDefault="00F63280" w:rsidP="000A274A">
      <w:pPr>
        <w:spacing w:after="120"/>
        <w:ind w:left="426"/>
        <w:contextualSpacing/>
      </w:pPr>
      <w:r w:rsidRPr="00393F06">
        <w:t xml:space="preserve">d) задержки или нарушения Договора </w:t>
      </w:r>
      <w:r w:rsidR="000A274A">
        <w:t>любыми Субпоставщиками, назначенными Поставщиком</w:t>
      </w:r>
      <w:r w:rsidRPr="00393F06">
        <w:t>, если такие задержки или нарушения Договора не являются в свою очередь следствием форс-мажорных обстоятельств</w:t>
      </w:r>
      <w:r w:rsidR="000A274A">
        <w:t>;</w:t>
      </w:r>
    </w:p>
    <w:p w14:paraId="5E193DE0" w14:textId="77777777" w:rsidR="00F63280" w:rsidRPr="00393F06" w:rsidRDefault="00F63280" w:rsidP="000A274A">
      <w:pPr>
        <w:spacing w:after="120"/>
        <w:ind w:left="426"/>
        <w:contextualSpacing/>
      </w:pPr>
      <w:r w:rsidRPr="00393F06">
        <w:t>e) статус участка, на котором осуществляется договорная деятельность, который известен и принят По</w:t>
      </w:r>
      <w:r w:rsidR="00A767A6" w:rsidRPr="00393F06">
        <w:t>ставщиком</w:t>
      </w:r>
      <w:r w:rsidRPr="00393F06">
        <w:t>;</w:t>
      </w:r>
    </w:p>
    <w:p w14:paraId="0967A3BA" w14:textId="77777777" w:rsidR="00F63280" w:rsidRPr="00393F06" w:rsidRDefault="00F63280" w:rsidP="000A274A">
      <w:pPr>
        <w:spacing w:after="120"/>
        <w:ind w:left="426"/>
        <w:contextualSpacing/>
      </w:pPr>
      <w:r w:rsidRPr="00393F06">
        <w:t>f) технические, экономические или финансовые трудности П</w:t>
      </w:r>
      <w:r w:rsidR="00B845A9" w:rsidRPr="00393F06">
        <w:t>оставщика</w:t>
      </w:r>
      <w:r w:rsidRPr="00393F06">
        <w:t xml:space="preserve"> или его Суб</w:t>
      </w:r>
      <w:r w:rsidR="00B845A9" w:rsidRPr="00393F06">
        <w:t>поставщика</w:t>
      </w:r>
      <w:r w:rsidRPr="00393F06">
        <w:t>.</w:t>
      </w:r>
    </w:p>
    <w:p w14:paraId="6800D8E1" w14:textId="77777777" w:rsidR="00F63280" w:rsidRPr="00393F06" w:rsidRDefault="00F63280" w:rsidP="00393F06">
      <w:pPr>
        <w:contextualSpacing/>
        <w:rPr>
          <w:color w:val="000000"/>
        </w:rPr>
      </w:pPr>
    </w:p>
    <w:p w14:paraId="038D266E" w14:textId="77777777" w:rsidR="00F63280" w:rsidRPr="00393F06" w:rsidRDefault="00F63280" w:rsidP="00393F06">
      <w:pPr>
        <w:pStyle w:val="2"/>
        <w:numPr>
          <w:ilvl w:val="1"/>
          <w:numId w:val="15"/>
        </w:numPr>
        <w:contextualSpacing/>
        <w:jc w:val="both"/>
        <w:rPr>
          <w:b w:val="0"/>
          <w:bCs/>
        </w:rPr>
      </w:pPr>
      <w:r w:rsidRPr="00393F06">
        <w:rPr>
          <w:b w:val="0"/>
          <w:bCs/>
        </w:rPr>
        <w:t>Сторона, на исполнение обязательств которой влияют обстоятельства непреодолимой силы, обязана уведомить другую сторону в письменной форме о возникновении таких обстоятельств в течение 10 (Десяти) дней с момента их возникновения.  В случае неуведомления о возникновении обстоятельств непреодолимой силы в установленный срок сторона, на исполнение обязательств которой влияют обстоятельства непреодолимой силы, лишается права ссылаться на такие обстоятельства. Факт действия обстоятельств непреодолимой силы должен быть подтвержден справкой Торгово-промышленной палаты либо иного компетентного органа (организации).</w:t>
      </w:r>
    </w:p>
    <w:p w14:paraId="5907F2A5" w14:textId="77777777" w:rsidR="00F63280" w:rsidRPr="00393F06" w:rsidRDefault="00F63280" w:rsidP="00393F06">
      <w:pPr>
        <w:pStyle w:val="Default"/>
        <w:tabs>
          <w:tab w:val="left" w:pos="1418"/>
        </w:tabs>
        <w:spacing w:after="120"/>
        <w:ind w:right="-142"/>
        <w:contextualSpacing/>
        <w:jc w:val="both"/>
        <w:rPr>
          <w:rFonts w:ascii="Arial" w:hAnsi="Arial" w:cs="Arial"/>
          <w:color w:val="auto"/>
          <w:sz w:val="20"/>
          <w:szCs w:val="20"/>
          <w:lang w:val="ru-RU"/>
        </w:rPr>
      </w:pPr>
      <w:r w:rsidRPr="00393F06">
        <w:rPr>
          <w:rFonts w:ascii="Arial" w:hAnsi="Arial" w:cs="Arial"/>
          <w:color w:val="auto"/>
          <w:sz w:val="20"/>
          <w:szCs w:val="20"/>
          <w:lang w:val="ru-RU"/>
        </w:rPr>
        <w:t>Договорные обязательства, не затронутые форс-мажорными обстоятельствами, должны по-прежнему исполняться в соответствии с условиями и положениями Договора, действующими до наступления указанной причины.</w:t>
      </w:r>
    </w:p>
    <w:p w14:paraId="20F495FC" w14:textId="77777777" w:rsidR="00F63280" w:rsidRPr="00393F06" w:rsidRDefault="00F63280" w:rsidP="00393F06">
      <w:pPr>
        <w:pStyle w:val="2"/>
        <w:numPr>
          <w:ilvl w:val="1"/>
          <w:numId w:val="15"/>
        </w:numPr>
        <w:contextualSpacing/>
        <w:jc w:val="both"/>
        <w:rPr>
          <w:b w:val="0"/>
          <w:bCs/>
        </w:rPr>
      </w:pPr>
      <w:r w:rsidRPr="00393F06">
        <w:rPr>
          <w:b w:val="0"/>
          <w:bCs/>
        </w:rPr>
        <w:t xml:space="preserve">Если обстоятельства непреодолимой силы действуют на протяжении 3 (Трех) месяцев и не обнаруживают признаков прекращения, настоящий Договор может быть расторгнут </w:t>
      </w:r>
      <w:r w:rsidR="00EE3687" w:rsidRPr="00393F06">
        <w:rPr>
          <w:b w:val="0"/>
          <w:bCs/>
        </w:rPr>
        <w:t xml:space="preserve">Покупателем </w:t>
      </w:r>
      <w:r w:rsidRPr="00393F06">
        <w:rPr>
          <w:b w:val="0"/>
          <w:bCs/>
        </w:rPr>
        <w:t xml:space="preserve">и </w:t>
      </w:r>
      <w:r w:rsidR="00C945F8" w:rsidRPr="00393F06">
        <w:rPr>
          <w:b w:val="0"/>
          <w:bCs/>
        </w:rPr>
        <w:t xml:space="preserve">Поставщиком </w:t>
      </w:r>
      <w:r w:rsidRPr="00393F06">
        <w:rPr>
          <w:b w:val="0"/>
          <w:bCs/>
        </w:rPr>
        <w:t xml:space="preserve">путём направления уведомления другой стороне в одностороннем внесудебном порядке. </w:t>
      </w:r>
    </w:p>
    <w:p w14:paraId="622AA98E" w14:textId="77777777" w:rsidR="00F63280" w:rsidRPr="00393F06" w:rsidRDefault="00F63280" w:rsidP="00393F06">
      <w:pPr>
        <w:pStyle w:val="2"/>
        <w:numPr>
          <w:ilvl w:val="1"/>
          <w:numId w:val="15"/>
        </w:numPr>
        <w:contextualSpacing/>
        <w:jc w:val="both"/>
        <w:rPr>
          <w:b w:val="0"/>
          <w:bCs/>
        </w:rPr>
      </w:pPr>
      <w:r w:rsidRPr="00393F06">
        <w:rPr>
          <w:b w:val="0"/>
          <w:bCs/>
        </w:rPr>
        <w:t>Обязанность доказывания обстоятельства непреодолимой силы лежит на Стороне, не исполнившей свои обязательства.</w:t>
      </w:r>
    </w:p>
    <w:p w14:paraId="19B79198" w14:textId="77777777" w:rsidR="00F63280" w:rsidRPr="00393F06" w:rsidRDefault="00F63280" w:rsidP="00393F06">
      <w:pPr>
        <w:pStyle w:val="1"/>
        <w:numPr>
          <w:ilvl w:val="0"/>
          <w:numId w:val="15"/>
        </w:numPr>
        <w:spacing w:before="120" w:after="120"/>
        <w:contextualSpacing/>
        <w:jc w:val="center"/>
        <w:rPr>
          <w:sz w:val="20"/>
        </w:rPr>
      </w:pPr>
      <w:bookmarkStart w:id="11" w:name="_Hlk117007990"/>
      <w:bookmarkEnd w:id="10"/>
      <w:r w:rsidRPr="00393F06">
        <w:rPr>
          <w:sz w:val="20"/>
        </w:rPr>
        <w:t>ПРОМЫШЛЕННАЯ И ИНТЕЛЛЕКТУАЛЬНАЯ СОБСТВЕННОСТЬ</w:t>
      </w:r>
    </w:p>
    <w:p w14:paraId="32592200" w14:textId="77777777" w:rsidR="00F63280" w:rsidRPr="00393F06" w:rsidRDefault="00E352D2" w:rsidP="00393F06">
      <w:pPr>
        <w:pStyle w:val="2"/>
        <w:numPr>
          <w:ilvl w:val="1"/>
          <w:numId w:val="15"/>
        </w:numPr>
        <w:contextualSpacing/>
        <w:jc w:val="both"/>
        <w:rPr>
          <w:b w:val="0"/>
          <w:bCs/>
        </w:rPr>
      </w:pPr>
      <w:r w:rsidRPr="00393F06">
        <w:rPr>
          <w:b w:val="0"/>
          <w:bCs/>
        </w:rPr>
        <w:t xml:space="preserve">Поставщик </w:t>
      </w:r>
      <w:r w:rsidR="00F63280" w:rsidRPr="00393F06">
        <w:rPr>
          <w:b w:val="0"/>
          <w:bCs/>
        </w:rPr>
        <w:t>заявляет и гарантирует, что при осуществлении своей деятельности в целях выполнения Договора, По</w:t>
      </w:r>
      <w:r w:rsidRPr="00393F06">
        <w:rPr>
          <w:b w:val="0"/>
          <w:bCs/>
        </w:rPr>
        <w:t>ставщик</w:t>
      </w:r>
      <w:r w:rsidR="00F63280" w:rsidRPr="00393F06">
        <w:rPr>
          <w:b w:val="0"/>
          <w:bCs/>
        </w:rPr>
        <w:t xml:space="preserve"> не нарушал, не нарушает и не будет нарушать какие-либо права интеллектуальной собственности третьих лиц, такие как права в отношении товарных знаков, патентоспособных изобретений, произведений, охраняемых авторским правом, </w:t>
      </w:r>
      <w:r w:rsidR="00F63280" w:rsidRPr="00393F06">
        <w:rPr>
          <w:b w:val="0"/>
          <w:bCs/>
        </w:rPr>
        <w:lastRenderedPageBreak/>
        <w:t>полезных моделей, промышленных образцов и коммерческих тайн (далее «Права интеллектуальной собственности» или «ПИС»).</w:t>
      </w:r>
    </w:p>
    <w:p w14:paraId="207A332B" w14:textId="77777777" w:rsidR="00F63280" w:rsidRPr="00393F06" w:rsidRDefault="00F63280" w:rsidP="00393F06">
      <w:pPr>
        <w:pStyle w:val="2"/>
        <w:numPr>
          <w:ilvl w:val="1"/>
          <w:numId w:val="15"/>
        </w:numPr>
        <w:contextualSpacing/>
        <w:jc w:val="both"/>
        <w:rPr>
          <w:b w:val="0"/>
          <w:bCs/>
        </w:rPr>
      </w:pPr>
      <w:r w:rsidRPr="00393F06">
        <w:rPr>
          <w:b w:val="0"/>
          <w:bCs/>
        </w:rPr>
        <w:t>Если для выполнения обязательств, вытекающих из Договора, П</w:t>
      </w:r>
      <w:r w:rsidR="00E352D2" w:rsidRPr="00393F06">
        <w:rPr>
          <w:b w:val="0"/>
          <w:bCs/>
        </w:rPr>
        <w:t>оставщику</w:t>
      </w:r>
      <w:r w:rsidRPr="00393F06">
        <w:rPr>
          <w:b w:val="0"/>
          <w:bCs/>
        </w:rPr>
        <w:t xml:space="preserve"> необходимо использовать какой-либо объект Прав интеллектуальной собственности, защищенный лицензиями третьего лица, </w:t>
      </w:r>
      <w:r w:rsidR="00EE3687" w:rsidRPr="00393F06">
        <w:rPr>
          <w:b w:val="0"/>
          <w:bCs/>
        </w:rPr>
        <w:t>Покупатель</w:t>
      </w:r>
      <w:r w:rsidRPr="00393F06">
        <w:rPr>
          <w:b w:val="0"/>
          <w:bCs/>
        </w:rPr>
        <w:t xml:space="preserve"> оставляет за собой право запросить у По</w:t>
      </w:r>
      <w:r w:rsidR="00E352D2" w:rsidRPr="00393F06">
        <w:rPr>
          <w:b w:val="0"/>
          <w:bCs/>
        </w:rPr>
        <w:t>ставщика</w:t>
      </w:r>
      <w:r w:rsidRPr="00393F06">
        <w:rPr>
          <w:b w:val="0"/>
          <w:bCs/>
        </w:rPr>
        <w:t xml:space="preserve"> предоставление соответствующей документации. По</w:t>
      </w:r>
      <w:r w:rsidR="00E352D2" w:rsidRPr="00393F06">
        <w:rPr>
          <w:b w:val="0"/>
          <w:bCs/>
        </w:rPr>
        <w:t>ставщик</w:t>
      </w:r>
      <w:r w:rsidRPr="00393F06">
        <w:rPr>
          <w:b w:val="0"/>
          <w:bCs/>
        </w:rPr>
        <w:t xml:space="preserve">, по запросу </w:t>
      </w:r>
      <w:r w:rsidR="00E352D2" w:rsidRPr="00393F06">
        <w:rPr>
          <w:b w:val="0"/>
          <w:bCs/>
        </w:rPr>
        <w:t>Покупателя</w:t>
      </w:r>
      <w:r w:rsidRPr="00393F06">
        <w:rPr>
          <w:b w:val="0"/>
          <w:bCs/>
        </w:rPr>
        <w:t>, предоставляет любую дополнительную информацию, разъяснения, пояснения, подтверждения, переписку, руководства и другие документы или данные в отношении любых ресурсов, защищенных Правами интеллектуальной собственности и используемых для выполнения Договора.</w:t>
      </w:r>
    </w:p>
    <w:p w14:paraId="0B09B1F2" w14:textId="77777777" w:rsidR="00F63280" w:rsidRPr="00393F06" w:rsidRDefault="00F63280" w:rsidP="00393F06">
      <w:pPr>
        <w:pStyle w:val="2"/>
        <w:numPr>
          <w:ilvl w:val="1"/>
          <w:numId w:val="15"/>
        </w:numPr>
        <w:contextualSpacing/>
        <w:jc w:val="both"/>
        <w:rPr>
          <w:b w:val="0"/>
          <w:bCs/>
        </w:rPr>
      </w:pPr>
      <w:r w:rsidRPr="00393F06">
        <w:rPr>
          <w:b w:val="0"/>
          <w:bCs/>
        </w:rPr>
        <w:t xml:space="preserve">Стороны договорились, что в отношении продуктов, образцов или технических спецификаций </w:t>
      </w:r>
      <w:r w:rsidR="00EE3687" w:rsidRPr="00393F06">
        <w:rPr>
          <w:b w:val="0"/>
          <w:bCs/>
        </w:rPr>
        <w:t>Покупателя</w:t>
      </w:r>
      <w:r w:rsidRPr="00393F06">
        <w:rPr>
          <w:b w:val="0"/>
          <w:bCs/>
        </w:rPr>
        <w:t xml:space="preserve">, а также информации, являющейся интеллектуальной собственностью, которые </w:t>
      </w:r>
      <w:r w:rsidR="00EE3687" w:rsidRPr="00393F06">
        <w:rPr>
          <w:b w:val="0"/>
          <w:bCs/>
        </w:rPr>
        <w:t>Покупатель</w:t>
      </w:r>
      <w:r w:rsidRPr="00393F06">
        <w:rPr>
          <w:b w:val="0"/>
          <w:bCs/>
        </w:rPr>
        <w:t xml:space="preserve"> предоставляет </w:t>
      </w:r>
      <w:r w:rsidR="00E352D2" w:rsidRPr="00393F06">
        <w:rPr>
          <w:b w:val="0"/>
          <w:bCs/>
        </w:rPr>
        <w:t xml:space="preserve">Поставщику </w:t>
      </w:r>
      <w:r w:rsidRPr="00393F06">
        <w:rPr>
          <w:b w:val="0"/>
          <w:bCs/>
        </w:rPr>
        <w:t>для выполнения Договора, П</w:t>
      </w:r>
      <w:r w:rsidR="00EE3687" w:rsidRPr="00393F06">
        <w:rPr>
          <w:b w:val="0"/>
          <w:bCs/>
        </w:rPr>
        <w:t>оставщик</w:t>
      </w:r>
      <w:r w:rsidRPr="00393F06">
        <w:rPr>
          <w:b w:val="0"/>
          <w:bCs/>
        </w:rPr>
        <w:t xml:space="preserve">: (i) не имеет права копировать, публиковать, распространять, воспроизводить, обрабатывать, переводить, модифицировать, адаптировать, разрабатывать, декомпилировать, разбирать, подвергать обратному проектированию (или, в любом случае, осуществлять действия, направленные на извлечение исходных кодов), полностью или частично, любые такие продукты, образцы или технические спецификации </w:t>
      </w:r>
      <w:r w:rsidR="00E064BE" w:rsidRPr="00393F06">
        <w:rPr>
          <w:b w:val="0"/>
          <w:bCs/>
        </w:rPr>
        <w:t>Покупателя</w:t>
      </w:r>
      <w:r w:rsidRPr="00393F06">
        <w:rPr>
          <w:b w:val="0"/>
          <w:bCs/>
        </w:rPr>
        <w:t xml:space="preserve">  (ii) не имеет права создавать какие-либо производные работы, объекты, предметы, продукты, образцы или технические спецификации; (iii) не должен использовать такие продукты, образцы, технические спецификации или информацию, являющуюся интеллектуальной собственностью </w:t>
      </w:r>
      <w:r w:rsidR="00E064BE" w:rsidRPr="00393F06">
        <w:rPr>
          <w:b w:val="0"/>
          <w:bCs/>
        </w:rPr>
        <w:t>Покупателя</w:t>
      </w:r>
      <w:r w:rsidRPr="00393F06">
        <w:rPr>
          <w:b w:val="0"/>
          <w:bCs/>
        </w:rPr>
        <w:t xml:space="preserve"> для каких-либо целей, отличных от целей надлежащего выполнения </w:t>
      </w:r>
      <w:r w:rsidR="00F02A87" w:rsidRPr="00393F06">
        <w:rPr>
          <w:b w:val="0"/>
          <w:bCs/>
        </w:rPr>
        <w:t>Поставщиком</w:t>
      </w:r>
      <w:r w:rsidRPr="00393F06">
        <w:rPr>
          <w:b w:val="0"/>
          <w:bCs/>
        </w:rPr>
        <w:t xml:space="preserve"> условий Договора, и (iv) обеспечивает соблюдение вышеупомянутых запретов другими лицами, которые задействованы или могут быть задействованы в выполнении Договора По</w:t>
      </w:r>
      <w:r w:rsidR="00F02A87" w:rsidRPr="00393F06">
        <w:rPr>
          <w:b w:val="0"/>
          <w:bCs/>
        </w:rPr>
        <w:t>ставщиком</w:t>
      </w:r>
      <w:r w:rsidRPr="00393F06">
        <w:rPr>
          <w:b w:val="0"/>
          <w:bCs/>
        </w:rPr>
        <w:t xml:space="preserve">, (v) не раскрывает и обеспечивает, чтобы его сотрудники не раскрывали ее какому-либо третьему лицу без предварительного письменного согласия </w:t>
      </w:r>
      <w:r w:rsidR="00E064BE" w:rsidRPr="00393F06">
        <w:rPr>
          <w:b w:val="0"/>
          <w:bCs/>
        </w:rPr>
        <w:t>Покупателя</w:t>
      </w:r>
      <w:r w:rsidRPr="00393F06">
        <w:rPr>
          <w:b w:val="0"/>
          <w:bCs/>
        </w:rPr>
        <w:t xml:space="preserve">, и сохраняет ее конфиденциальность в соответствии с пунктом 11 Договора. </w:t>
      </w:r>
    </w:p>
    <w:p w14:paraId="0DFC42AB" w14:textId="77777777" w:rsidR="00F63280" w:rsidRPr="00393F06" w:rsidRDefault="00F63280" w:rsidP="00393F06">
      <w:pPr>
        <w:pStyle w:val="2"/>
        <w:numPr>
          <w:ilvl w:val="1"/>
          <w:numId w:val="15"/>
        </w:numPr>
        <w:contextualSpacing/>
        <w:jc w:val="both"/>
        <w:rPr>
          <w:b w:val="0"/>
          <w:bCs/>
        </w:rPr>
      </w:pPr>
      <w:r w:rsidRPr="00393F06">
        <w:rPr>
          <w:b w:val="0"/>
          <w:bCs/>
        </w:rPr>
        <w:t>По</w:t>
      </w:r>
      <w:r w:rsidR="00F02A87" w:rsidRPr="00393F06">
        <w:rPr>
          <w:b w:val="0"/>
          <w:bCs/>
        </w:rPr>
        <w:t>ставщик</w:t>
      </w:r>
      <w:r w:rsidRPr="00393F06">
        <w:rPr>
          <w:b w:val="0"/>
          <w:bCs/>
        </w:rPr>
        <w:t xml:space="preserve"> несет ответственность за организацию, закупку, получение, заблаговременное предоставление ему концессий, разрешений и согласований, требуемых владельцами патентов, моделей и связанных с ними прав на товарные знаки, а также других прав интеллектуальной собственности. По</w:t>
      </w:r>
      <w:r w:rsidR="00F02A87" w:rsidRPr="00393F06">
        <w:rPr>
          <w:b w:val="0"/>
          <w:bCs/>
        </w:rPr>
        <w:t>ставщик</w:t>
      </w:r>
      <w:r w:rsidRPr="00393F06">
        <w:rPr>
          <w:b w:val="0"/>
          <w:bCs/>
        </w:rPr>
        <w:t xml:space="preserve"> несет ответственность за выплату любых роялти, компенсаций, вознаграждений, сборов и/или гонораров, причитающихся в этой связи.</w:t>
      </w:r>
    </w:p>
    <w:p w14:paraId="219664FA" w14:textId="77777777" w:rsidR="00F63280" w:rsidRPr="00393F06" w:rsidRDefault="00F63280" w:rsidP="00393F06">
      <w:pPr>
        <w:pStyle w:val="2"/>
        <w:numPr>
          <w:ilvl w:val="1"/>
          <w:numId w:val="15"/>
        </w:numPr>
        <w:contextualSpacing/>
        <w:jc w:val="both"/>
        <w:rPr>
          <w:b w:val="0"/>
          <w:bCs/>
        </w:rPr>
      </w:pPr>
      <w:r w:rsidRPr="00393F06">
        <w:rPr>
          <w:b w:val="0"/>
          <w:bCs/>
        </w:rPr>
        <w:t>По</w:t>
      </w:r>
      <w:r w:rsidR="00F02A87" w:rsidRPr="00393F06">
        <w:rPr>
          <w:b w:val="0"/>
          <w:bCs/>
        </w:rPr>
        <w:t>ставщик</w:t>
      </w:r>
      <w:r w:rsidRPr="00393F06">
        <w:rPr>
          <w:b w:val="0"/>
          <w:bCs/>
        </w:rPr>
        <w:t xml:space="preserve"> заявляет и гарантирует отсутствие каких-либо договоров, лицензий, разрешений, ограничений, требований, патентов, сертификатов, обязательств По</w:t>
      </w:r>
      <w:r w:rsidR="00F02A87" w:rsidRPr="00393F06">
        <w:rPr>
          <w:b w:val="0"/>
          <w:bCs/>
        </w:rPr>
        <w:t>ставщика</w:t>
      </w:r>
      <w:r w:rsidRPr="00393F06">
        <w:rPr>
          <w:b w:val="0"/>
          <w:bCs/>
        </w:rPr>
        <w:t xml:space="preserve"> или других обстоятельств, которые препятствуют или </w:t>
      </w:r>
      <w:r w:rsidRPr="00393F06">
        <w:rPr>
          <w:b w:val="0"/>
          <w:bCs/>
        </w:rPr>
        <w:lastRenderedPageBreak/>
        <w:t xml:space="preserve">могут помешать </w:t>
      </w:r>
      <w:r w:rsidR="00E064BE" w:rsidRPr="00393F06">
        <w:rPr>
          <w:b w:val="0"/>
          <w:bCs/>
        </w:rPr>
        <w:t>Покупателю</w:t>
      </w:r>
      <w:r w:rsidRPr="00393F06">
        <w:rPr>
          <w:b w:val="0"/>
          <w:bCs/>
        </w:rPr>
        <w:t xml:space="preserve"> использовать, применить или каким-либо иным образом воспользоваться соответствующей интеллектуальной собственностью при выполнении настоящего Договора, а также продукта, услуги, поставки, лицензии, документа, объекта, предмета, в которые она встроена или включена, без каких-либо дополнительных затрат или компенсации, подлежащих выплате </w:t>
      </w:r>
      <w:r w:rsidR="00E064BE" w:rsidRPr="00393F06">
        <w:rPr>
          <w:b w:val="0"/>
          <w:bCs/>
        </w:rPr>
        <w:t>Покупателем</w:t>
      </w:r>
      <w:r w:rsidRPr="00393F06">
        <w:rPr>
          <w:b w:val="0"/>
          <w:bCs/>
        </w:rPr>
        <w:t xml:space="preserve"> какой-либо стороне.</w:t>
      </w:r>
    </w:p>
    <w:p w14:paraId="21AC8FE8" w14:textId="77777777" w:rsidR="00F63280" w:rsidRPr="00393F06" w:rsidRDefault="00F63280" w:rsidP="00393F06">
      <w:pPr>
        <w:pStyle w:val="2"/>
        <w:numPr>
          <w:ilvl w:val="1"/>
          <w:numId w:val="15"/>
        </w:numPr>
        <w:contextualSpacing/>
        <w:jc w:val="both"/>
        <w:rPr>
          <w:b w:val="0"/>
          <w:bCs/>
        </w:rPr>
      </w:pPr>
      <w:r w:rsidRPr="00393F06">
        <w:rPr>
          <w:b w:val="0"/>
          <w:bCs/>
        </w:rPr>
        <w:t xml:space="preserve">Если в результате какого-либо спора или любого требования со стороны владельцев, правообладателей, авторов, лицензиатов прав, указанных в настоящем пункте, и/или любых других сторон, </w:t>
      </w:r>
      <w:r w:rsidR="00E064BE" w:rsidRPr="00393F06">
        <w:rPr>
          <w:b w:val="0"/>
          <w:bCs/>
        </w:rPr>
        <w:t>Покупатель</w:t>
      </w:r>
      <w:r w:rsidRPr="00393F06">
        <w:rPr>
          <w:b w:val="0"/>
          <w:bCs/>
        </w:rPr>
        <w:t xml:space="preserve"> обязан полностью или частично изменить материалы, которые должны быть предоставлены в соответствии с Договором, они должны быть изменены как можно скорее за счет П</w:t>
      </w:r>
      <w:r w:rsidR="00F02A87" w:rsidRPr="00393F06">
        <w:rPr>
          <w:b w:val="0"/>
          <w:bCs/>
        </w:rPr>
        <w:t>оставщика</w:t>
      </w:r>
      <w:r w:rsidRPr="00393F06">
        <w:rPr>
          <w:b w:val="0"/>
          <w:bCs/>
        </w:rPr>
        <w:t>, без ухудшения качества поставки, эксплуатационных характеристик или гарантий. Если это происходит, то проводится новый процесс официального утверждения опытных образцов, если это предписано для данного типа поставки и до поставки материалов. По</w:t>
      </w:r>
      <w:r w:rsidR="00F02A87" w:rsidRPr="00393F06">
        <w:rPr>
          <w:b w:val="0"/>
          <w:bCs/>
        </w:rPr>
        <w:t xml:space="preserve">ставщик </w:t>
      </w:r>
      <w:r w:rsidRPr="00393F06">
        <w:rPr>
          <w:b w:val="0"/>
          <w:bCs/>
        </w:rPr>
        <w:t xml:space="preserve">компенсирует </w:t>
      </w:r>
      <w:r w:rsidR="00F02A87" w:rsidRPr="00393F06">
        <w:rPr>
          <w:b w:val="0"/>
          <w:bCs/>
        </w:rPr>
        <w:t>Покупателю</w:t>
      </w:r>
      <w:r w:rsidRPr="00393F06">
        <w:rPr>
          <w:b w:val="0"/>
          <w:bCs/>
        </w:rPr>
        <w:t xml:space="preserve"> любые другие сопутствующие расходы, включая, помимо прочего, транспортные расходы, расходы на проведение испытаний, получение сертификатов, таможенную очистку, получение любых разрешений/согласований или документов, закупку любых заменяющих или дополнительных материалов/предметов, а также другие затраты и издержки. </w:t>
      </w:r>
    </w:p>
    <w:p w14:paraId="74197CE3" w14:textId="77777777" w:rsidR="00F63280" w:rsidRPr="00393F06" w:rsidRDefault="00F63280" w:rsidP="00393F06">
      <w:pPr>
        <w:pStyle w:val="2"/>
        <w:numPr>
          <w:ilvl w:val="1"/>
          <w:numId w:val="15"/>
        </w:numPr>
        <w:contextualSpacing/>
        <w:jc w:val="both"/>
        <w:rPr>
          <w:b w:val="0"/>
          <w:bCs/>
        </w:rPr>
      </w:pPr>
      <w:r w:rsidRPr="00393F06">
        <w:rPr>
          <w:b w:val="0"/>
          <w:bCs/>
        </w:rPr>
        <w:t>Все суммы выплачиваются По</w:t>
      </w:r>
      <w:r w:rsidR="00F02A87" w:rsidRPr="00393F06">
        <w:rPr>
          <w:b w:val="0"/>
          <w:bCs/>
        </w:rPr>
        <w:t>ставщиком</w:t>
      </w:r>
      <w:r w:rsidRPr="00393F06">
        <w:rPr>
          <w:b w:val="0"/>
          <w:bCs/>
        </w:rPr>
        <w:t xml:space="preserve"> </w:t>
      </w:r>
      <w:r w:rsidR="00F02A87" w:rsidRPr="00393F06">
        <w:rPr>
          <w:b w:val="0"/>
          <w:bCs/>
        </w:rPr>
        <w:t>Покупателю</w:t>
      </w:r>
      <w:r w:rsidRPr="00393F06">
        <w:rPr>
          <w:b w:val="0"/>
          <w:bCs/>
        </w:rPr>
        <w:t xml:space="preserve"> в течение 30 календарных дней с момента получения соответствующего требования от </w:t>
      </w:r>
      <w:r w:rsidR="00F02A87" w:rsidRPr="00393F06">
        <w:rPr>
          <w:b w:val="0"/>
          <w:bCs/>
        </w:rPr>
        <w:t>Покупателя</w:t>
      </w:r>
      <w:r w:rsidRPr="00393F06">
        <w:rPr>
          <w:b w:val="0"/>
          <w:bCs/>
        </w:rPr>
        <w:t>.</w:t>
      </w:r>
    </w:p>
    <w:p w14:paraId="10D906DB" w14:textId="77777777" w:rsidR="00F63280" w:rsidRPr="00393F06" w:rsidRDefault="00F63280" w:rsidP="00393F06">
      <w:pPr>
        <w:pStyle w:val="2"/>
        <w:numPr>
          <w:ilvl w:val="1"/>
          <w:numId w:val="15"/>
        </w:numPr>
        <w:contextualSpacing/>
        <w:jc w:val="both"/>
        <w:rPr>
          <w:b w:val="0"/>
          <w:bCs/>
        </w:rPr>
      </w:pPr>
      <w:r w:rsidRPr="00393F06">
        <w:rPr>
          <w:b w:val="0"/>
          <w:bCs/>
        </w:rPr>
        <w:t xml:space="preserve">Если в отношении </w:t>
      </w:r>
      <w:r w:rsidR="00F02A87" w:rsidRPr="00393F06">
        <w:rPr>
          <w:b w:val="0"/>
          <w:bCs/>
        </w:rPr>
        <w:t xml:space="preserve">Покупателя </w:t>
      </w:r>
      <w:r w:rsidRPr="00393F06">
        <w:rPr>
          <w:b w:val="0"/>
          <w:bCs/>
        </w:rPr>
        <w:t>возбуждено судебное дело или заявлен судебный иск третьим лицом за нарушение каких-либо прав интеллектуальной собственности, предоставленных По</w:t>
      </w:r>
      <w:r w:rsidR="009757A0" w:rsidRPr="00393F06">
        <w:rPr>
          <w:b w:val="0"/>
          <w:bCs/>
        </w:rPr>
        <w:t>ставщиком</w:t>
      </w:r>
      <w:r w:rsidRPr="00393F06">
        <w:rPr>
          <w:b w:val="0"/>
          <w:bCs/>
        </w:rPr>
        <w:t xml:space="preserve"> или каким-либо образом связанных с настоящим Договором</w:t>
      </w:r>
      <w:r w:rsidR="00B763DD" w:rsidRPr="00393F06">
        <w:rPr>
          <w:b w:val="0"/>
          <w:bCs/>
        </w:rPr>
        <w:t xml:space="preserve">. </w:t>
      </w:r>
      <w:r w:rsidRPr="00393F06">
        <w:rPr>
          <w:b w:val="0"/>
          <w:bCs/>
        </w:rPr>
        <w:t>По</w:t>
      </w:r>
      <w:r w:rsidR="009757A0" w:rsidRPr="00393F06">
        <w:rPr>
          <w:b w:val="0"/>
          <w:bCs/>
        </w:rPr>
        <w:t>ставщик</w:t>
      </w:r>
      <w:r w:rsidRPr="00393F06">
        <w:rPr>
          <w:b w:val="0"/>
          <w:bCs/>
        </w:rPr>
        <w:t xml:space="preserve"> освобождает </w:t>
      </w:r>
      <w:r w:rsidR="00F02A87" w:rsidRPr="00393F06">
        <w:rPr>
          <w:b w:val="0"/>
          <w:bCs/>
        </w:rPr>
        <w:t>Покупателя</w:t>
      </w:r>
      <w:r w:rsidRPr="00393F06">
        <w:rPr>
          <w:b w:val="0"/>
          <w:bCs/>
        </w:rPr>
        <w:t xml:space="preserve"> от любой ответственности за нарушения прав интеллектуальной собственности, которые могут возникнуть, и обязуется предпринять все необходимые для защиты </w:t>
      </w:r>
      <w:r w:rsidR="00F02A87" w:rsidRPr="00393F06">
        <w:rPr>
          <w:b w:val="0"/>
          <w:bCs/>
        </w:rPr>
        <w:t>Покупателя</w:t>
      </w:r>
      <w:r w:rsidRPr="00393F06">
        <w:rPr>
          <w:b w:val="0"/>
          <w:bCs/>
        </w:rPr>
        <w:t xml:space="preserve"> действия от любых претензий или судебных исков против нее, а также обязуется компенсировать </w:t>
      </w:r>
      <w:r w:rsidR="00F02A87" w:rsidRPr="00393F06">
        <w:rPr>
          <w:b w:val="0"/>
          <w:bCs/>
        </w:rPr>
        <w:t>Покупателю</w:t>
      </w:r>
      <w:r w:rsidRPr="00393F06">
        <w:rPr>
          <w:b w:val="0"/>
          <w:bCs/>
        </w:rPr>
        <w:t xml:space="preserve"> все убытки или ущерб, будь то прямой или косвенный, вытекающий из исковых </w:t>
      </w:r>
      <w:r w:rsidR="00B763DD" w:rsidRPr="00393F06">
        <w:rPr>
          <w:b w:val="0"/>
          <w:bCs/>
        </w:rPr>
        <w:t xml:space="preserve">и иных </w:t>
      </w:r>
      <w:r w:rsidRPr="00393F06">
        <w:rPr>
          <w:b w:val="0"/>
          <w:bCs/>
        </w:rPr>
        <w:t>требований</w:t>
      </w:r>
      <w:r w:rsidR="00B763DD" w:rsidRPr="00393F06">
        <w:rPr>
          <w:b w:val="0"/>
          <w:bCs/>
        </w:rPr>
        <w:t>.</w:t>
      </w:r>
    </w:p>
    <w:p w14:paraId="70E8B2BB" w14:textId="77777777" w:rsidR="00F63280" w:rsidRPr="00393F06" w:rsidRDefault="00F63280" w:rsidP="00393F06">
      <w:pPr>
        <w:pStyle w:val="2"/>
        <w:numPr>
          <w:ilvl w:val="1"/>
          <w:numId w:val="15"/>
        </w:numPr>
        <w:contextualSpacing/>
        <w:jc w:val="both"/>
        <w:rPr>
          <w:b w:val="0"/>
          <w:bCs/>
        </w:rPr>
      </w:pPr>
      <w:r w:rsidRPr="00393F06">
        <w:rPr>
          <w:b w:val="0"/>
          <w:bCs/>
        </w:rPr>
        <w:t>По</w:t>
      </w:r>
      <w:r w:rsidR="009757A0" w:rsidRPr="00393F06">
        <w:rPr>
          <w:b w:val="0"/>
          <w:bCs/>
        </w:rPr>
        <w:t>ставщи</w:t>
      </w:r>
      <w:r w:rsidRPr="00393F06">
        <w:rPr>
          <w:b w:val="0"/>
          <w:bCs/>
        </w:rPr>
        <w:t>к незамедлительно сообщает</w:t>
      </w:r>
      <w:r w:rsidR="00F02A87" w:rsidRPr="00393F06">
        <w:rPr>
          <w:b w:val="0"/>
          <w:bCs/>
        </w:rPr>
        <w:t xml:space="preserve"> Покупателю</w:t>
      </w:r>
      <w:r w:rsidRPr="00393F06">
        <w:rPr>
          <w:b w:val="0"/>
          <w:bCs/>
        </w:rPr>
        <w:t xml:space="preserve"> о любых претензиях, будь то судебных или внесудебных, предъявленных ему третьими лицами в отношении ПИС.</w:t>
      </w:r>
    </w:p>
    <w:p w14:paraId="2A1DB276" w14:textId="77777777" w:rsidR="00F63280" w:rsidRPr="00393F06" w:rsidRDefault="00F02A87" w:rsidP="00393F06">
      <w:pPr>
        <w:pStyle w:val="2"/>
        <w:numPr>
          <w:ilvl w:val="1"/>
          <w:numId w:val="15"/>
        </w:numPr>
        <w:contextualSpacing/>
        <w:jc w:val="both"/>
        <w:rPr>
          <w:b w:val="0"/>
          <w:bCs/>
        </w:rPr>
      </w:pPr>
      <w:r w:rsidRPr="00393F06">
        <w:rPr>
          <w:b w:val="0"/>
          <w:bCs/>
        </w:rPr>
        <w:t>Покупатель</w:t>
      </w:r>
      <w:r w:rsidR="00F63280" w:rsidRPr="00393F06">
        <w:rPr>
          <w:b w:val="0"/>
          <w:bCs/>
        </w:rPr>
        <w:t xml:space="preserve"> владеет всеми документами, чертежами, планами, компьютерными программами, данными, информацией, а также их копиями, переводами, производными работами и соответствующей интеллектуальной собственностью, которые она предоставляет По</w:t>
      </w:r>
      <w:r w:rsidR="009757A0" w:rsidRPr="00393F06">
        <w:rPr>
          <w:b w:val="0"/>
          <w:bCs/>
        </w:rPr>
        <w:t xml:space="preserve">ставщику </w:t>
      </w:r>
      <w:r w:rsidR="00F63280" w:rsidRPr="00393F06">
        <w:rPr>
          <w:b w:val="0"/>
          <w:bCs/>
        </w:rPr>
        <w:t>для выполнения договорных обязательств. По</w:t>
      </w:r>
      <w:r w:rsidR="009757A0" w:rsidRPr="00393F06">
        <w:rPr>
          <w:b w:val="0"/>
          <w:bCs/>
        </w:rPr>
        <w:t>ставщик</w:t>
      </w:r>
      <w:r w:rsidR="00F63280" w:rsidRPr="00393F06">
        <w:rPr>
          <w:b w:val="0"/>
          <w:bCs/>
        </w:rPr>
        <w:t xml:space="preserve"> использует их исключительно для целей </w:t>
      </w:r>
      <w:r w:rsidR="00F63280" w:rsidRPr="00393F06">
        <w:rPr>
          <w:b w:val="0"/>
          <w:bCs/>
        </w:rPr>
        <w:lastRenderedPageBreak/>
        <w:t xml:space="preserve">исполнения Договора и возвращает их </w:t>
      </w:r>
      <w:r w:rsidRPr="00393F06">
        <w:rPr>
          <w:b w:val="0"/>
          <w:bCs/>
        </w:rPr>
        <w:t>Покупателю</w:t>
      </w:r>
      <w:r w:rsidR="00F63280" w:rsidRPr="00393F06">
        <w:rPr>
          <w:b w:val="0"/>
          <w:bCs/>
        </w:rPr>
        <w:t>, приняв надлежащие меры предосторожности в отношении обработки, использования и передачи данных для обеспечения безопасности и неразглашения, в соответствии с пунктом «КОНФИДЕНЦИАЛЬНОСТЬ».</w:t>
      </w:r>
    </w:p>
    <w:p w14:paraId="50541C87" w14:textId="77777777" w:rsidR="00F63280" w:rsidRPr="00393F06" w:rsidRDefault="00F63280" w:rsidP="00393F06">
      <w:pPr>
        <w:pStyle w:val="2"/>
        <w:numPr>
          <w:ilvl w:val="1"/>
          <w:numId w:val="15"/>
        </w:numPr>
        <w:contextualSpacing/>
        <w:jc w:val="both"/>
        <w:rPr>
          <w:b w:val="0"/>
          <w:bCs/>
        </w:rPr>
      </w:pPr>
      <w:r w:rsidRPr="00393F06">
        <w:rPr>
          <w:b w:val="0"/>
          <w:bCs/>
        </w:rPr>
        <w:t>Права на интеллектуальную собственность, технологии и методологию, возникающие или вытекающие из разработок, работ, услуг или иной деятельности, осуществляемой По</w:t>
      </w:r>
      <w:r w:rsidR="009757A0" w:rsidRPr="00393F06">
        <w:rPr>
          <w:b w:val="0"/>
          <w:bCs/>
        </w:rPr>
        <w:t>ставщиком</w:t>
      </w:r>
      <w:r w:rsidRPr="00393F06">
        <w:rPr>
          <w:b w:val="0"/>
          <w:bCs/>
        </w:rPr>
        <w:t xml:space="preserve"> при выполнении Договора, а также созданные записи принадлежат </w:t>
      </w:r>
      <w:r w:rsidR="00F02A87" w:rsidRPr="00393F06">
        <w:rPr>
          <w:b w:val="0"/>
          <w:bCs/>
        </w:rPr>
        <w:t>Покупателю</w:t>
      </w:r>
      <w:r w:rsidRPr="00393F06">
        <w:rPr>
          <w:b w:val="0"/>
          <w:bCs/>
        </w:rPr>
        <w:t>. При этом По</w:t>
      </w:r>
      <w:r w:rsidR="009757A0" w:rsidRPr="00393F06">
        <w:rPr>
          <w:b w:val="0"/>
          <w:bCs/>
        </w:rPr>
        <w:t>ставщик</w:t>
      </w:r>
      <w:r w:rsidRPr="00393F06">
        <w:rPr>
          <w:b w:val="0"/>
          <w:bCs/>
        </w:rPr>
        <w:t xml:space="preserve"> не имеет права увеличивать цену, указанную в Договоре на любые Договорные позиции, а также любого права требования любой дополнительной оплаты или вознаграждения в этой связи. </w:t>
      </w:r>
    </w:p>
    <w:p w14:paraId="45D741B5" w14:textId="77777777" w:rsidR="00F63280" w:rsidRPr="00393F06" w:rsidRDefault="00F63280" w:rsidP="00393F06">
      <w:pPr>
        <w:pStyle w:val="2"/>
        <w:numPr>
          <w:ilvl w:val="1"/>
          <w:numId w:val="15"/>
        </w:numPr>
        <w:contextualSpacing/>
        <w:jc w:val="both"/>
        <w:rPr>
          <w:b w:val="0"/>
          <w:bCs/>
        </w:rPr>
      </w:pPr>
      <w:r w:rsidRPr="00393F06">
        <w:rPr>
          <w:b w:val="0"/>
          <w:bCs/>
        </w:rPr>
        <w:t>Чертежи, документы, планы, компьютерные программы, а также их копии, а также любые результаты и связанные с ними права интеллектуальной собственности, созданные По</w:t>
      </w:r>
      <w:r w:rsidR="009757A0" w:rsidRPr="00393F06">
        <w:rPr>
          <w:b w:val="0"/>
          <w:bCs/>
        </w:rPr>
        <w:t>ставщиком</w:t>
      </w:r>
      <w:r w:rsidRPr="00393F06">
        <w:rPr>
          <w:b w:val="0"/>
          <w:bCs/>
        </w:rPr>
        <w:t xml:space="preserve"> в ходе выполнения Договора («Создаваемые права интеллектуальной собственности»), принадлежат исключительно </w:t>
      </w:r>
      <w:r w:rsidR="00C81471" w:rsidRPr="00393F06">
        <w:rPr>
          <w:b w:val="0"/>
          <w:bCs/>
        </w:rPr>
        <w:t>Покупателю</w:t>
      </w:r>
      <w:r w:rsidRPr="00393F06">
        <w:rPr>
          <w:b w:val="0"/>
          <w:bCs/>
        </w:rPr>
        <w:t xml:space="preserve">, который также автоматически становится владельцем любого соответствующего незавершенного произведения, время от времени создаваемого в ходе исполнения Договора. Каждая Сторона признает и соглашается с тем, что исходные приоритетные права интеллектуальной собственности каждой стороны остаются исключительной собственностью такой стороны, а другая сторона не имеет никаких претензий в отношении любого такого права; под такими предшествующими правами интеллектуальной собственности понимаются все существующие и будущие права интеллектуальной собственности, включая, помимо прочего, патентные заявки, рассматриваемые патентные заявки, права на базы данных, авторские права, товарные знаки, права на коммерческую и промышленную тайну и любые связанные заявки во всем мире, дизайны и модели программного обеспечения, ноу-хау, относящиеся к каждой Стороне до подписания настоящего Договора или последовательно приобретаемые в рамках реализуемых параллельно проектов, выходящих за рамки настоящего Договора. Перед подписанием Договора каждая Сторона указывает в приложении к Договору такие предшествующие ПИС Стороны, которые имеют отношение к исполнению Договора. Любые приоритетные права интеллектуальной собственности, принадлежащие </w:t>
      </w:r>
      <w:r w:rsidR="00DC6A59" w:rsidRPr="00393F06">
        <w:rPr>
          <w:b w:val="0"/>
          <w:bCs/>
        </w:rPr>
        <w:t>Покупателю</w:t>
      </w:r>
      <w:r w:rsidRPr="00393F06">
        <w:rPr>
          <w:b w:val="0"/>
          <w:bCs/>
        </w:rPr>
        <w:t>, должны быть ограничены надстройками («Дополнениями»), которые являются дополнительными частями (генерируемыми По</w:t>
      </w:r>
      <w:r w:rsidR="00AA7BC4" w:rsidRPr="00393F06">
        <w:rPr>
          <w:b w:val="0"/>
          <w:bCs/>
        </w:rPr>
        <w:t>ставщиком</w:t>
      </w:r>
      <w:r w:rsidRPr="00393F06">
        <w:rPr>
          <w:b w:val="0"/>
          <w:bCs/>
        </w:rPr>
        <w:t xml:space="preserve">) при исполнении Договора, которые никоим образом не включают в себя или не содержат какие-либо из его приоритетных прав интеллектуальной собственности. Стороны письменно согласовывают перечень вопросов, составляющих такие </w:t>
      </w:r>
      <w:r w:rsidRPr="00393F06">
        <w:rPr>
          <w:b w:val="0"/>
          <w:bCs/>
        </w:rPr>
        <w:lastRenderedPageBreak/>
        <w:t xml:space="preserve">Дополнения, ранее и/или в течение 30 (тридцати) дней после окончания или прекращения действия Договора. </w:t>
      </w:r>
    </w:p>
    <w:p w14:paraId="6E008E59" w14:textId="77777777" w:rsidR="00F63280" w:rsidRPr="00393F06" w:rsidRDefault="00F63280" w:rsidP="00393F06">
      <w:pPr>
        <w:pStyle w:val="2"/>
        <w:numPr>
          <w:ilvl w:val="1"/>
          <w:numId w:val="15"/>
        </w:numPr>
        <w:contextualSpacing/>
        <w:jc w:val="both"/>
        <w:rPr>
          <w:b w:val="0"/>
          <w:bCs/>
        </w:rPr>
      </w:pPr>
      <w:r w:rsidRPr="00393F06">
        <w:rPr>
          <w:b w:val="0"/>
          <w:bCs/>
        </w:rPr>
        <w:t>В случае нарушения По</w:t>
      </w:r>
      <w:r w:rsidR="00AA7BC4" w:rsidRPr="00393F06">
        <w:rPr>
          <w:b w:val="0"/>
          <w:bCs/>
        </w:rPr>
        <w:t>ставщиком</w:t>
      </w:r>
      <w:r w:rsidRPr="00393F06">
        <w:rPr>
          <w:b w:val="0"/>
          <w:bCs/>
        </w:rPr>
        <w:t xml:space="preserve"> обязательств, связанных с правами интеллектуальной собственности, указанными в настоящей статье, </w:t>
      </w:r>
      <w:r w:rsidR="00DC6A59" w:rsidRPr="00393F06">
        <w:rPr>
          <w:b w:val="0"/>
          <w:bCs/>
        </w:rPr>
        <w:t>Покупатель</w:t>
      </w:r>
      <w:r w:rsidRPr="00393F06">
        <w:rPr>
          <w:b w:val="0"/>
          <w:bCs/>
        </w:rPr>
        <w:t xml:space="preserve"> имеет право расторгнуть Договор без ущерба для своего права на любые действия и компенсацию за любые понесенные убытки.</w:t>
      </w:r>
    </w:p>
    <w:p w14:paraId="2661E51E" w14:textId="77777777" w:rsidR="00F63280" w:rsidRPr="00393F06" w:rsidRDefault="00F63280" w:rsidP="00393F06">
      <w:pPr>
        <w:pStyle w:val="2"/>
        <w:numPr>
          <w:ilvl w:val="1"/>
          <w:numId w:val="15"/>
        </w:numPr>
        <w:contextualSpacing/>
        <w:jc w:val="both"/>
        <w:rPr>
          <w:b w:val="0"/>
          <w:bCs/>
        </w:rPr>
      </w:pPr>
      <w:r w:rsidRPr="00393F06">
        <w:rPr>
          <w:b w:val="0"/>
          <w:bCs/>
        </w:rPr>
        <w:t xml:space="preserve">Использование товарных знаков, логотипа и/или отличительных знаков </w:t>
      </w:r>
      <w:r w:rsidR="00EE3687" w:rsidRPr="00393F06">
        <w:rPr>
          <w:b w:val="0"/>
          <w:bCs/>
        </w:rPr>
        <w:t>Покупателя</w:t>
      </w:r>
      <w:r w:rsidRPr="00393F06">
        <w:rPr>
          <w:b w:val="0"/>
          <w:bCs/>
        </w:rPr>
        <w:t xml:space="preserve"> строго запрещено, как и использование факта предоставления услуг </w:t>
      </w:r>
      <w:r w:rsidR="00EE3687" w:rsidRPr="00393F06">
        <w:rPr>
          <w:b w:val="0"/>
          <w:bCs/>
        </w:rPr>
        <w:t>Покупателю</w:t>
      </w:r>
      <w:r w:rsidRPr="00393F06">
        <w:rPr>
          <w:b w:val="0"/>
          <w:bCs/>
        </w:rPr>
        <w:t xml:space="preserve"> в коммерческих целях без предварительного письменного разрешения </w:t>
      </w:r>
      <w:r w:rsidR="00EE3687" w:rsidRPr="00393F06">
        <w:rPr>
          <w:b w:val="0"/>
          <w:bCs/>
        </w:rPr>
        <w:t>Покупателя</w:t>
      </w:r>
      <w:r w:rsidRPr="00393F06">
        <w:rPr>
          <w:b w:val="0"/>
          <w:bCs/>
        </w:rPr>
        <w:t>.</w:t>
      </w:r>
    </w:p>
    <w:p w14:paraId="149F823F" w14:textId="77777777" w:rsidR="003E7E5F" w:rsidRPr="00393F06" w:rsidRDefault="003E7E5F" w:rsidP="00393F06">
      <w:pPr>
        <w:pStyle w:val="1"/>
        <w:numPr>
          <w:ilvl w:val="0"/>
          <w:numId w:val="15"/>
        </w:numPr>
        <w:spacing w:before="120" w:after="120"/>
        <w:contextualSpacing/>
        <w:jc w:val="center"/>
        <w:rPr>
          <w:sz w:val="20"/>
        </w:rPr>
      </w:pPr>
      <w:bookmarkStart w:id="12" w:name="_Hlk117008084"/>
      <w:bookmarkStart w:id="13" w:name="_Hlk117612011"/>
      <w:bookmarkStart w:id="14" w:name="_Hlk117615781"/>
      <w:bookmarkEnd w:id="9"/>
      <w:bookmarkEnd w:id="11"/>
      <w:r w:rsidRPr="00393F06">
        <w:rPr>
          <w:sz w:val="20"/>
        </w:rPr>
        <w:t>ОБРАБОТКА ПЕРСОНАЛЬНЫХ ДАННЫХ</w:t>
      </w:r>
    </w:p>
    <w:p w14:paraId="46547644" w14:textId="77777777" w:rsidR="003E7E5F" w:rsidRPr="00393F06" w:rsidRDefault="003E7E5F" w:rsidP="00393F06">
      <w:pPr>
        <w:pStyle w:val="2"/>
        <w:numPr>
          <w:ilvl w:val="1"/>
          <w:numId w:val="15"/>
        </w:numPr>
        <w:contextualSpacing/>
        <w:jc w:val="both"/>
        <w:rPr>
          <w:b w:val="0"/>
          <w:bCs/>
        </w:rPr>
      </w:pPr>
      <w:r w:rsidRPr="00393F06">
        <w:rPr>
          <w:b w:val="0"/>
          <w:bCs/>
        </w:rPr>
        <w:t xml:space="preserve">Как </w:t>
      </w:r>
      <w:r w:rsidR="00F274E8" w:rsidRPr="00393F06">
        <w:rPr>
          <w:b w:val="0"/>
          <w:bCs/>
        </w:rPr>
        <w:t>Покупатель</w:t>
      </w:r>
      <w:r w:rsidRPr="00393F06">
        <w:rPr>
          <w:b w:val="0"/>
          <w:bCs/>
        </w:rPr>
        <w:t>, так и П</w:t>
      </w:r>
      <w:r w:rsidR="00F274E8" w:rsidRPr="00393F06">
        <w:rPr>
          <w:b w:val="0"/>
          <w:bCs/>
        </w:rPr>
        <w:t>оставщик</w:t>
      </w:r>
      <w:r w:rsidRPr="00393F06">
        <w:rPr>
          <w:b w:val="0"/>
          <w:bCs/>
        </w:rPr>
        <w:t xml:space="preserve"> обязуются соблюдать требования действующего применимого законодательства о защите персональных данных, включая, помимо прочего, Федеральный закон №152-ФЗ «О персональных данных», следовать передовым практикам в административных, технических, правовых вопросах и вопросах обеспечения соответствия. </w:t>
      </w:r>
    </w:p>
    <w:p w14:paraId="3149DE34" w14:textId="77777777" w:rsidR="003E7E5F" w:rsidRPr="00393F06" w:rsidRDefault="003E7E5F" w:rsidP="00393F06">
      <w:pPr>
        <w:pStyle w:val="2"/>
        <w:numPr>
          <w:ilvl w:val="1"/>
          <w:numId w:val="15"/>
        </w:numPr>
        <w:contextualSpacing/>
        <w:jc w:val="both"/>
        <w:rPr>
          <w:b w:val="0"/>
          <w:bCs/>
        </w:rPr>
      </w:pPr>
      <w:r w:rsidRPr="00393F06">
        <w:rPr>
          <w:b w:val="0"/>
          <w:bCs/>
        </w:rPr>
        <w:t>Если По</w:t>
      </w:r>
      <w:r w:rsidR="00F274E8" w:rsidRPr="00393F06">
        <w:rPr>
          <w:b w:val="0"/>
          <w:bCs/>
        </w:rPr>
        <w:t>ставщик</w:t>
      </w:r>
      <w:r w:rsidRPr="00393F06">
        <w:rPr>
          <w:b w:val="0"/>
          <w:bCs/>
        </w:rPr>
        <w:t xml:space="preserve"> предоставляет персональные данные </w:t>
      </w:r>
      <w:r w:rsidR="00F274E8" w:rsidRPr="00393F06">
        <w:rPr>
          <w:b w:val="0"/>
          <w:bCs/>
        </w:rPr>
        <w:t>Покупателю</w:t>
      </w:r>
      <w:r w:rsidRPr="00393F06">
        <w:rPr>
          <w:b w:val="0"/>
          <w:bCs/>
        </w:rPr>
        <w:t>, По</w:t>
      </w:r>
      <w:r w:rsidR="00F274E8" w:rsidRPr="00393F06">
        <w:rPr>
          <w:b w:val="0"/>
          <w:bCs/>
        </w:rPr>
        <w:t>ставщик</w:t>
      </w:r>
      <w:r w:rsidRPr="00393F06">
        <w:rPr>
          <w:b w:val="0"/>
          <w:bCs/>
        </w:rPr>
        <w:t xml:space="preserve"> должен заблаговременно обеспечить получение должным образом оформленно</w:t>
      </w:r>
      <w:r w:rsidR="000A274A">
        <w:rPr>
          <w:b w:val="0"/>
          <w:bCs/>
        </w:rPr>
        <w:t>го</w:t>
      </w:r>
      <w:r w:rsidRPr="00393F06">
        <w:rPr>
          <w:b w:val="0"/>
          <w:bCs/>
        </w:rPr>
        <w:t xml:space="preserve"> согласи</w:t>
      </w:r>
      <w:r w:rsidR="000A274A">
        <w:rPr>
          <w:b w:val="0"/>
          <w:bCs/>
        </w:rPr>
        <w:t>я</w:t>
      </w:r>
      <w:r w:rsidRPr="00393F06">
        <w:rPr>
          <w:b w:val="0"/>
          <w:bCs/>
        </w:rPr>
        <w:t xml:space="preserve"> субъекта персональных данных.</w:t>
      </w:r>
    </w:p>
    <w:p w14:paraId="79DE4003" w14:textId="77777777" w:rsidR="003E7E5F" w:rsidRPr="00393F06" w:rsidRDefault="003E7E5F" w:rsidP="00393F06">
      <w:pPr>
        <w:contextualSpacing/>
      </w:pPr>
      <w:r w:rsidRPr="00393F06">
        <w:t xml:space="preserve">Если иное не согласовано между Сторонами в письменной форме, </w:t>
      </w:r>
      <w:r w:rsidR="00F274E8" w:rsidRPr="00393F06">
        <w:t>Покупатель</w:t>
      </w:r>
      <w:r w:rsidRPr="00393F06">
        <w:t xml:space="preserve"> не может обрабатывать персональные данные от имени По</w:t>
      </w:r>
      <w:r w:rsidR="00F274E8" w:rsidRPr="00393F06">
        <w:t>ставщика</w:t>
      </w:r>
      <w:r w:rsidRPr="00393F06">
        <w:t xml:space="preserve">, и ни одна из сторон не ожидает, что </w:t>
      </w:r>
      <w:r w:rsidR="007475DA" w:rsidRPr="00393F06">
        <w:t>Покупатель</w:t>
      </w:r>
      <w:r w:rsidRPr="00393F06">
        <w:t xml:space="preserve"> будет действовать в качестве оператора персональных данных и нести соответствующую ответственность. По</w:t>
      </w:r>
      <w:r w:rsidR="00F274E8" w:rsidRPr="00393F06">
        <w:t>ставщик</w:t>
      </w:r>
      <w:r w:rsidRPr="00393F06">
        <w:t xml:space="preserve"> несет единоличную ответственность перед субъектами тех персональных данных, которые передаются </w:t>
      </w:r>
      <w:r w:rsidR="00F274E8" w:rsidRPr="00393F06">
        <w:t>Покупателю</w:t>
      </w:r>
      <w:r w:rsidRPr="00393F06">
        <w:t xml:space="preserve"> в соответствии с Договором или в связи с ним. </w:t>
      </w:r>
    </w:p>
    <w:p w14:paraId="5E4AAC19" w14:textId="77777777" w:rsidR="003E7E5F" w:rsidRPr="00393F06" w:rsidRDefault="003E7E5F" w:rsidP="00393F06">
      <w:pPr>
        <w:pStyle w:val="2"/>
        <w:numPr>
          <w:ilvl w:val="1"/>
          <w:numId w:val="15"/>
        </w:numPr>
        <w:contextualSpacing/>
        <w:jc w:val="both"/>
        <w:rPr>
          <w:b w:val="0"/>
          <w:bCs/>
        </w:rPr>
      </w:pPr>
      <w:r w:rsidRPr="00393F06">
        <w:rPr>
          <w:b w:val="0"/>
          <w:bCs/>
        </w:rPr>
        <w:t xml:space="preserve">В случае возникновения претензий, запросов, требований, судебных исков или дел, жалоб со стороны субъектов данных или компетентных органов (далее в настоящем разделе именуемых «претензия в отношении персональных данных») к </w:t>
      </w:r>
      <w:r w:rsidR="00F274E8" w:rsidRPr="00393F06">
        <w:rPr>
          <w:b w:val="0"/>
          <w:bCs/>
        </w:rPr>
        <w:t>Покупателю</w:t>
      </w:r>
      <w:r w:rsidRPr="00393F06">
        <w:rPr>
          <w:b w:val="0"/>
          <w:bCs/>
        </w:rPr>
        <w:t>, По</w:t>
      </w:r>
      <w:r w:rsidR="00F274E8" w:rsidRPr="00393F06">
        <w:rPr>
          <w:b w:val="0"/>
          <w:bCs/>
        </w:rPr>
        <w:t>ставщик</w:t>
      </w:r>
      <w:r w:rsidRPr="00393F06">
        <w:rPr>
          <w:b w:val="0"/>
          <w:bCs/>
        </w:rPr>
        <w:t xml:space="preserve"> обязуется:</w:t>
      </w:r>
    </w:p>
    <w:p w14:paraId="71B92268" w14:textId="77777777" w:rsidR="003E7E5F" w:rsidRPr="00393F06" w:rsidRDefault="003E7E5F" w:rsidP="00393F06">
      <w:pPr>
        <w:pStyle w:val="af4"/>
        <w:numPr>
          <w:ilvl w:val="0"/>
          <w:numId w:val="9"/>
        </w:numPr>
        <w:spacing w:line="240" w:lineRule="auto"/>
        <w:ind w:left="714" w:hanging="357"/>
        <w:rPr>
          <w:rFonts w:ascii="Arial" w:hAnsi="Arial"/>
          <w:sz w:val="20"/>
          <w:szCs w:val="20"/>
        </w:rPr>
      </w:pPr>
      <w:r w:rsidRPr="00393F06">
        <w:rPr>
          <w:rFonts w:ascii="Arial" w:hAnsi="Arial"/>
          <w:sz w:val="20"/>
          <w:szCs w:val="20"/>
        </w:rPr>
        <w:t>немедленно вступать в процесс урегулирования претензии в отношении персональных данных и активно участвовать в нем; и</w:t>
      </w:r>
    </w:p>
    <w:p w14:paraId="6669DC20" w14:textId="77777777" w:rsidR="003E7E5F" w:rsidRPr="00393F06" w:rsidRDefault="003E7E5F" w:rsidP="00393F06">
      <w:pPr>
        <w:pStyle w:val="af4"/>
        <w:numPr>
          <w:ilvl w:val="0"/>
          <w:numId w:val="9"/>
        </w:numPr>
        <w:spacing w:line="240" w:lineRule="auto"/>
        <w:ind w:left="714" w:hanging="357"/>
        <w:rPr>
          <w:rFonts w:ascii="Arial" w:hAnsi="Arial"/>
          <w:sz w:val="20"/>
          <w:szCs w:val="20"/>
        </w:rPr>
      </w:pPr>
      <w:r w:rsidRPr="00393F06">
        <w:rPr>
          <w:rFonts w:ascii="Arial" w:hAnsi="Arial"/>
          <w:sz w:val="20"/>
          <w:szCs w:val="20"/>
        </w:rPr>
        <w:t xml:space="preserve">в течение 5 календарных дней предоставлять </w:t>
      </w:r>
      <w:r w:rsidR="00F274E8" w:rsidRPr="00393F06">
        <w:rPr>
          <w:rFonts w:ascii="Arial" w:hAnsi="Arial"/>
          <w:sz w:val="20"/>
          <w:szCs w:val="20"/>
        </w:rPr>
        <w:t>Покупателю</w:t>
      </w:r>
      <w:r w:rsidRPr="00393F06">
        <w:rPr>
          <w:rFonts w:ascii="Arial" w:hAnsi="Arial"/>
          <w:sz w:val="20"/>
          <w:szCs w:val="20"/>
        </w:rPr>
        <w:t xml:space="preserve"> всю информацию, которая имеет отношение или потенциально может относиться к претензии в отношении персональных данных; и</w:t>
      </w:r>
    </w:p>
    <w:p w14:paraId="062EAAA5" w14:textId="77777777" w:rsidR="003E7E5F" w:rsidRPr="00393F06" w:rsidRDefault="003E7E5F" w:rsidP="00393F06">
      <w:pPr>
        <w:pStyle w:val="af4"/>
        <w:numPr>
          <w:ilvl w:val="0"/>
          <w:numId w:val="9"/>
        </w:numPr>
        <w:spacing w:line="240" w:lineRule="auto"/>
        <w:ind w:left="714" w:hanging="357"/>
        <w:rPr>
          <w:rFonts w:ascii="Arial" w:hAnsi="Arial"/>
          <w:sz w:val="20"/>
          <w:szCs w:val="20"/>
        </w:rPr>
      </w:pPr>
      <w:r w:rsidRPr="00393F06">
        <w:rPr>
          <w:rFonts w:ascii="Arial" w:hAnsi="Arial"/>
          <w:sz w:val="20"/>
          <w:szCs w:val="20"/>
        </w:rPr>
        <w:t xml:space="preserve">незамедлительно оказывать </w:t>
      </w:r>
      <w:r w:rsidR="00F274E8" w:rsidRPr="00393F06">
        <w:rPr>
          <w:rFonts w:ascii="Arial" w:hAnsi="Arial"/>
          <w:sz w:val="20"/>
          <w:szCs w:val="20"/>
        </w:rPr>
        <w:t xml:space="preserve">Покупателю </w:t>
      </w:r>
      <w:r w:rsidRPr="00393F06">
        <w:rPr>
          <w:rFonts w:ascii="Arial" w:hAnsi="Arial"/>
          <w:sz w:val="20"/>
          <w:szCs w:val="20"/>
        </w:rPr>
        <w:t xml:space="preserve">поддержку, запрошенную </w:t>
      </w:r>
      <w:r w:rsidR="00F274E8" w:rsidRPr="00393F06">
        <w:rPr>
          <w:rFonts w:ascii="Arial" w:hAnsi="Arial"/>
          <w:sz w:val="20"/>
          <w:szCs w:val="20"/>
        </w:rPr>
        <w:t>Покупателем</w:t>
      </w:r>
      <w:r w:rsidRPr="00393F06">
        <w:rPr>
          <w:rFonts w:ascii="Arial" w:hAnsi="Arial"/>
          <w:sz w:val="20"/>
          <w:szCs w:val="20"/>
        </w:rPr>
        <w:t xml:space="preserve"> (включая административную, юридическую и техническую поддержку) для анализа, выработки позиции, переговоров и урегулирования претензии в отношении персональных данных;</w:t>
      </w:r>
    </w:p>
    <w:p w14:paraId="47552873" w14:textId="77777777" w:rsidR="003E7E5F" w:rsidRPr="00393F06" w:rsidRDefault="003E7E5F" w:rsidP="00393F06">
      <w:pPr>
        <w:pStyle w:val="af4"/>
        <w:numPr>
          <w:ilvl w:val="0"/>
          <w:numId w:val="9"/>
        </w:numPr>
        <w:spacing w:line="240" w:lineRule="auto"/>
        <w:ind w:left="714" w:hanging="357"/>
        <w:rPr>
          <w:rFonts w:ascii="Arial" w:hAnsi="Arial"/>
          <w:sz w:val="20"/>
          <w:szCs w:val="20"/>
        </w:rPr>
      </w:pPr>
      <w:r w:rsidRPr="00393F06">
        <w:rPr>
          <w:rFonts w:ascii="Arial" w:hAnsi="Arial"/>
          <w:sz w:val="20"/>
          <w:szCs w:val="20"/>
        </w:rPr>
        <w:t>предпринять иные доступные меры для урегулирования этой претензии в отношении персональных данных;</w:t>
      </w:r>
    </w:p>
    <w:p w14:paraId="28FD9992" w14:textId="77777777" w:rsidR="003E7E5F" w:rsidRPr="00393F06" w:rsidRDefault="003E7E5F" w:rsidP="00393F06">
      <w:pPr>
        <w:pStyle w:val="af4"/>
        <w:numPr>
          <w:ilvl w:val="0"/>
          <w:numId w:val="9"/>
        </w:numPr>
        <w:spacing w:line="240" w:lineRule="auto"/>
        <w:ind w:left="714" w:hanging="357"/>
        <w:rPr>
          <w:rFonts w:ascii="Arial" w:hAnsi="Arial"/>
          <w:sz w:val="20"/>
          <w:szCs w:val="20"/>
        </w:rPr>
      </w:pPr>
      <w:r w:rsidRPr="00393F06">
        <w:rPr>
          <w:rFonts w:ascii="Arial" w:hAnsi="Arial"/>
          <w:sz w:val="20"/>
          <w:szCs w:val="20"/>
        </w:rPr>
        <w:lastRenderedPageBreak/>
        <w:t>нести все затраты и расходы по урегулированию такой претензии, а также на совершение собственных действий, предусмотренных подпунктами 1) – 4) настоящего пункта выше.</w:t>
      </w:r>
    </w:p>
    <w:p w14:paraId="23F94F0E" w14:textId="77777777" w:rsidR="003E7E5F" w:rsidRPr="00393F06" w:rsidRDefault="003E7E5F" w:rsidP="00393F06">
      <w:pPr>
        <w:pStyle w:val="2"/>
        <w:numPr>
          <w:ilvl w:val="1"/>
          <w:numId w:val="15"/>
        </w:numPr>
        <w:contextualSpacing/>
        <w:jc w:val="both"/>
        <w:rPr>
          <w:b w:val="0"/>
          <w:bCs/>
        </w:rPr>
      </w:pPr>
      <w:r w:rsidRPr="00393F06">
        <w:rPr>
          <w:b w:val="0"/>
          <w:bCs/>
        </w:rPr>
        <w:t>По</w:t>
      </w:r>
      <w:r w:rsidR="00F274E8" w:rsidRPr="00393F06">
        <w:rPr>
          <w:b w:val="0"/>
          <w:bCs/>
        </w:rPr>
        <w:t xml:space="preserve">ставщик </w:t>
      </w:r>
      <w:r w:rsidRPr="00393F06">
        <w:rPr>
          <w:b w:val="0"/>
          <w:bCs/>
        </w:rPr>
        <w:t xml:space="preserve">возмещает и освобождает </w:t>
      </w:r>
      <w:r w:rsidR="00E0384F" w:rsidRPr="00393F06">
        <w:rPr>
          <w:b w:val="0"/>
          <w:bCs/>
        </w:rPr>
        <w:t>Покупателя</w:t>
      </w:r>
      <w:r w:rsidRPr="00393F06">
        <w:rPr>
          <w:b w:val="0"/>
          <w:bCs/>
        </w:rPr>
        <w:t xml:space="preserve"> от всех денежных сумм, требуемых от </w:t>
      </w:r>
      <w:r w:rsidR="00E0384F" w:rsidRPr="00393F06">
        <w:rPr>
          <w:b w:val="0"/>
          <w:bCs/>
        </w:rPr>
        <w:t>Покупателя</w:t>
      </w:r>
      <w:r w:rsidRPr="00393F06">
        <w:rPr>
          <w:b w:val="0"/>
          <w:bCs/>
        </w:rPr>
        <w:t xml:space="preserve"> или присужденных </w:t>
      </w:r>
      <w:r w:rsidR="00E0384F" w:rsidRPr="00393F06">
        <w:rPr>
          <w:b w:val="0"/>
          <w:bCs/>
        </w:rPr>
        <w:t>Покупателю</w:t>
      </w:r>
      <w:r w:rsidRPr="00393F06">
        <w:rPr>
          <w:b w:val="0"/>
          <w:bCs/>
        </w:rPr>
        <w:t xml:space="preserve"> судом или другим органом в связи с претензиями в отношении персональных данных. В дополнение к этому, По</w:t>
      </w:r>
      <w:r w:rsidR="00F274E8" w:rsidRPr="00393F06">
        <w:rPr>
          <w:b w:val="0"/>
          <w:bCs/>
        </w:rPr>
        <w:t xml:space="preserve">ставщик </w:t>
      </w:r>
      <w:r w:rsidRPr="00393F06">
        <w:rPr>
          <w:b w:val="0"/>
          <w:bCs/>
        </w:rPr>
        <w:t xml:space="preserve">также возмещает </w:t>
      </w:r>
      <w:r w:rsidR="00E0384F" w:rsidRPr="00393F06">
        <w:rPr>
          <w:b w:val="0"/>
          <w:bCs/>
        </w:rPr>
        <w:t>Покупателю</w:t>
      </w:r>
      <w:r w:rsidRPr="00393F06">
        <w:rPr>
          <w:b w:val="0"/>
          <w:bCs/>
        </w:rPr>
        <w:t xml:space="preserve"> расходы и затраты, связанные с участием </w:t>
      </w:r>
      <w:r w:rsidR="00E0384F" w:rsidRPr="00393F06">
        <w:rPr>
          <w:b w:val="0"/>
          <w:bCs/>
        </w:rPr>
        <w:t>Покупателя</w:t>
      </w:r>
      <w:r w:rsidRPr="00393F06">
        <w:rPr>
          <w:b w:val="0"/>
          <w:bCs/>
        </w:rPr>
        <w:t xml:space="preserve"> в процессе урегулирования претензий в отношении персональных данных (включая, помимо прочего, расходы на административную поддержку, технических или юридических консультантов, налоговых консультантов), а также возмещает </w:t>
      </w:r>
      <w:r w:rsidR="00E0384F" w:rsidRPr="00393F06">
        <w:rPr>
          <w:b w:val="0"/>
          <w:bCs/>
        </w:rPr>
        <w:t>Покупателю</w:t>
      </w:r>
      <w:r w:rsidRPr="00393F06">
        <w:rPr>
          <w:b w:val="0"/>
          <w:bCs/>
        </w:rPr>
        <w:t xml:space="preserve"> другой ущерб и имущественные потери, понесенные </w:t>
      </w:r>
      <w:r w:rsidR="00E0384F" w:rsidRPr="00393F06">
        <w:rPr>
          <w:b w:val="0"/>
          <w:bCs/>
        </w:rPr>
        <w:t>Покупателем</w:t>
      </w:r>
      <w:r w:rsidRPr="00393F06">
        <w:rPr>
          <w:b w:val="0"/>
          <w:bCs/>
        </w:rPr>
        <w:t xml:space="preserve"> в связи с получением, обработкой и урегулированием таких претензий в отношении персональных данных (включая, помимо прочего, платежи, произведенные </w:t>
      </w:r>
      <w:r w:rsidR="00E0384F" w:rsidRPr="00393F06">
        <w:rPr>
          <w:b w:val="0"/>
          <w:bCs/>
        </w:rPr>
        <w:t>Покупателем</w:t>
      </w:r>
      <w:r w:rsidRPr="00393F06">
        <w:rPr>
          <w:b w:val="0"/>
          <w:bCs/>
        </w:rPr>
        <w:t xml:space="preserve"> в соответствии с претензией или решением в отношении персональных данных); пени, штрафы или другие санкции, наложенные властями, судами, физическими или юридическими лицами; внесудебные, судебные или досудебные издержки или расходы).</w:t>
      </w:r>
    </w:p>
    <w:p w14:paraId="2E5A9DD6" w14:textId="77777777" w:rsidR="003E7E5F" w:rsidRPr="00393F06" w:rsidRDefault="003E7E5F" w:rsidP="00393F06">
      <w:pPr>
        <w:pStyle w:val="2"/>
        <w:numPr>
          <w:ilvl w:val="1"/>
          <w:numId w:val="15"/>
        </w:numPr>
        <w:contextualSpacing/>
        <w:jc w:val="both"/>
        <w:rPr>
          <w:b w:val="0"/>
          <w:bCs/>
        </w:rPr>
      </w:pPr>
      <w:r w:rsidRPr="00393F06">
        <w:rPr>
          <w:b w:val="0"/>
          <w:bCs/>
        </w:rPr>
        <w:t>В любом случае По</w:t>
      </w:r>
      <w:r w:rsidR="00F274E8" w:rsidRPr="00393F06">
        <w:rPr>
          <w:b w:val="0"/>
          <w:bCs/>
        </w:rPr>
        <w:t>ставщик</w:t>
      </w:r>
      <w:r w:rsidRPr="00393F06">
        <w:rPr>
          <w:b w:val="0"/>
          <w:bCs/>
        </w:rPr>
        <w:t xml:space="preserve"> передает только те персональные данные, которые строго необходимы для заключения, исполнения или расторжения Договора. По</w:t>
      </w:r>
      <w:r w:rsidR="00F274E8" w:rsidRPr="00393F06">
        <w:rPr>
          <w:b w:val="0"/>
          <w:bCs/>
        </w:rPr>
        <w:t>ставщик</w:t>
      </w:r>
      <w:r w:rsidRPr="00393F06">
        <w:rPr>
          <w:b w:val="0"/>
          <w:bCs/>
        </w:rPr>
        <w:t xml:space="preserve"> не должен предоставлять персональные данные, которые не имеют решающего значения для заключения, исполнения или расторжения Договора. </w:t>
      </w:r>
      <w:r w:rsidR="00E0384F" w:rsidRPr="00393F06">
        <w:rPr>
          <w:b w:val="0"/>
          <w:bCs/>
        </w:rPr>
        <w:t>Покупатель</w:t>
      </w:r>
      <w:r w:rsidRPr="00393F06">
        <w:rPr>
          <w:b w:val="0"/>
          <w:bCs/>
        </w:rPr>
        <w:t xml:space="preserve"> исходит из того, что полученные персональные данные строго необходимы для заключения, исполнения или расторжения Договора и не оценивает такую необходимость.</w:t>
      </w:r>
    </w:p>
    <w:p w14:paraId="6565D4BC" w14:textId="77777777" w:rsidR="003E7E5F" w:rsidRPr="00393F06" w:rsidRDefault="003E7E5F" w:rsidP="00393F06">
      <w:pPr>
        <w:pStyle w:val="2"/>
        <w:numPr>
          <w:ilvl w:val="1"/>
          <w:numId w:val="15"/>
        </w:numPr>
        <w:contextualSpacing/>
        <w:jc w:val="both"/>
        <w:rPr>
          <w:b w:val="0"/>
          <w:bCs/>
        </w:rPr>
      </w:pPr>
      <w:r w:rsidRPr="00393F06">
        <w:rPr>
          <w:b w:val="0"/>
          <w:bCs/>
        </w:rPr>
        <w:t xml:space="preserve">При обработке персональных данных </w:t>
      </w:r>
      <w:r w:rsidR="00E0384F" w:rsidRPr="00393F06">
        <w:rPr>
          <w:b w:val="0"/>
          <w:bCs/>
        </w:rPr>
        <w:t>Покупателя</w:t>
      </w:r>
      <w:r w:rsidRPr="00393F06">
        <w:rPr>
          <w:b w:val="0"/>
          <w:bCs/>
        </w:rPr>
        <w:t xml:space="preserve"> По</w:t>
      </w:r>
      <w:r w:rsidR="00F274E8" w:rsidRPr="00393F06">
        <w:rPr>
          <w:b w:val="0"/>
          <w:bCs/>
        </w:rPr>
        <w:t>ставщик</w:t>
      </w:r>
      <w:r w:rsidRPr="00393F06">
        <w:rPr>
          <w:b w:val="0"/>
          <w:bCs/>
        </w:rPr>
        <w:t xml:space="preserve"> обязан обеспечить надлежащие технические и организационные меры безопасности во избежание утечки персональных данных, соблюдать Федеральный закон №152-ФЗ «О персональных данных» и </w:t>
      </w:r>
      <w:r w:rsidR="00391C22" w:rsidRPr="00393F06">
        <w:rPr>
          <w:b w:val="0"/>
        </w:rPr>
        <w:t>иные нормативно – правовые акты в области обработки и защиты персональных данных</w:t>
      </w:r>
      <w:r w:rsidR="00005036" w:rsidRPr="00393F06">
        <w:rPr>
          <w:b w:val="0"/>
        </w:rPr>
        <w:t>.</w:t>
      </w:r>
    </w:p>
    <w:p w14:paraId="0E9F20C5" w14:textId="77777777" w:rsidR="003E7E5F" w:rsidRPr="00393F06" w:rsidRDefault="003E7E5F" w:rsidP="00393F06">
      <w:pPr>
        <w:pStyle w:val="2"/>
        <w:numPr>
          <w:ilvl w:val="1"/>
          <w:numId w:val="15"/>
        </w:numPr>
        <w:contextualSpacing/>
        <w:jc w:val="both"/>
        <w:rPr>
          <w:b w:val="0"/>
          <w:bCs/>
        </w:rPr>
      </w:pPr>
      <w:r w:rsidRPr="00393F06">
        <w:rPr>
          <w:b w:val="0"/>
          <w:bCs/>
        </w:rPr>
        <w:t>По</w:t>
      </w:r>
      <w:r w:rsidR="00F274E8" w:rsidRPr="00393F06">
        <w:rPr>
          <w:b w:val="0"/>
          <w:bCs/>
        </w:rPr>
        <w:t>ставщик</w:t>
      </w:r>
      <w:r w:rsidRPr="00393F06">
        <w:rPr>
          <w:b w:val="0"/>
          <w:bCs/>
        </w:rPr>
        <w:t xml:space="preserve"> обязан незамедлительно (в тот же день) уведомить </w:t>
      </w:r>
      <w:r w:rsidR="00E0384F" w:rsidRPr="00393F06">
        <w:rPr>
          <w:b w:val="0"/>
          <w:bCs/>
        </w:rPr>
        <w:t>Покупателя</w:t>
      </w:r>
      <w:r w:rsidRPr="00393F06">
        <w:rPr>
          <w:b w:val="0"/>
          <w:bCs/>
        </w:rPr>
        <w:t xml:space="preserve"> о ставшем известным факте неправомерной или случайной передачи персональных данных, предполагаемых причинах и предполагаемом вреде, принятых мерах по устранению последствий инцидента, а также привлечь </w:t>
      </w:r>
      <w:r w:rsidRPr="00393F06">
        <w:rPr>
          <w:b w:val="0"/>
          <w:bCs/>
        </w:rPr>
        <w:lastRenderedPageBreak/>
        <w:t xml:space="preserve">представителя </w:t>
      </w:r>
      <w:r w:rsidR="00E0384F" w:rsidRPr="00393F06">
        <w:rPr>
          <w:b w:val="0"/>
          <w:bCs/>
        </w:rPr>
        <w:t>Покупателя</w:t>
      </w:r>
      <w:r w:rsidRPr="00393F06">
        <w:rPr>
          <w:b w:val="0"/>
          <w:bCs/>
        </w:rPr>
        <w:t xml:space="preserve"> к проведению внутреннего расследования выявленного инцидента.</w:t>
      </w:r>
    </w:p>
    <w:p w14:paraId="09B8CB55" w14:textId="77777777" w:rsidR="0027041A" w:rsidRPr="00393F06" w:rsidRDefault="003E7E5F" w:rsidP="00393F06">
      <w:pPr>
        <w:pStyle w:val="2"/>
        <w:numPr>
          <w:ilvl w:val="1"/>
          <w:numId w:val="15"/>
        </w:numPr>
        <w:contextualSpacing/>
        <w:jc w:val="both"/>
        <w:rPr>
          <w:b w:val="0"/>
          <w:bCs/>
        </w:rPr>
      </w:pPr>
      <w:r w:rsidRPr="00393F06">
        <w:rPr>
          <w:b w:val="0"/>
          <w:bCs/>
        </w:rPr>
        <w:t>По</w:t>
      </w:r>
      <w:r w:rsidR="00F274E8" w:rsidRPr="00393F06">
        <w:rPr>
          <w:b w:val="0"/>
          <w:bCs/>
        </w:rPr>
        <w:t>ставщик</w:t>
      </w:r>
      <w:r w:rsidRPr="00393F06">
        <w:rPr>
          <w:b w:val="0"/>
          <w:bCs/>
        </w:rPr>
        <w:t xml:space="preserve"> несет единоличную и полную ответственность за нарушение условий и обязательств, изложенных в настоящем разделе.</w:t>
      </w:r>
    </w:p>
    <w:p w14:paraId="115D4456" w14:textId="77777777" w:rsidR="003E7E5F" w:rsidRPr="00393F06" w:rsidRDefault="003E7E5F" w:rsidP="00393F06">
      <w:pPr>
        <w:pStyle w:val="2"/>
        <w:numPr>
          <w:ilvl w:val="1"/>
          <w:numId w:val="15"/>
        </w:numPr>
        <w:contextualSpacing/>
        <w:jc w:val="both"/>
        <w:rPr>
          <w:b w:val="0"/>
          <w:bCs/>
        </w:rPr>
      </w:pPr>
      <w:r w:rsidRPr="00393F06">
        <w:rPr>
          <w:b w:val="0"/>
          <w:bCs/>
        </w:rPr>
        <w:t xml:space="preserve">Все суммы выплачиваются </w:t>
      </w:r>
      <w:r w:rsidR="00DD5766" w:rsidRPr="00393F06">
        <w:rPr>
          <w:b w:val="0"/>
          <w:bCs/>
        </w:rPr>
        <w:t>Покупателю</w:t>
      </w:r>
      <w:r w:rsidRPr="00393F06">
        <w:rPr>
          <w:b w:val="0"/>
          <w:bCs/>
        </w:rPr>
        <w:t xml:space="preserve"> в течение 30 календарных дней с момента получения соответствующего требования от </w:t>
      </w:r>
      <w:r w:rsidR="00DD5766" w:rsidRPr="00393F06">
        <w:rPr>
          <w:b w:val="0"/>
          <w:bCs/>
        </w:rPr>
        <w:t>Покупателя</w:t>
      </w:r>
      <w:r w:rsidRPr="00393F06">
        <w:rPr>
          <w:b w:val="0"/>
          <w:bCs/>
        </w:rPr>
        <w:t>.</w:t>
      </w:r>
      <w:bookmarkEnd w:id="12"/>
      <w:bookmarkEnd w:id="13"/>
      <w:bookmarkEnd w:id="14"/>
    </w:p>
    <w:p w14:paraId="42136385" w14:textId="77777777" w:rsidR="0046012D" w:rsidRPr="00393F06" w:rsidRDefault="0046012D" w:rsidP="00393F06">
      <w:pPr>
        <w:pStyle w:val="1"/>
        <w:numPr>
          <w:ilvl w:val="0"/>
          <w:numId w:val="15"/>
        </w:numPr>
        <w:spacing w:before="120" w:after="120"/>
        <w:contextualSpacing/>
        <w:jc w:val="center"/>
        <w:rPr>
          <w:sz w:val="20"/>
        </w:rPr>
      </w:pPr>
      <w:r w:rsidRPr="00393F06">
        <w:rPr>
          <w:sz w:val="20"/>
        </w:rPr>
        <w:t>ЗАВЕРЕНИЯ ОБ ОБСТОЯТЕЛЬСТВАХ</w:t>
      </w:r>
    </w:p>
    <w:p w14:paraId="7CDDBBB5" w14:textId="77777777" w:rsidR="0046012D" w:rsidRPr="00393F06" w:rsidRDefault="0046012D" w:rsidP="00393F06">
      <w:pPr>
        <w:pStyle w:val="2"/>
        <w:numPr>
          <w:ilvl w:val="1"/>
          <w:numId w:val="15"/>
        </w:numPr>
        <w:contextualSpacing/>
        <w:jc w:val="both"/>
        <w:rPr>
          <w:b w:val="0"/>
        </w:rPr>
      </w:pPr>
      <w:r w:rsidRPr="00393F06">
        <w:rPr>
          <w:b w:val="0"/>
          <w:bCs/>
        </w:rPr>
        <w:t>Поставщик предоставляет Покупателю следующие заверения о следующих обстоятельствах (по смыслу статьи 431.2 Гражданского кодекса РФ):</w:t>
      </w:r>
    </w:p>
    <w:p w14:paraId="6176F926"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Поставщик – это общество, в надлежащем порядке учрежденное и осуществляющее свою деятельность на законных основаниях в соответствии с законодательством юрисдикции своего учреждения;</w:t>
      </w:r>
    </w:p>
    <w:p w14:paraId="2C412450"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В отношении Поставщика не возбуждено никаких процедур банкротства, ликвидации, Поставщик не отвечает признакам банкротства в соответствии с применимым законодательством, а также не существует никаких исков или оснований для возбуждения таких процедур;</w:t>
      </w:r>
    </w:p>
    <w:p w14:paraId="5A1ACE0E"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Поставщик обладает необходимой правоспособностью для заключения и исполнения настоящего Договора;</w:t>
      </w:r>
    </w:p>
    <w:p w14:paraId="515FC361"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Поставщик получил все согласия и одобрения (в том числе любые необходимые корпоративные одобрения), необходимые ему для заключения и исполнения настоящего Договора;</w:t>
      </w:r>
    </w:p>
    <w:p w14:paraId="61D74756"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настоящий Договор подписан от имени Поставщика надлежащим образом уполномоченным лицом (уполномоченными лицами).</w:t>
      </w:r>
    </w:p>
    <w:p w14:paraId="1AD8AC0D"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Поставщик уплачивает все налоги и сборы в соответствии с действующим законодательством, а также им ведется, своевременно и надлежащим образом подается в налоговые и иные государственные органы налоговая, статистическая и иная отчетность;</w:t>
      </w:r>
    </w:p>
    <w:p w14:paraId="054D213A"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Все операции Поставщика,</w:t>
      </w:r>
      <w:r w:rsidR="00716762" w:rsidRPr="00393F06">
        <w:rPr>
          <w:b w:val="0"/>
          <w:snapToGrid/>
          <w:color w:val="auto"/>
        </w:rPr>
        <w:t xml:space="preserve"> в том числе</w:t>
      </w:r>
      <w:r w:rsidRPr="00393F06">
        <w:rPr>
          <w:b w:val="0"/>
          <w:snapToGrid/>
          <w:color w:val="auto"/>
        </w:rPr>
        <w:t xml:space="preserve"> необходимые для выполнения любых договорных обязательств </w:t>
      </w:r>
      <w:r w:rsidR="00716762" w:rsidRPr="00393F06">
        <w:rPr>
          <w:b w:val="0"/>
          <w:snapToGrid/>
          <w:color w:val="auto"/>
        </w:rPr>
        <w:t xml:space="preserve">Поставщика </w:t>
      </w:r>
      <w:r w:rsidRPr="00393F06">
        <w:rPr>
          <w:b w:val="0"/>
          <w:snapToGrid/>
          <w:color w:val="auto"/>
        </w:rPr>
        <w:t>перед Покупателем</w:t>
      </w:r>
      <w:r w:rsidR="00716762" w:rsidRPr="00393F06">
        <w:rPr>
          <w:b w:val="0"/>
          <w:snapToGrid/>
          <w:color w:val="auto"/>
        </w:rPr>
        <w:t xml:space="preserve"> по настоящему Договору</w:t>
      </w:r>
      <w:r w:rsidRPr="00393F06">
        <w:rPr>
          <w:b w:val="0"/>
          <w:snapToGrid/>
          <w:color w:val="auto"/>
        </w:rPr>
        <w:t xml:space="preserve">, </w:t>
      </w:r>
      <w:r w:rsidR="00716762" w:rsidRPr="00393F06">
        <w:rPr>
          <w:b w:val="0"/>
          <w:snapToGrid/>
          <w:color w:val="auto"/>
        </w:rPr>
        <w:t xml:space="preserve">и </w:t>
      </w:r>
      <w:r w:rsidRPr="00393F06">
        <w:rPr>
          <w:b w:val="0"/>
          <w:snapToGrid/>
          <w:color w:val="auto"/>
        </w:rPr>
        <w:t>по непосредственному исполнению заключенных сторонами договоров полностью отражены в первичной документации Поставщика, в бухгалтерской, налоговой, статистической и любой иной отчетности, обязанность по ведению которой возлагается на Поставщика;</w:t>
      </w:r>
    </w:p>
    <w:p w14:paraId="7B0071E1" w14:textId="77777777" w:rsidR="00716762" w:rsidRPr="00393F06" w:rsidRDefault="001549C5" w:rsidP="00393F06">
      <w:pPr>
        <w:pStyle w:val="a"/>
        <w:numPr>
          <w:ilvl w:val="0"/>
          <w:numId w:val="0"/>
        </w:numPr>
        <w:tabs>
          <w:tab w:val="clear" w:pos="284"/>
          <w:tab w:val="left" w:pos="0"/>
        </w:tabs>
        <w:spacing w:after="0"/>
        <w:jc w:val="both"/>
        <w:rPr>
          <w:b w:val="0"/>
          <w:snapToGrid/>
          <w:color w:val="auto"/>
        </w:rPr>
      </w:pPr>
      <w:r w:rsidRPr="00332B72">
        <w:rPr>
          <w:i/>
          <w:highlight w:val="lightGray"/>
        </w:rPr>
        <w:t>[</w:t>
      </w:r>
      <w:r w:rsidR="00716762" w:rsidRPr="00393F06">
        <w:rPr>
          <w:i/>
          <w:highlight w:val="lightGray"/>
        </w:rPr>
        <w:t xml:space="preserve">Удалить следующий абзац, если </w:t>
      </w:r>
      <w:r w:rsidR="00056F80">
        <w:rPr>
          <w:i/>
          <w:highlight w:val="lightGray"/>
        </w:rPr>
        <w:t>Поставщик</w:t>
      </w:r>
      <w:r w:rsidR="00716762" w:rsidRPr="00393F06">
        <w:rPr>
          <w:i/>
          <w:highlight w:val="lightGray"/>
        </w:rPr>
        <w:t xml:space="preserve"> – на упрощённой системе налогообложения]</w:t>
      </w:r>
    </w:p>
    <w:p w14:paraId="5B1DAD56"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xml:space="preserve">- В налоговой отчетности Поставщика по НДС, НДС, уплаченный Покупателем Поставщику </w:t>
      </w:r>
      <w:r w:rsidR="00716762" w:rsidRPr="00393F06">
        <w:rPr>
          <w:b w:val="0"/>
          <w:snapToGrid/>
          <w:color w:val="auto"/>
        </w:rPr>
        <w:t>по настоящему Договору</w:t>
      </w:r>
      <w:r w:rsidRPr="00393F06">
        <w:rPr>
          <w:b w:val="0"/>
          <w:snapToGrid/>
          <w:color w:val="auto"/>
        </w:rPr>
        <w:t>, отражается в полном объеме;</w:t>
      </w:r>
    </w:p>
    <w:p w14:paraId="1C8FABF6"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В налоговой отчетности Поставщика доходы, полученные Поставщиком от Покупателя, отражаются в полном объеме;</w:t>
      </w:r>
    </w:p>
    <w:p w14:paraId="4EC4CF89"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lastRenderedPageBreak/>
        <w:t>- Поставщик проводит проверку своих контрагентов (субподрядчиков, соисполнителей, поставщиков), как это указано в пункте 1</w:t>
      </w:r>
      <w:r w:rsidR="0027041A" w:rsidRPr="00393F06">
        <w:rPr>
          <w:b w:val="0"/>
          <w:snapToGrid/>
          <w:color w:val="auto"/>
        </w:rPr>
        <w:t>4</w:t>
      </w:r>
      <w:r w:rsidRPr="00393F06">
        <w:rPr>
          <w:b w:val="0"/>
          <w:snapToGrid/>
          <w:color w:val="auto"/>
        </w:rPr>
        <w:t>.3 настоящего документа ниже, и подтверждает, что среди указанных лиц не выявлено лиц, имеющих признаки недобросовестного налогоплательщика, налогоплательщика, имеющего задолженность по уплате налогов и сборов;</w:t>
      </w:r>
    </w:p>
    <w:p w14:paraId="6F5AAC6F"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Поставщик и, если применимо его суб</w:t>
      </w:r>
      <w:r w:rsidR="00AA7BC4" w:rsidRPr="00393F06">
        <w:rPr>
          <w:b w:val="0"/>
          <w:snapToGrid/>
          <w:color w:val="auto"/>
        </w:rPr>
        <w:t>поставщики</w:t>
      </w:r>
      <w:r w:rsidRPr="00393F06">
        <w:rPr>
          <w:b w:val="0"/>
          <w:snapToGrid/>
          <w:color w:val="auto"/>
        </w:rPr>
        <w:t xml:space="preserve"> обладают всеми необходимыми полномочиями, денежными, материальными ресурсами (например, производственные мощности, технологическое оборудование), трудовыми ресурсами (квалифицированный персонал) и соответствующий опыт, а также прочими условиями, необходимыми для заключения с Покупателем сделок и их исполнения; Исполнение сделок между Покупателем и Поставщиком не влечет за собой нарушение или неисполнение положений каких-либо иных договоров, соглашений, судебных запретов или постановлений, обязательных для Поставщика;</w:t>
      </w:r>
    </w:p>
    <w:p w14:paraId="04960D39"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Не существует законодательных, подзаконных нормативных и корпоративных документов (актов), локальных документов (актов), а также решений органов управления, запрещающих Поставщику или ограничивающих его право заключать и исполнять сделки;</w:t>
      </w:r>
    </w:p>
    <w:p w14:paraId="0B85F098" w14:textId="77777777" w:rsidR="0046012D" w:rsidRPr="00393F06" w:rsidRDefault="0046012D" w:rsidP="00393F06">
      <w:pPr>
        <w:pStyle w:val="a"/>
        <w:numPr>
          <w:ilvl w:val="0"/>
          <w:numId w:val="0"/>
        </w:numPr>
        <w:tabs>
          <w:tab w:val="clear" w:pos="284"/>
          <w:tab w:val="left" w:pos="0"/>
        </w:tabs>
        <w:spacing w:after="0"/>
        <w:jc w:val="both"/>
        <w:rPr>
          <w:b w:val="0"/>
          <w:snapToGrid/>
          <w:color w:val="auto"/>
        </w:rPr>
      </w:pPr>
      <w:r w:rsidRPr="00393F06">
        <w:rPr>
          <w:b w:val="0"/>
          <w:snapToGrid/>
          <w:color w:val="auto"/>
        </w:rPr>
        <w:t>- Указанные в настоящем пункте заверения будут действительны в течение всего времени сотрудничества Сторон.</w:t>
      </w:r>
    </w:p>
    <w:p w14:paraId="2C6BA321" w14:textId="77777777" w:rsidR="0046012D" w:rsidRDefault="0046012D" w:rsidP="00393F06">
      <w:pPr>
        <w:pStyle w:val="2"/>
        <w:numPr>
          <w:ilvl w:val="1"/>
          <w:numId w:val="15"/>
        </w:numPr>
        <w:contextualSpacing/>
        <w:jc w:val="both"/>
        <w:rPr>
          <w:b w:val="0"/>
          <w:bCs/>
        </w:rPr>
      </w:pPr>
      <w:r w:rsidRPr="00393F06">
        <w:rPr>
          <w:b w:val="0"/>
          <w:bCs/>
        </w:rPr>
        <w:t>По первому требованию Покупателя или налоговых органов (в т.ч. в случае встречной налоговой проверки</w:t>
      </w:r>
      <w:r w:rsidR="00716762" w:rsidRPr="00393F06">
        <w:rPr>
          <w:b w:val="0"/>
          <w:bCs/>
        </w:rPr>
        <w:t xml:space="preserve">, </w:t>
      </w:r>
      <w:r w:rsidR="00716762" w:rsidRPr="00393F06">
        <w:rPr>
          <w:b w:val="0"/>
        </w:rPr>
        <w:t>предварительного анализа деятельности Покупателя или иных мероприятий налогового контроля</w:t>
      </w:r>
      <w:r w:rsidRPr="00393F06">
        <w:rPr>
          <w:b w:val="0"/>
          <w:bCs/>
        </w:rPr>
        <w:t>) Поставщик предоставит надлежащим образом заверенные копии документов, относящихся к сделкам и подтверждающих перечисленные заверения, в срок, не превышающий 5 (пять) рабочих дней с момента получения соответствующего требования от Покупателя или налогового органа (если законом не установлен более длительный срок для ответа на запрос налогового органа). Поставщик заверяет, что будет активно взаимодействовать с представителями Покупателя и/или контролирующих органов по всем вопросам, связанным с уплатой в бюджет НДС и налога на прибыль, а также иных обязательных платежей.</w:t>
      </w:r>
    </w:p>
    <w:p w14:paraId="385DED66" w14:textId="77777777" w:rsidR="001549C5" w:rsidRPr="002B23E0" w:rsidRDefault="001549C5" w:rsidP="0089108D">
      <w:pPr>
        <w:pStyle w:val="a"/>
        <w:numPr>
          <w:ilvl w:val="0"/>
          <w:numId w:val="0"/>
        </w:numPr>
        <w:tabs>
          <w:tab w:val="clear" w:pos="284"/>
          <w:tab w:val="left" w:pos="0"/>
          <w:tab w:val="left" w:pos="426"/>
        </w:tabs>
        <w:spacing w:after="0"/>
        <w:jc w:val="both"/>
        <w:rPr>
          <w:i/>
          <w:snapToGrid/>
          <w:color w:val="auto"/>
          <w:sz w:val="22"/>
          <w:highlight w:val="lightGray"/>
        </w:rPr>
      </w:pPr>
      <w:r w:rsidRPr="002B23E0">
        <w:rPr>
          <w:i/>
          <w:snapToGrid/>
          <w:color w:val="auto"/>
          <w:highlight w:val="lightGray"/>
        </w:rPr>
        <w:t>[При привлечении третьих лиц добавить следующий пункт</w:t>
      </w:r>
      <w:r w:rsidR="0089108D" w:rsidRPr="002B23E0">
        <w:rPr>
          <w:i/>
          <w:snapToGrid/>
          <w:color w:val="auto"/>
          <w:sz w:val="22"/>
          <w:highlight w:val="lightGray"/>
        </w:rPr>
        <w:t>]</w:t>
      </w:r>
    </w:p>
    <w:p w14:paraId="066935AE" w14:textId="77777777" w:rsidR="0046012D" w:rsidRPr="0089108D" w:rsidRDefault="0089108D" w:rsidP="0089108D">
      <w:pPr>
        <w:pStyle w:val="2"/>
        <w:numPr>
          <w:ilvl w:val="1"/>
          <w:numId w:val="15"/>
        </w:numPr>
        <w:contextualSpacing/>
        <w:jc w:val="both"/>
        <w:rPr>
          <w:b w:val="0"/>
          <w:bCs/>
          <w:highlight w:val="lightGray"/>
        </w:rPr>
      </w:pPr>
      <w:r>
        <w:rPr>
          <w:b w:val="0"/>
          <w:highlight w:val="lightGray"/>
        </w:rPr>
        <w:t>В случае привлечения третьих лиц</w:t>
      </w:r>
      <w:r w:rsidRPr="00433FFC">
        <w:rPr>
          <w:rStyle w:val="20"/>
          <w:rFonts w:ascii="Arial" w:hAnsi="Arial" w:cs="Arial"/>
          <w:bCs/>
          <w:highlight w:val="lightGray"/>
        </w:rPr>
        <w:t xml:space="preserve"> </w:t>
      </w:r>
      <w:r w:rsidRPr="00433FFC">
        <w:rPr>
          <w:b w:val="0"/>
          <w:highlight w:val="lightGray"/>
        </w:rPr>
        <w:t>Поставщик гарантирует Покупателю</w:t>
      </w:r>
      <w:r w:rsidR="0046012D" w:rsidRPr="0089108D">
        <w:rPr>
          <w:b w:val="0"/>
          <w:highlight w:val="lightGray"/>
        </w:rPr>
        <w:t xml:space="preserve">, что проявляет должную степень осмотрительности при привлечении в целях исполнения Договора третьих лиц. Под проявлением должной степени осмотрительности подразумевается выполнение совокупности мероприятий и принципов, направленных на исключение работы с лицами, не исполняющими свои налоговые обязательства. Поставщик убеждается в добросовестности привлекаемых третьих лиц, проверяет их легитимность (государственную регистрацию, постановку на налоговый учет, правомочия действующего руководителя, полномочия представителей, соответствие видов деятельности </w:t>
      </w:r>
      <w:r w:rsidR="0046012D" w:rsidRPr="0089108D">
        <w:rPr>
          <w:b w:val="0"/>
          <w:highlight w:val="lightGray"/>
        </w:rPr>
        <w:lastRenderedPageBreak/>
        <w:t>согласно ОКВЭД и т.п.), наличие у них соответствующего опыта, отсутствие негативной информации об их деловой репутации, а также осуществляет контроль за тем, чтобы привлекаемые им третьи лица имели необходимые для выполнения работ / оказания услуг лицензии (сертификаты, допуски) и трудовые, производственные и иные ресурсы. В целях подтверждения факта исполнения своих обязательств перед третьим лицом Поставщик предоставляет Покупателю документы по запросу в соответствии с пунктом 1</w:t>
      </w:r>
      <w:r w:rsidR="0027041A" w:rsidRPr="0089108D">
        <w:rPr>
          <w:b w:val="0"/>
          <w:highlight w:val="lightGray"/>
        </w:rPr>
        <w:t>4</w:t>
      </w:r>
      <w:r w:rsidR="0046012D" w:rsidRPr="0089108D">
        <w:rPr>
          <w:b w:val="0"/>
          <w:highlight w:val="lightGray"/>
        </w:rPr>
        <w:t>.2 выше.</w:t>
      </w:r>
    </w:p>
    <w:p w14:paraId="0D3CFC9A" w14:textId="77777777" w:rsidR="0027041A" w:rsidRPr="00393F06" w:rsidRDefault="0046012D" w:rsidP="00393F06">
      <w:pPr>
        <w:pStyle w:val="2"/>
        <w:numPr>
          <w:ilvl w:val="1"/>
          <w:numId w:val="15"/>
        </w:numPr>
        <w:contextualSpacing/>
        <w:jc w:val="both"/>
        <w:rPr>
          <w:b w:val="0"/>
          <w:bCs/>
        </w:rPr>
      </w:pPr>
      <w:r w:rsidRPr="00393F06">
        <w:rPr>
          <w:b w:val="0"/>
          <w:bCs/>
        </w:rPr>
        <w:t>Неисполнение Поставщиком указанных выше обязанностей при привлечении к исполнению Договора третьих лиц приравнивается к последствиям недостоверности заверений и гарантий, что влечет право требования Покупателя к Поставщику о возмещении причиненных такой недостоверностью убытков, а также право Покупателя расторгнуть данный Договор в одностороннем внесудебном порядке без возмещения каких-либо убытков Поставщику в связи с расторжением Договора по указанному основанию.</w:t>
      </w:r>
    </w:p>
    <w:p w14:paraId="77B34FBF" w14:textId="77777777" w:rsidR="00575508" w:rsidRPr="00575508" w:rsidRDefault="00575508" w:rsidP="00575508">
      <w:pPr>
        <w:pStyle w:val="2"/>
        <w:numPr>
          <w:ilvl w:val="1"/>
          <w:numId w:val="15"/>
        </w:numPr>
        <w:contextualSpacing/>
        <w:jc w:val="both"/>
        <w:rPr>
          <w:b w:val="0"/>
          <w:bCs/>
        </w:rPr>
      </w:pPr>
      <w:r w:rsidRPr="00575508">
        <w:rPr>
          <w:b w:val="0"/>
          <w:bCs/>
        </w:rPr>
        <w:t>Поставщик обязуется возместить Покупателю убытки, понесенные последним вследствие нарушения Исполнителем любого из указанных в пунктах 1</w:t>
      </w:r>
      <w:r w:rsidR="008F6F8B" w:rsidRPr="008F6F8B">
        <w:rPr>
          <w:b w:val="0"/>
          <w:bCs/>
        </w:rPr>
        <w:t>4</w:t>
      </w:r>
      <w:r w:rsidRPr="00575508">
        <w:rPr>
          <w:b w:val="0"/>
          <w:bCs/>
        </w:rPr>
        <w:t>.1-1</w:t>
      </w:r>
      <w:r w:rsidR="008F6F8B" w:rsidRPr="008F6F8B">
        <w:rPr>
          <w:b w:val="0"/>
          <w:bCs/>
        </w:rPr>
        <w:t>4</w:t>
      </w:r>
      <w:r w:rsidRPr="00575508">
        <w:rPr>
          <w:b w:val="0"/>
          <w:bCs/>
        </w:rPr>
        <w:t>.3 выше заверений и/или иных допущенных Поставщиком нарушений (в т.ч. налогового законодательства), отраженных в письменных решениях/уведомлениях налоговых органов по результатам налоговой проверки / предварительного анализа со стороны налогового органа в размере сумм, уплаченных Покупателем в бюджет на основании решений/уведомлений налоговых органов о доначислении налогов в связи с отражением в налоговой отчётности операций по настоящему Договору, а также решений (требований) об уплате пеней и штрафов / уведомлений об уплате пеней в связи с указанным доначислением налогов.</w:t>
      </w:r>
    </w:p>
    <w:p w14:paraId="35074E3F" w14:textId="77777777" w:rsidR="00575508" w:rsidRPr="00575508" w:rsidRDefault="00575508" w:rsidP="00575508">
      <w:pPr>
        <w:pStyle w:val="2"/>
        <w:contextualSpacing/>
        <w:jc w:val="both"/>
        <w:rPr>
          <w:b w:val="0"/>
          <w:bCs/>
        </w:rPr>
      </w:pPr>
      <w:r w:rsidRPr="00575508">
        <w:rPr>
          <w:b w:val="0"/>
          <w:bCs/>
        </w:rPr>
        <w:t xml:space="preserve">Поставщик, нарушивший изложенные выше гарантии и заверения, возмещает Покупателю, помимо означенных выше сумм, все убытки, вызванные таким нарушением. </w:t>
      </w:r>
    </w:p>
    <w:p w14:paraId="7451841A" w14:textId="77777777" w:rsidR="00575508" w:rsidRPr="00575508" w:rsidRDefault="00575508" w:rsidP="00575508">
      <w:pPr>
        <w:pStyle w:val="2"/>
        <w:numPr>
          <w:ilvl w:val="1"/>
          <w:numId w:val="15"/>
        </w:numPr>
        <w:contextualSpacing/>
        <w:jc w:val="both"/>
        <w:rPr>
          <w:b w:val="0"/>
          <w:bCs/>
        </w:rPr>
      </w:pPr>
      <w:r w:rsidRPr="00575508">
        <w:rPr>
          <w:b w:val="0"/>
          <w:bCs/>
        </w:rPr>
        <w:t>Поставщик обязуется компенсировать Покупателю все понесенные по его вине убытки (в т.ч. доначисленный налог, штраф, пени и т.д.) в 5-дневный срок с момента получения от Покупателя соответствующего требования.</w:t>
      </w:r>
    </w:p>
    <w:p w14:paraId="7645C2A4" w14:textId="77777777" w:rsidR="0027041A" w:rsidRPr="00575508" w:rsidRDefault="00575508" w:rsidP="00575508">
      <w:pPr>
        <w:pStyle w:val="2"/>
        <w:numPr>
          <w:ilvl w:val="1"/>
          <w:numId w:val="15"/>
        </w:numPr>
        <w:contextualSpacing/>
        <w:jc w:val="both"/>
        <w:rPr>
          <w:b w:val="0"/>
          <w:bCs/>
        </w:rPr>
      </w:pPr>
      <w:r w:rsidRPr="00575508">
        <w:rPr>
          <w:b w:val="0"/>
          <w:bCs/>
        </w:rPr>
        <w:t xml:space="preserve">В случае судебного разбирательства Поставщик, помимо возмещения понесенных Покупателем убытков, обязан возместить Покупателю все судебные расходы и иные издержки, к возмещению которых его присудит суд. Возмещению также подлежит стоимость затрат на консультационные услуги, которые </w:t>
      </w:r>
      <w:r w:rsidRPr="00575508">
        <w:rPr>
          <w:b w:val="0"/>
          <w:bCs/>
        </w:rPr>
        <w:lastRenderedPageBreak/>
        <w:t xml:space="preserve">Покупатель понес в связи с оспариванием актов и/или решений налоговых органов о дополнительных налоговых начислениях. </w:t>
      </w:r>
    </w:p>
    <w:p w14:paraId="6D490EAD" w14:textId="77777777" w:rsidR="00417319" w:rsidRPr="00393F06" w:rsidRDefault="00417319" w:rsidP="00393F06">
      <w:pPr>
        <w:pStyle w:val="1"/>
        <w:numPr>
          <w:ilvl w:val="0"/>
          <w:numId w:val="15"/>
        </w:numPr>
        <w:spacing w:before="120" w:after="120"/>
        <w:contextualSpacing/>
        <w:jc w:val="center"/>
        <w:rPr>
          <w:sz w:val="20"/>
        </w:rPr>
      </w:pPr>
      <w:bookmarkStart w:id="15" w:name="_Hlk118106137"/>
      <w:r w:rsidRPr="00393F06">
        <w:rPr>
          <w:sz w:val="20"/>
        </w:rPr>
        <w:t>ПРЕКРАЩЕНИЕ И ОТКАЗ ОТ ДОГОВОРА</w:t>
      </w:r>
    </w:p>
    <w:p w14:paraId="26C501DA" w14:textId="77777777" w:rsidR="00417319" w:rsidRPr="00393F06" w:rsidRDefault="00417319" w:rsidP="00393F06">
      <w:pPr>
        <w:pStyle w:val="2"/>
        <w:numPr>
          <w:ilvl w:val="1"/>
          <w:numId w:val="15"/>
        </w:numPr>
        <w:contextualSpacing/>
        <w:jc w:val="both"/>
      </w:pPr>
      <w:r w:rsidRPr="00393F06">
        <w:t xml:space="preserve">Отказ от Договора. </w:t>
      </w:r>
    </w:p>
    <w:p w14:paraId="6EE4DD89" w14:textId="77777777" w:rsidR="00417319" w:rsidRPr="00393F06" w:rsidRDefault="00417319" w:rsidP="00C747E3">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lang w:val="ru-RU"/>
        </w:rPr>
        <w:t xml:space="preserve">Покупатель может </w:t>
      </w:r>
      <w:r w:rsidR="007F1059" w:rsidRPr="00393F06">
        <w:rPr>
          <w:rFonts w:ascii="Arial" w:hAnsi="Arial" w:cs="Arial"/>
          <w:b w:val="0"/>
          <w:bCs w:val="0"/>
          <w:sz w:val="20"/>
          <w:lang w:val="ru-RU"/>
        </w:rPr>
        <w:t xml:space="preserve">отказаться от исполнения Договора в одностороннем внесудебном порядке </w:t>
      </w:r>
      <w:r w:rsidRPr="00393F06">
        <w:rPr>
          <w:rFonts w:ascii="Arial" w:hAnsi="Arial" w:cs="Arial"/>
          <w:b w:val="0"/>
          <w:bCs w:val="0"/>
          <w:sz w:val="20"/>
          <w:lang w:val="ru-RU"/>
        </w:rPr>
        <w:t xml:space="preserve">в любое время, независимо от того, на какой стадии находятся работы, мероприятия </w:t>
      </w:r>
      <w:r w:rsidR="007F1059" w:rsidRPr="00393F06">
        <w:rPr>
          <w:rFonts w:ascii="Arial" w:hAnsi="Arial" w:cs="Arial"/>
          <w:b w:val="0"/>
          <w:bCs w:val="0"/>
          <w:sz w:val="20"/>
          <w:lang w:val="ru-RU"/>
        </w:rPr>
        <w:t>по Договору</w:t>
      </w:r>
      <w:r w:rsidRPr="00393F06">
        <w:rPr>
          <w:rFonts w:ascii="Arial" w:hAnsi="Arial" w:cs="Arial"/>
          <w:b w:val="0"/>
          <w:bCs w:val="0"/>
          <w:sz w:val="20"/>
          <w:lang w:val="ru-RU"/>
        </w:rPr>
        <w:t xml:space="preserve">. Отказ от Договора должен быть оформлен и отправлен в письменной форме с подтверждением получения и вступает в силу с даты, </w:t>
      </w:r>
      <w:r w:rsidR="007F1059" w:rsidRPr="00393F06">
        <w:rPr>
          <w:rFonts w:ascii="Arial" w:hAnsi="Arial" w:cs="Arial"/>
          <w:b w:val="0"/>
          <w:bCs w:val="0"/>
          <w:sz w:val="20"/>
          <w:lang w:val="ru-RU"/>
        </w:rPr>
        <w:t xml:space="preserve">указанной в уведомлении </w:t>
      </w:r>
      <w:r w:rsidR="00D03CA5">
        <w:rPr>
          <w:rFonts w:ascii="Arial" w:hAnsi="Arial" w:cs="Arial"/>
          <w:b w:val="0"/>
          <w:bCs w:val="0"/>
          <w:sz w:val="20"/>
          <w:lang w:val="ru-RU"/>
        </w:rPr>
        <w:t>Покупателя</w:t>
      </w:r>
      <w:r w:rsidRPr="00393F06">
        <w:rPr>
          <w:rFonts w:ascii="Arial" w:hAnsi="Arial" w:cs="Arial"/>
          <w:b w:val="0"/>
          <w:bCs w:val="0"/>
          <w:sz w:val="20"/>
          <w:lang w:val="ru-RU"/>
        </w:rPr>
        <w:t xml:space="preserve">. </w:t>
      </w:r>
      <w:r w:rsidR="007F1059" w:rsidRPr="00393F06">
        <w:rPr>
          <w:rFonts w:ascii="Arial" w:hAnsi="Arial" w:cs="Arial"/>
          <w:b w:val="0"/>
          <w:bCs w:val="0"/>
          <w:sz w:val="20"/>
          <w:lang w:val="ru-RU"/>
        </w:rPr>
        <w:t>Поставки</w:t>
      </w:r>
      <w:r w:rsidRPr="00393F06">
        <w:rPr>
          <w:rFonts w:ascii="Arial" w:hAnsi="Arial" w:cs="Arial"/>
          <w:b w:val="0"/>
          <w:bCs w:val="0"/>
          <w:sz w:val="20"/>
          <w:lang w:val="ru-RU"/>
        </w:rPr>
        <w:t>, должным образом выполненные Поставщиком до даты отказа от Договора, будут оплачены Покупателем в соответствии с договорными ценами</w:t>
      </w:r>
      <w:r w:rsidR="00BD69AC" w:rsidRPr="00393F06">
        <w:rPr>
          <w:rFonts w:ascii="Arial" w:hAnsi="Arial" w:cs="Arial"/>
          <w:b w:val="0"/>
          <w:bCs w:val="0"/>
          <w:sz w:val="20"/>
          <w:lang w:val="ru-RU"/>
        </w:rPr>
        <w:t xml:space="preserve">, при условии наличия соответствующих </w:t>
      </w:r>
      <w:r w:rsidR="00C747E3" w:rsidRPr="00C747E3">
        <w:rPr>
          <w:rFonts w:ascii="Arial" w:hAnsi="Arial" w:cs="Arial"/>
          <w:b w:val="0"/>
          <w:bCs w:val="0"/>
          <w:sz w:val="20"/>
          <w:lang w:val="ru-RU"/>
        </w:rPr>
        <w:t>товарных накладных или УПД, подписанного обеими Сторонами, и счёта-фактуры</w:t>
      </w:r>
      <w:r w:rsidRPr="00393F06">
        <w:rPr>
          <w:rFonts w:ascii="Arial" w:hAnsi="Arial" w:cs="Arial"/>
          <w:b w:val="0"/>
          <w:bCs w:val="0"/>
          <w:sz w:val="20"/>
          <w:lang w:val="ru-RU"/>
        </w:rPr>
        <w:t xml:space="preserve">. </w:t>
      </w:r>
    </w:p>
    <w:p w14:paraId="5D13CCB3" w14:textId="77777777" w:rsidR="00417319" w:rsidRPr="00393F06" w:rsidRDefault="00417319" w:rsidP="00393F06">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lang w:val="ru-RU"/>
        </w:rPr>
        <w:t xml:space="preserve">Поставщик может отказаться от исполнения Договора в соответствии с положениями применимого к Договору права. </w:t>
      </w:r>
      <w:bookmarkStart w:id="16" w:name="_Ref93942633"/>
    </w:p>
    <w:p w14:paraId="5BA0D9A6" w14:textId="77777777" w:rsidR="00417319" w:rsidRPr="00393F06" w:rsidRDefault="00417319" w:rsidP="00393F06">
      <w:pPr>
        <w:pStyle w:val="2"/>
        <w:numPr>
          <w:ilvl w:val="1"/>
          <w:numId w:val="15"/>
        </w:numPr>
        <w:contextualSpacing/>
        <w:jc w:val="both"/>
      </w:pPr>
      <w:r w:rsidRPr="00393F06">
        <w:t>Расторжение.</w:t>
      </w:r>
      <w:bookmarkEnd w:id="16"/>
      <w:r w:rsidRPr="00393F06">
        <w:t xml:space="preserve"> </w:t>
      </w:r>
    </w:p>
    <w:p w14:paraId="44CAA15A" w14:textId="77777777" w:rsidR="00417319" w:rsidRPr="00393F06" w:rsidRDefault="00417319" w:rsidP="00393F06">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lang w:val="ru-RU"/>
        </w:rPr>
        <w:t xml:space="preserve">Покупатель вправе в одностороннем внесудебном порядке расторгнуть Договор в случаях, предусмотренных законодательством и/или во всех случаях, предусмотренных в Договоре, а также в следующих случаях, когда имеется причина, препятствующая надлежащему исполнению Договора или оказывающая на него значительное негативное воздействие: </w:t>
      </w:r>
    </w:p>
    <w:p w14:paraId="2C9CD0B0" w14:textId="77777777" w:rsidR="00E404A1" w:rsidRPr="00393F06" w:rsidRDefault="00E404A1" w:rsidP="00393F06">
      <w:pPr>
        <w:pStyle w:val="5"/>
        <w:numPr>
          <w:ilvl w:val="0"/>
          <w:numId w:val="25"/>
        </w:numPr>
        <w:ind w:left="1134"/>
        <w:contextualSpacing/>
        <w:jc w:val="both"/>
        <w:rPr>
          <w:rFonts w:ascii="Arial" w:hAnsi="Arial" w:cs="Arial"/>
          <w:sz w:val="20"/>
        </w:rPr>
      </w:pPr>
      <w:r w:rsidRPr="00393F06">
        <w:rPr>
          <w:rFonts w:ascii="Arial" w:hAnsi="Arial" w:cs="Arial"/>
          <w:b w:val="0"/>
          <w:bCs w:val="0"/>
          <w:sz w:val="20"/>
          <w:lang w:val="ru-RU"/>
        </w:rPr>
        <w:t>изменение возможностей Поставщика, существенно препятствующее исполнению Договора или меняющее его ход.</w:t>
      </w:r>
    </w:p>
    <w:p w14:paraId="16FEC55C" w14:textId="77777777" w:rsidR="00417319" w:rsidRPr="00393F06" w:rsidRDefault="00417319"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bCs w:val="0"/>
          <w:sz w:val="20"/>
          <w:lang w:val="ru-RU"/>
        </w:rPr>
        <w:t xml:space="preserve">нарушение Поставщиком сроков </w:t>
      </w:r>
      <w:r w:rsidR="007F1059" w:rsidRPr="00393F06">
        <w:rPr>
          <w:rFonts w:ascii="Arial" w:hAnsi="Arial" w:cs="Arial"/>
          <w:b w:val="0"/>
          <w:bCs w:val="0"/>
          <w:sz w:val="20"/>
          <w:lang w:val="ru-RU"/>
        </w:rPr>
        <w:t>поставки</w:t>
      </w:r>
      <w:r w:rsidR="00427005" w:rsidRPr="00393F06">
        <w:rPr>
          <w:rFonts w:ascii="Arial" w:hAnsi="Arial" w:cs="Arial"/>
          <w:b w:val="0"/>
          <w:bCs w:val="0"/>
          <w:sz w:val="20"/>
          <w:lang w:val="ru-RU"/>
        </w:rPr>
        <w:t xml:space="preserve"> Продукции</w:t>
      </w:r>
      <w:r w:rsidRPr="00393F06">
        <w:rPr>
          <w:rFonts w:ascii="Arial" w:hAnsi="Arial" w:cs="Arial"/>
          <w:b w:val="0"/>
          <w:bCs w:val="0"/>
          <w:sz w:val="20"/>
          <w:lang w:val="ru-RU"/>
        </w:rPr>
        <w:t>.</w:t>
      </w:r>
    </w:p>
    <w:p w14:paraId="46E61098" w14:textId="77777777" w:rsidR="00417319" w:rsidRPr="00393F06" w:rsidRDefault="00417319"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bCs w:val="0"/>
          <w:sz w:val="20"/>
          <w:lang w:val="ru-RU"/>
        </w:rPr>
        <w:t xml:space="preserve"> инициирование процедур банкротства, признание банкротства или несостоятельности</w:t>
      </w:r>
      <w:r w:rsidR="006A7186">
        <w:rPr>
          <w:rFonts w:ascii="Arial" w:hAnsi="Arial" w:cs="Arial"/>
          <w:b w:val="0"/>
          <w:bCs w:val="0"/>
          <w:sz w:val="20"/>
          <w:lang w:val="ru-RU"/>
        </w:rPr>
        <w:t xml:space="preserve"> П</w:t>
      </w:r>
      <w:r w:rsidR="00AE29EE">
        <w:rPr>
          <w:rFonts w:ascii="Arial" w:hAnsi="Arial" w:cs="Arial"/>
          <w:b w:val="0"/>
          <w:bCs w:val="0"/>
          <w:sz w:val="20"/>
          <w:lang w:val="ru-RU"/>
        </w:rPr>
        <w:t>о</w:t>
      </w:r>
      <w:r w:rsidR="006A7186">
        <w:rPr>
          <w:rFonts w:ascii="Arial" w:hAnsi="Arial" w:cs="Arial"/>
          <w:b w:val="0"/>
          <w:bCs w:val="0"/>
          <w:sz w:val="20"/>
          <w:lang w:val="ru-RU"/>
        </w:rPr>
        <w:t>ставщика.</w:t>
      </w:r>
      <w:r w:rsidRPr="00393F06">
        <w:rPr>
          <w:rFonts w:ascii="Arial" w:hAnsi="Arial" w:cs="Arial"/>
          <w:b w:val="0"/>
          <w:bCs w:val="0"/>
          <w:sz w:val="20"/>
          <w:lang w:val="ru-RU"/>
        </w:rPr>
        <w:t xml:space="preserve"> </w:t>
      </w:r>
    </w:p>
    <w:p w14:paraId="03177D93" w14:textId="77777777" w:rsidR="00417319" w:rsidRPr="00393F06" w:rsidRDefault="00417319"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bCs w:val="0"/>
          <w:sz w:val="20"/>
          <w:lang w:val="ru-RU"/>
        </w:rPr>
        <w:t>прерывание</w:t>
      </w:r>
      <w:r w:rsidR="00E404A1" w:rsidRPr="00393F06">
        <w:rPr>
          <w:rFonts w:ascii="Arial" w:hAnsi="Arial" w:cs="Arial"/>
          <w:b w:val="0"/>
          <w:bCs w:val="0"/>
          <w:sz w:val="20"/>
          <w:lang w:val="ru-RU"/>
        </w:rPr>
        <w:t>, отказ</w:t>
      </w:r>
      <w:r w:rsidRPr="00393F06">
        <w:rPr>
          <w:rFonts w:ascii="Arial" w:hAnsi="Arial" w:cs="Arial"/>
          <w:b w:val="0"/>
          <w:bCs w:val="0"/>
          <w:sz w:val="20"/>
          <w:lang w:val="ru-RU"/>
        </w:rPr>
        <w:t xml:space="preserve"> или необоснованное приостановление Поставщиком исполнения Договора. </w:t>
      </w:r>
    </w:p>
    <w:p w14:paraId="37392886" w14:textId="77777777" w:rsidR="00D75AD1" w:rsidRPr="00393F06" w:rsidRDefault="00417319" w:rsidP="00CB3454">
      <w:pPr>
        <w:pStyle w:val="5"/>
        <w:numPr>
          <w:ilvl w:val="0"/>
          <w:numId w:val="25"/>
        </w:numPr>
        <w:ind w:left="1134"/>
        <w:contextualSpacing/>
        <w:jc w:val="both"/>
        <w:rPr>
          <w:rFonts w:ascii="Arial" w:hAnsi="Arial" w:cs="Arial"/>
          <w:b w:val="0"/>
          <w:sz w:val="20"/>
          <w:lang w:val="ru-RU"/>
        </w:rPr>
      </w:pPr>
      <w:r w:rsidRPr="00393F06">
        <w:rPr>
          <w:rFonts w:ascii="Arial" w:hAnsi="Arial" w:cs="Arial"/>
          <w:b w:val="0"/>
          <w:sz w:val="20"/>
          <w:lang w:val="ru-RU"/>
        </w:rPr>
        <w:t>общая сумма штрафов</w:t>
      </w:r>
      <w:r w:rsidR="00D93789" w:rsidRPr="00393F06">
        <w:rPr>
          <w:rFonts w:ascii="Arial" w:hAnsi="Arial" w:cs="Arial"/>
          <w:b w:val="0"/>
          <w:sz w:val="20"/>
          <w:lang w:val="ru-RU"/>
        </w:rPr>
        <w:t xml:space="preserve"> или размер ответственности</w:t>
      </w:r>
      <w:r w:rsidRPr="00393F06">
        <w:rPr>
          <w:rFonts w:ascii="Arial" w:hAnsi="Arial" w:cs="Arial"/>
          <w:b w:val="0"/>
          <w:sz w:val="20"/>
          <w:lang w:val="ru-RU"/>
        </w:rPr>
        <w:t xml:space="preserve">, в конечном итоге примененных к задержке во </w:t>
      </w:r>
      <w:r w:rsidRPr="00CB3454">
        <w:rPr>
          <w:rFonts w:ascii="Arial" w:hAnsi="Arial" w:cs="Arial"/>
          <w:b w:val="0"/>
          <w:bCs w:val="0"/>
          <w:sz w:val="20"/>
          <w:lang w:val="ru-RU"/>
        </w:rPr>
        <w:t>время</w:t>
      </w:r>
      <w:r w:rsidRPr="00393F06">
        <w:rPr>
          <w:rFonts w:ascii="Arial" w:hAnsi="Arial" w:cs="Arial"/>
          <w:b w:val="0"/>
          <w:sz w:val="20"/>
          <w:lang w:val="ru-RU"/>
        </w:rPr>
        <w:t xml:space="preserve"> </w:t>
      </w:r>
      <w:r w:rsidR="00D93789" w:rsidRPr="00393F06">
        <w:rPr>
          <w:rFonts w:ascii="Arial" w:hAnsi="Arial" w:cs="Arial"/>
          <w:b w:val="0"/>
          <w:sz w:val="20"/>
          <w:lang w:val="ru-RU"/>
        </w:rPr>
        <w:t>поставки продукции</w:t>
      </w:r>
      <w:r w:rsidRPr="00393F06">
        <w:rPr>
          <w:rFonts w:ascii="Arial" w:hAnsi="Arial" w:cs="Arial"/>
          <w:b w:val="0"/>
          <w:sz w:val="20"/>
          <w:lang w:val="ru-RU"/>
        </w:rPr>
        <w:t xml:space="preserve">, достигла </w:t>
      </w:r>
      <w:r w:rsidR="00D93789" w:rsidRPr="00393F06">
        <w:rPr>
          <w:rFonts w:ascii="Arial" w:hAnsi="Arial" w:cs="Arial"/>
          <w:b w:val="0"/>
          <w:sz w:val="20"/>
          <w:lang w:val="ru-RU"/>
        </w:rPr>
        <w:t>максимального лимита</w:t>
      </w:r>
      <w:r w:rsidRPr="00393F06">
        <w:rPr>
          <w:rFonts w:ascii="Arial" w:hAnsi="Arial" w:cs="Arial"/>
          <w:b w:val="0"/>
          <w:sz w:val="20"/>
          <w:lang w:val="ru-RU"/>
        </w:rPr>
        <w:t xml:space="preserve">, указанного в соглашении, или задержка Поставщика такова, что она не полностью соответствует объему </w:t>
      </w:r>
      <w:r w:rsidR="00D93789" w:rsidRPr="00393F06">
        <w:rPr>
          <w:rFonts w:ascii="Arial" w:hAnsi="Arial" w:cs="Arial"/>
          <w:b w:val="0"/>
          <w:sz w:val="20"/>
          <w:lang w:val="ru-RU"/>
        </w:rPr>
        <w:t xml:space="preserve">обязательств </w:t>
      </w:r>
      <w:r w:rsidRPr="00393F06">
        <w:rPr>
          <w:rFonts w:ascii="Arial" w:hAnsi="Arial" w:cs="Arial"/>
          <w:b w:val="0"/>
          <w:sz w:val="20"/>
          <w:lang w:val="ru-RU"/>
        </w:rPr>
        <w:t>по Договору, установленному Поставщику.</w:t>
      </w:r>
    </w:p>
    <w:p w14:paraId="26D47865" w14:textId="77777777" w:rsidR="00D75AD1" w:rsidRPr="00393F06" w:rsidRDefault="00417319" w:rsidP="00393F06">
      <w:pPr>
        <w:pStyle w:val="5"/>
        <w:numPr>
          <w:ilvl w:val="0"/>
          <w:numId w:val="25"/>
        </w:numPr>
        <w:ind w:left="1134"/>
        <w:contextualSpacing/>
        <w:jc w:val="both"/>
        <w:rPr>
          <w:rFonts w:ascii="Arial" w:hAnsi="Arial" w:cs="Arial"/>
          <w:b w:val="0"/>
          <w:sz w:val="20"/>
          <w:lang w:val="ru-RU"/>
        </w:rPr>
      </w:pPr>
      <w:r w:rsidRPr="00393F06">
        <w:rPr>
          <w:rFonts w:ascii="Arial" w:hAnsi="Arial" w:cs="Arial"/>
          <w:b w:val="0"/>
          <w:sz w:val="20"/>
          <w:lang w:val="ru-RU"/>
        </w:rPr>
        <w:t>неспособность Поставщика устранить выявленные дефекты, недостатки, нарушения по Договору, и / или в случае повторения ошибок или дефектов или нарушений в отношении инструкций</w:t>
      </w:r>
      <w:r w:rsidR="00E404A1" w:rsidRPr="00393F06">
        <w:rPr>
          <w:rFonts w:ascii="Arial" w:hAnsi="Arial" w:cs="Arial"/>
          <w:b w:val="0"/>
          <w:sz w:val="20"/>
          <w:lang w:val="ru-RU"/>
        </w:rPr>
        <w:t xml:space="preserve"> по устранению дефектов, недостатков, нарушений</w:t>
      </w:r>
      <w:r w:rsidRPr="00393F06">
        <w:rPr>
          <w:rFonts w:ascii="Arial" w:hAnsi="Arial" w:cs="Arial"/>
          <w:b w:val="0"/>
          <w:sz w:val="20"/>
          <w:lang w:val="ru-RU"/>
        </w:rPr>
        <w:t>, предоставленных Покупателем.</w:t>
      </w:r>
    </w:p>
    <w:p w14:paraId="401B91C2" w14:textId="77777777" w:rsidR="00D75AD1" w:rsidRPr="00393F06" w:rsidRDefault="00417319"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sz w:val="20"/>
          <w:lang w:val="ru-RU"/>
        </w:rPr>
        <w:t xml:space="preserve">невозможность выполнения или нарушение Поставщиком и / или его Субпоставщиками или третьей стороной, назначенной Поставщиком, </w:t>
      </w:r>
      <w:r w:rsidRPr="00393F06">
        <w:rPr>
          <w:rFonts w:ascii="Arial" w:hAnsi="Arial" w:cs="Arial"/>
          <w:b w:val="0"/>
          <w:sz w:val="20"/>
          <w:lang w:val="ru-RU"/>
        </w:rPr>
        <w:lastRenderedPageBreak/>
        <w:t>обязательств по Договору или любого из требований в соответствии с действующим законодательством</w:t>
      </w:r>
      <w:r w:rsidR="00D75AD1" w:rsidRPr="00393F06">
        <w:rPr>
          <w:rFonts w:ascii="Arial" w:hAnsi="Arial" w:cs="Arial"/>
          <w:b w:val="0"/>
          <w:sz w:val="20"/>
          <w:lang w:val="ru-RU"/>
        </w:rPr>
        <w:t>.</w:t>
      </w:r>
    </w:p>
    <w:p w14:paraId="7CB39BDC" w14:textId="77777777" w:rsidR="00D75AD1" w:rsidRPr="00393F06" w:rsidRDefault="00417319"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sz w:val="20"/>
          <w:lang w:val="ru-RU"/>
        </w:rPr>
        <w:t>невыполнени</w:t>
      </w:r>
      <w:r w:rsidR="00D75AD1" w:rsidRPr="00393F06">
        <w:rPr>
          <w:rFonts w:ascii="Arial" w:hAnsi="Arial" w:cs="Arial"/>
          <w:b w:val="0"/>
          <w:sz w:val="20"/>
          <w:lang w:val="ru-RU"/>
        </w:rPr>
        <w:t>е</w:t>
      </w:r>
      <w:r w:rsidRPr="00393F06">
        <w:rPr>
          <w:rFonts w:ascii="Arial" w:hAnsi="Arial" w:cs="Arial"/>
          <w:b w:val="0"/>
          <w:sz w:val="20"/>
          <w:lang w:val="ru-RU"/>
        </w:rPr>
        <w:t xml:space="preserve"> обязательств, связанных с интеллектуальной собственностью, конфиденциальностью и обработкой персональных данных, в соответствии с законодательством, применимым к Договору.</w:t>
      </w:r>
    </w:p>
    <w:p w14:paraId="116F45B4" w14:textId="77777777" w:rsidR="00D75AD1" w:rsidRPr="00393F06" w:rsidRDefault="00417319" w:rsidP="00393F06">
      <w:pPr>
        <w:pStyle w:val="5"/>
        <w:numPr>
          <w:ilvl w:val="0"/>
          <w:numId w:val="25"/>
        </w:numPr>
        <w:ind w:left="1134"/>
        <w:contextualSpacing/>
        <w:jc w:val="both"/>
        <w:rPr>
          <w:rFonts w:ascii="Arial" w:hAnsi="Arial" w:cs="Arial"/>
          <w:sz w:val="20"/>
          <w:lang w:val="ru-RU"/>
        </w:rPr>
      </w:pPr>
      <w:r w:rsidRPr="00393F06">
        <w:rPr>
          <w:rFonts w:ascii="Arial" w:hAnsi="Arial" w:cs="Arial"/>
          <w:b w:val="0"/>
          <w:sz w:val="20"/>
          <w:lang w:val="ru-RU"/>
        </w:rPr>
        <w:t>ненадлежащее исполнение Договора по причинам, связанным с Субпоставщиком или любым лицом, указанным Поставщиком, и / или невыплата компенсации за ущерб, причиненный любому лицу.</w:t>
      </w:r>
    </w:p>
    <w:p w14:paraId="74D1CAC0" w14:textId="77777777" w:rsidR="00D75AD1" w:rsidRPr="00393F06" w:rsidRDefault="00417319"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sz w:val="20"/>
          <w:lang w:val="ru-RU"/>
        </w:rPr>
        <w:t>любое другое нарушение Поставщиком, которое может помешать или оказать существенное и неблагоприятное влияние на удовлетворительное исполнение Договора, или любую другую причину, указанную в Договоре в качестве причины прекращения.</w:t>
      </w:r>
    </w:p>
    <w:p w14:paraId="2F5C2914" w14:textId="77777777" w:rsidR="00D75AD1" w:rsidRPr="00393F06" w:rsidRDefault="004C55D7" w:rsidP="00393F06">
      <w:pPr>
        <w:pStyle w:val="5"/>
        <w:numPr>
          <w:ilvl w:val="0"/>
          <w:numId w:val="25"/>
        </w:numPr>
        <w:ind w:left="1134"/>
        <w:contextualSpacing/>
        <w:jc w:val="both"/>
        <w:rPr>
          <w:rFonts w:ascii="Arial" w:hAnsi="Arial" w:cs="Arial"/>
          <w:sz w:val="20"/>
          <w:lang w:val="ru-RU"/>
        </w:rPr>
      </w:pPr>
      <w:r w:rsidRPr="00393F06">
        <w:rPr>
          <w:rFonts w:ascii="Arial" w:hAnsi="Arial" w:cs="Arial"/>
          <w:b w:val="0"/>
          <w:sz w:val="20"/>
          <w:lang w:val="ru-RU"/>
        </w:rPr>
        <w:t xml:space="preserve">нарушение </w:t>
      </w:r>
      <w:r w:rsidR="00016B35">
        <w:rPr>
          <w:rFonts w:ascii="Arial" w:hAnsi="Arial" w:cs="Arial"/>
          <w:b w:val="0"/>
          <w:sz w:val="20"/>
          <w:lang w:val="ru-RU"/>
        </w:rPr>
        <w:t>Поставщиком</w:t>
      </w:r>
      <w:r w:rsidR="00016B35" w:rsidRPr="00393F06">
        <w:rPr>
          <w:rFonts w:ascii="Arial" w:hAnsi="Arial" w:cs="Arial"/>
          <w:b w:val="0"/>
          <w:sz w:val="20"/>
          <w:lang w:val="ru-RU"/>
        </w:rPr>
        <w:t xml:space="preserve"> </w:t>
      </w:r>
      <w:r w:rsidRPr="00393F06">
        <w:rPr>
          <w:rFonts w:ascii="Arial" w:hAnsi="Arial" w:cs="Arial"/>
          <w:b w:val="0"/>
          <w:sz w:val="20"/>
          <w:lang w:val="ru-RU"/>
        </w:rPr>
        <w:t>Этики веден</w:t>
      </w:r>
      <w:r w:rsidR="00D75AD1" w:rsidRPr="00393F06">
        <w:rPr>
          <w:rFonts w:ascii="Arial" w:hAnsi="Arial" w:cs="Arial"/>
          <w:b w:val="0"/>
          <w:sz w:val="20"/>
          <w:lang w:val="ru-RU"/>
        </w:rPr>
        <w:t>ия бизнеса (</w:t>
      </w:r>
      <w:r w:rsidR="00D75AD1" w:rsidRPr="00332B72">
        <w:rPr>
          <w:rFonts w:ascii="Arial" w:hAnsi="Arial" w:cs="Arial"/>
          <w:b w:val="0"/>
          <w:sz w:val="20"/>
          <w:highlight w:val="lightGray"/>
          <w:lang w:val="ru-RU"/>
        </w:rPr>
        <w:t xml:space="preserve">раздел </w:t>
      </w:r>
      <w:r w:rsidR="00B55C1C">
        <w:rPr>
          <w:rFonts w:ascii="Arial" w:hAnsi="Arial" w:cs="Arial"/>
          <w:b w:val="0"/>
          <w:sz w:val="20"/>
          <w:highlight w:val="lightGray"/>
          <w:lang w:val="ru-RU"/>
        </w:rPr>
        <w:t>9</w:t>
      </w:r>
      <w:r w:rsidR="00D75AD1" w:rsidRPr="00393F06">
        <w:rPr>
          <w:rFonts w:ascii="Arial" w:hAnsi="Arial" w:cs="Arial"/>
          <w:b w:val="0"/>
          <w:sz w:val="20"/>
          <w:lang w:val="ru-RU"/>
        </w:rPr>
        <w:t xml:space="preserve"> Договора).</w:t>
      </w:r>
    </w:p>
    <w:p w14:paraId="7DA0AB85" w14:textId="77777777" w:rsidR="00D75AD1" w:rsidRPr="00393F06" w:rsidRDefault="00417319" w:rsidP="00393F06">
      <w:pPr>
        <w:pStyle w:val="5"/>
        <w:numPr>
          <w:ilvl w:val="0"/>
          <w:numId w:val="25"/>
        </w:numPr>
        <w:ind w:left="1134"/>
        <w:contextualSpacing/>
        <w:jc w:val="both"/>
        <w:rPr>
          <w:rFonts w:ascii="Arial" w:hAnsi="Arial" w:cs="Arial"/>
          <w:sz w:val="20"/>
          <w:lang w:val="ru-RU"/>
        </w:rPr>
      </w:pPr>
      <w:r w:rsidRPr="00393F06">
        <w:rPr>
          <w:rFonts w:ascii="Arial" w:hAnsi="Arial" w:cs="Arial"/>
          <w:b w:val="0"/>
          <w:sz w:val="20"/>
          <w:lang w:val="ru-RU"/>
        </w:rPr>
        <w:t>действия, бездействие, особенности поведения и ситуации, связанные с деятельностью Поставщика, которые могут представлять риск для репутации Покупателя и вызывать у Покупателя сомнения в добросовестности Поставщика и его способности осуществлять деятельность в соответствии с положениями Договора.</w:t>
      </w:r>
    </w:p>
    <w:p w14:paraId="17E1038E" w14:textId="77777777" w:rsidR="00417319" w:rsidRPr="00393F06" w:rsidRDefault="006A7186" w:rsidP="00393F06">
      <w:pPr>
        <w:pStyle w:val="5"/>
        <w:numPr>
          <w:ilvl w:val="0"/>
          <w:numId w:val="25"/>
        </w:numPr>
        <w:ind w:left="1134"/>
        <w:contextualSpacing/>
        <w:jc w:val="both"/>
        <w:rPr>
          <w:rFonts w:ascii="Arial" w:hAnsi="Arial" w:cs="Arial"/>
          <w:bCs w:val="0"/>
          <w:sz w:val="20"/>
          <w:lang w:val="ru-RU"/>
        </w:rPr>
      </w:pPr>
      <w:r w:rsidRPr="006A7186">
        <w:rPr>
          <w:rFonts w:ascii="Arial" w:hAnsi="Arial" w:cs="Arial"/>
          <w:b w:val="0"/>
          <w:sz w:val="20"/>
          <w:lang w:val="ru-RU"/>
        </w:rPr>
        <w:t>отсутствие всех согласований и одобрений (включая любое корпоративное одобрение), необходимых в соответствии с законодательством Российской Федерации и/или учредительными документами Исполнителя</w:t>
      </w:r>
      <w:r w:rsidR="00417319" w:rsidRPr="00393F06">
        <w:rPr>
          <w:rFonts w:ascii="Arial" w:hAnsi="Arial" w:cs="Arial"/>
          <w:b w:val="0"/>
          <w:sz w:val="20"/>
          <w:lang w:val="ru-RU"/>
        </w:rPr>
        <w:t xml:space="preserve">. </w:t>
      </w:r>
    </w:p>
    <w:p w14:paraId="2E522A57" w14:textId="77777777" w:rsidR="00D75AD1" w:rsidRPr="00393F06" w:rsidRDefault="00B66A20" w:rsidP="00393F06">
      <w:pPr>
        <w:pStyle w:val="5"/>
        <w:numPr>
          <w:ilvl w:val="0"/>
          <w:numId w:val="25"/>
        </w:numPr>
        <w:ind w:left="1134"/>
        <w:contextualSpacing/>
        <w:jc w:val="both"/>
        <w:rPr>
          <w:rFonts w:ascii="Arial" w:hAnsi="Arial" w:cs="Arial"/>
          <w:sz w:val="20"/>
          <w:lang w:val="ru-RU"/>
        </w:rPr>
      </w:pPr>
      <w:r>
        <w:rPr>
          <w:rFonts w:ascii="Arial" w:hAnsi="Arial" w:cs="Arial"/>
          <w:b w:val="0"/>
          <w:sz w:val="20"/>
          <w:lang w:val="ru-RU"/>
        </w:rPr>
        <w:t>н</w:t>
      </w:r>
      <w:r w:rsidR="00417319" w:rsidRPr="00393F06">
        <w:rPr>
          <w:rFonts w:ascii="Arial" w:hAnsi="Arial" w:cs="Arial"/>
          <w:b w:val="0"/>
          <w:sz w:val="20"/>
          <w:lang w:val="ru-RU"/>
        </w:rPr>
        <w:t>арушение Поставщиком или его Субпоставщиками требований правил по охране труда, правил промышленной и пожарной безопасности, санитарных правил</w:t>
      </w:r>
      <w:r w:rsidR="004C55D7" w:rsidRPr="00393F06">
        <w:rPr>
          <w:rFonts w:ascii="Arial" w:hAnsi="Arial" w:cs="Arial"/>
          <w:b w:val="0"/>
          <w:sz w:val="20"/>
          <w:lang w:val="ru-RU"/>
        </w:rPr>
        <w:t>.</w:t>
      </w:r>
    </w:p>
    <w:p w14:paraId="212F1796" w14:textId="77777777" w:rsidR="00D75AD1" w:rsidRPr="00393F06" w:rsidRDefault="00D75AD1"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sz w:val="20"/>
          <w:lang w:val="ru-RU"/>
        </w:rPr>
        <w:t>в</w:t>
      </w:r>
      <w:r w:rsidR="004C55D7" w:rsidRPr="00393F06">
        <w:rPr>
          <w:rFonts w:ascii="Arial" w:hAnsi="Arial" w:cs="Arial"/>
          <w:b w:val="0"/>
          <w:sz w:val="20"/>
          <w:lang w:val="ru-RU"/>
        </w:rPr>
        <w:t xml:space="preserve"> иных случаях неисполнения (нарушения) условий Договора.</w:t>
      </w:r>
    </w:p>
    <w:p w14:paraId="26A89003" w14:textId="77777777" w:rsidR="004C55D7" w:rsidRPr="00393F06" w:rsidRDefault="00D75AD1" w:rsidP="00393F06">
      <w:pPr>
        <w:pStyle w:val="5"/>
        <w:numPr>
          <w:ilvl w:val="0"/>
          <w:numId w:val="25"/>
        </w:numPr>
        <w:ind w:left="1134"/>
        <w:contextualSpacing/>
        <w:jc w:val="both"/>
        <w:rPr>
          <w:rFonts w:ascii="Arial" w:hAnsi="Arial" w:cs="Arial"/>
          <w:sz w:val="20"/>
          <w:lang w:val="ru-RU"/>
        </w:rPr>
      </w:pPr>
      <w:r w:rsidRPr="00393F06">
        <w:rPr>
          <w:rFonts w:ascii="Arial" w:hAnsi="Arial" w:cs="Arial"/>
          <w:b w:val="0"/>
          <w:sz w:val="20"/>
          <w:lang w:val="ru-RU"/>
        </w:rPr>
        <w:t>в</w:t>
      </w:r>
      <w:r w:rsidR="004C55D7" w:rsidRPr="00393F06">
        <w:rPr>
          <w:rFonts w:ascii="Arial" w:hAnsi="Arial" w:cs="Arial"/>
          <w:b w:val="0"/>
          <w:sz w:val="20"/>
          <w:lang w:val="ru-RU"/>
        </w:rPr>
        <w:t xml:space="preserve"> иных случаях, установленных действующим законодательством РФ.</w:t>
      </w:r>
    </w:p>
    <w:p w14:paraId="2BA9979C" w14:textId="77777777" w:rsidR="00417319" w:rsidRPr="00393F06" w:rsidRDefault="00417319" w:rsidP="00393F06">
      <w:pPr>
        <w:pStyle w:val="5"/>
        <w:numPr>
          <w:ilvl w:val="2"/>
          <w:numId w:val="15"/>
        </w:numPr>
        <w:contextualSpacing/>
        <w:jc w:val="both"/>
        <w:rPr>
          <w:rFonts w:ascii="Arial" w:hAnsi="Arial" w:cs="Arial"/>
          <w:b w:val="0"/>
          <w:bCs w:val="0"/>
          <w:sz w:val="20"/>
          <w:lang w:val="ru-RU"/>
        </w:rPr>
      </w:pPr>
      <w:bookmarkStart w:id="17" w:name="_Ref93944169"/>
      <w:r w:rsidRPr="00393F06">
        <w:rPr>
          <w:rFonts w:ascii="Arial" w:hAnsi="Arial" w:cs="Arial"/>
          <w:b w:val="0"/>
          <w:bCs w:val="0"/>
          <w:sz w:val="20"/>
          <w:lang w:val="ru-RU"/>
        </w:rPr>
        <w:t>В вышеприведенных случаях Покупатель оставляет за собой право расторгнуть Договор либо назначить Поставщику срок на устранение нарушений условий Договора без ущерба для права Покупателя требовать компенсации любых понесенных убытков и ущерба.</w:t>
      </w:r>
      <w:bookmarkEnd w:id="17"/>
      <w:r w:rsidRPr="00393F06">
        <w:rPr>
          <w:rFonts w:ascii="Arial" w:hAnsi="Arial" w:cs="Arial"/>
          <w:b w:val="0"/>
          <w:bCs w:val="0"/>
          <w:sz w:val="20"/>
          <w:lang w:val="ru-RU"/>
        </w:rPr>
        <w:t xml:space="preserve"> </w:t>
      </w:r>
    </w:p>
    <w:p w14:paraId="242A1151" w14:textId="77777777" w:rsidR="00417319" w:rsidRPr="00393F06" w:rsidRDefault="00417319" w:rsidP="00393F06">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lang w:val="ru-RU"/>
        </w:rPr>
        <w:t xml:space="preserve">В случае расторжения Договора по причинам, связанным с Поставщиком Покупатель имеет право приобрести материалы, которые Поставщик уже изготовил, полностью или частично, или поставил, заплатив соответствующие стоимости, если это предусмотрено Договором. </w:t>
      </w:r>
      <w:r w:rsidR="00716762" w:rsidRPr="00393F06">
        <w:rPr>
          <w:rFonts w:ascii="Arial" w:hAnsi="Arial" w:cs="Arial"/>
          <w:b w:val="0"/>
          <w:bCs w:val="0"/>
          <w:sz w:val="20"/>
          <w:lang w:val="ru-RU"/>
        </w:rPr>
        <w:t xml:space="preserve">В этом случае </w:t>
      </w:r>
      <w:r w:rsidR="00056F80">
        <w:rPr>
          <w:rFonts w:ascii="Arial" w:hAnsi="Arial" w:cs="Arial"/>
          <w:b w:val="0"/>
          <w:bCs w:val="0"/>
          <w:sz w:val="20"/>
          <w:lang w:val="ru-RU"/>
        </w:rPr>
        <w:t>Поставщик</w:t>
      </w:r>
      <w:r w:rsidR="00716762" w:rsidRPr="00393F06">
        <w:rPr>
          <w:rFonts w:ascii="Arial" w:hAnsi="Arial" w:cs="Arial"/>
          <w:b w:val="0"/>
          <w:bCs w:val="0"/>
          <w:sz w:val="20"/>
          <w:lang w:val="ru-RU"/>
        </w:rPr>
        <w:t xml:space="preserve"> обязан оформить и передать </w:t>
      </w:r>
      <w:r w:rsidR="005C6B94">
        <w:rPr>
          <w:rFonts w:ascii="Arial" w:hAnsi="Arial" w:cs="Arial"/>
          <w:b w:val="0"/>
          <w:bCs w:val="0"/>
          <w:sz w:val="20"/>
          <w:lang w:val="ru-RU"/>
        </w:rPr>
        <w:t>Покупателю</w:t>
      </w:r>
      <w:r w:rsidR="005C6B94" w:rsidRPr="00393F06">
        <w:rPr>
          <w:rFonts w:ascii="Arial" w:hAnsi="Arial" w:cs="Arial"/>
          <w:b w:val="0"/>
          <w:bCs w:val="0"/>
          <w:sz w:val="20"/>
          <w:lang w:val="ru-RU"/>
        </w:rPr>
        <w:t xml:space="preserve"> </w:t>
      </w:r>
      <w:r w:rsidR="00716762" w:rsidRPr="00393F06">
        <w:rPr>
          <w:rFonts w:ascii="Arial" w:hAnsi="Arial" w:cs="Arial"/>
          <w:b w:val="0"/>
          <w:bCs w:val="0"/>
          <w:sz w:val="20"/>
          <w:lang w:val="ru-RU"/>
        </w:rPr>
        <w:t>товарную накладную и счёт-фактуру на такие материалы.</w:t>
      </w:r>
    </w:p>
    <w:p w14:paraId="7CE71B80" w14:textId="77777777" w:rsidR="00417319" w:rsidRPr="00393F06" w:rsidRDefault="00417319" w:rsidP="00393F06">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lang w:val="ru-RU"/>
        </w:rPr>
        <w:t>В случае несоблюдения Поставщиком</w:t>
      </w:r>
      <w:r w:rsidR="007567AC" w:rsidRPr="00393F06">
        <w:rPr>
          <w:rFonts w:ascii="Arial" w:hAnsi="Arial" w:cs="Arial"/>
          <w:b w:val="0"/>
          <w:bCs w:val="0"/>
          <w:sz w:val="20"/>
          <w:lang w:val="ru-RU"/>
        </w:rPr>
        <w:t xml:space="preserve"> требований Договора</w:t>
      </w:r>
      <w:r w:rsidRPr="00393F06">
        <w:rPr>
          <w:rFonts w:ascii="Arial" w:hAnsi="Arial" w:cs="Arial"/>
          <w:b w:val="0"/>
          <w:bCs w:val="0"/>
          <w:sz w:val="20"/>
          <w:lang w:val="ru-RU"/>
        </w:rPr>
        <w:t xml:space="preserve">, Покупатель может, без ущерба для права применять штрафы или предпринимать </w:t>
      </w:r>
      <w:r w:rsidRPr="00393F06">
        <w:rPr>
          <w:rFonts w:ascii="Arial" w:hAnsi="Arial" w:cs="Arial"/>
          <w:b w:val="0"/>
          <w:bCs w:val="0"/>
          <w:sz w:val="20"/>
          <w:lang w:val="ru-RU"/>
        </w:rPr>
        <w:lastRenderedPageBreak/>
        <w:t xml:space="preserve">юридические действия в отношении своего права на возмещение убытков, предпринять следующие меры: </w:t>
      </w:r>
    </w:p>
    <w:p w14:paraId="4916FDDA" w14:textId="77777777" w:rsidR="00417319" w:rsidRPr="00393F06" w:rsidRDefault="00417319" w:rsidP="00393F06">
      <w:pPr>
        <w:ind w:left="851"/>
        <w:contextualSpacing/>
      </w:pPr>
      <w:r w:rsidRPr="00393F06">
        <w:t xml:space="preserve">a) приостановить платежи Поставщику. </w:t>
      </w:r>
    </w:p>
    <w:p w14:paraId="121573E2" w14:textId="77777777" w:rsidR="00417319" w:rsidRPr="00393F06" w:rsidRDefault="00417319" w:rsidP="00393F06">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lang w:val="ru-RU"/>
        </w:rPr>
        <w:t xml:space="preserve">Основания для одностороннего внесудебного отказа Покупателя от настоящего Договора не распространяются на случаи, когда Стороны письменно согласовали условия о переносе сроков выполнения работ (этапов работ), </w:t>
      </w:r>
      <w:r w:rsidRPr="00393F06">
        <w:rPr>
          <w:rFonts w:ascii="Arial" w:hAnsi="Arial" w:cs="Arial"/>
          <w:b w:val="0"/>
          <w:bCs w:val="0"/>
          <w:i/>
          <w:iCs/>
          <w:sz w:val="20"/>
          <w:highlight w:val="lightGray"/>
          <w:lang w:val="ru-RU"/>
        </w:rPr>
        <w:t>поставки</w:t>
      </w:r>
      <w:r w:rsidRPr="00393F06">
        <w:rPr>
          <w:rFonts w:ascii="Arial" w:hAnsi="Arial" w:cs="Arial"/>
          <w:b w:val="0"/>
          <w:bCs w:val="0"/>
          <w:sz w:val="20"/>
          <w:lang w:val="ru-RU"/>
        </w:rPr>
        <w:t xml:space="preserve"> материалов, оборудования. </w:t>
      </w:r>
    </w:p>
    <w:p w14:paraId="5C0B56DA" w14:textId="77777777" w:rsidR="00417319" w:rsidRPr="00393F06" w:rsidRDefault="00417319" w:rsidP="00393F06">
      <w:pPr>
        <w:pStyle w:val="5"/>
        <w:numPr>
          <w:ilvl w:val="2"/>
          <w:numId w:val="15"/>
        </w:numPr>
        <w:contextualSpacing/>
        <w:jc w:val="both"/>
        <w:rPr>
          <w:rFonts w:ascii="Arial" w:hAnsi="Arial" w:cs="Arial"/>
          <w:b w:val="0"/>
          <w:bCs w:val="0"/>
          <w:sz w:val="20"/>
          <w:lang w:val="ru-RU"/>
        </w:rPr>
      </w:pPr>
      <w:bookmarkStart w:id="18" w:name="_Hlk117155568"/>
      <w:r w:rsidRPr="00393F06">
        <w:rPr>
          <w:rFonts w:ascii="Arial" w:hAnsi="Arial" w:cs="Arial"/>
          <w:b w:val="0"/>
          <w:bCs w:val="0"/>
          <w:sz w:val="20"/>
          <w:lang w:val="ru-RU"/>
        </w:rPr>
        <w:t>Настоящий Договор считается расторгнутым с момента получения Поставщиком от Покупателя Уведомления об одностороннем отказе от исполнения настоящего Договора.</w:t>
      </w:r>
    </w:p>
    <w:p w14:paraId="3A0FDA6A" w14:textId="77777777" w:rsidR="003B0AB6" w:rsidRDefault="004C55D7" w:rsidP="00393F06">
      <w:pPr>
        <w:pStyle w:val="af4"/>
        <w:numPr>
          <w:ilvl w:val="2"/>
          <w:numId w:val="15"/>
        </w:numPr>
        <w:spacing w:after="0" w:line="240" w:lineRule="auto"/>
        <w:rPr>
          <w:rFonts w:ascii="Arial" w:hAnsi="Arial"/>
          <w:color w:val="000000"/>
          <w:sz w:val="20"/>
          <w:szCs w:val="20"/>
        </w:rPr>
      </w:pPr>
      <w:bookmarkStart w:id="19" w:name="_Hlk132882504"/>
      <w:r w:rsidRPr="00393F06">
        <w:rPr>
          <w:rFonts w:ascii="Arial" w:hAnsi="Arial"/>
          <w:color w:val="000000"/>
          <w:sz w:val="20"/>
          <w:szCs w:val="20"/>
        </w:rPr>
        <w:t xml:space="preserve">Если к моменту расторжения Договора по любому основанию, выполненные работы, поставленные товары, подлежащие оплате, не были оплачены </w:t>
      </w:r>
      <w:r w:rsidR="00D03CA5">
        <w:rPr>
          <w:rFonts w:ascii="Arial" w:hAnsi="Arial"/>
          <w:color w:val="000000"/>
          <w:sz w:val="20"/>
          <w:szCs w:val="20"/>
        </w:rPr>
        <w:t>Покупателем</w:t>
      </w:r>
      <w:r w:rsidRPr="00393F06">
        <w:rPr>
          <w:rFonts w:ascii="Arial" w:hAnsi="Arial"/>
          <w:color w:val="000000"/>
          <w:sz w:val="20"/>
          <w:szCs w:val="20"/>
        </w:rPr>
        <w:t>, то оплата осуществляется в соответствии с условиями раздела 5 настоящего Договора.</w:t>
      </w:r>
      <w:bookmarkEnd w:id="18"/>
      <w:bookmarkEnd w:id="19"/>
    </w:p>
    <w:p w14:paraId="0D3AD998" w14:textId="77777777" w:rsidR="0046012D" w:rsidRPr="00ED72CD" w:rsidRDefault="00301D1D" w:rsidP="00301D1D">
      <w:pPr>
        <w:pStyle w:val="af4"/>
        <w:numPr>
          <w:ilvl w:val="2"/>
          <w:numId w:val="15"/>
        </w:numPr>
        <w:spacing w:after="0" w:line="240" w:lineRule="auto"/>
        <w:rPr>
          <w:rFonts w:ascii="Arial" w:hAnsi="Arial"/>
          <w:color w:val="000000"/>
          <w:sz w:val="20"/>
          <w:szCs w:val="20"/>
        </w:rPr>
      </w:pPr>
      <w:r w:rsidRPr="00301D1D">
        <w:rPr>
          <w:rFonts w:ascii="Arial" w:hAnsi="Arial"/>
          <w:bCs/>
          <w:sz w:val="20"/>
          <w:szCs w:val="20"/>
        </w:rPr>
        <w:t>При расторжении настоящего Договора по совместному решению Покупателя и Поставщика изготовленное полностью или частично оборудование, и/или поставленное оборудование передается Покупателю, который оплачивает Поставщику стоимость изготовленного оборудования в объеме, определяемом им совместно</w:t>
      </w:r>
      <w:bookmarkEnd w:id="15"/>
      <w:r>
        <w:rPr>
          <w:rFonts w:ascii="Arial" w:hAnsi="Arial"/>
          <w:bCs/>
          <w:color w:val="000000"/>
          <w:sz w:val="20"/>
          <w:szCs w:val="20"/>
        </w:rPr>
        <w:t>.</w:t>
      </w:r>
    </w:p>
    <w:bookmarkEnd w:id="7"/>
    <w:p w14:paraId="25BA61D4" w14:textId="77777777" w:rsidR="001D1276" w:rsidRPr="00393F06" w:rsidRDefault="001D1276" w:rsidP="00393F06">
      <w:pPr>
        <w:contextualSpacing/>
        <w:rPr>
          <w:color w:val="000000"/>
        </w:rPr>
      </w:pPr>
    </w:p>
    <w:p w14:paraId="7A47D209" w14:textId="77777777" w:rsidR="001D1276" w:rsidRPr="00393F06" w:rsidRDefault="001D1276" w:rsidP="00393F06">
      <w:pPr>
        <w:pStyle w:val="1"/>
        <w:numPr>
          <w:ilvl w:val="0"/>
          <w:numId w:val="15"/>
        </w:numPr>
        <w:spacing w:before="120" w:after="120"/>
        <w:contextualSpacing/>
        <w:jc w:val="center"/>
        <w:rPr>
          <w:sz w:val="20"/>
        </w:rPr>
      </w:pPr>
      <w:r w:rsidRPr="00393F06">
        <w:rPr>
          <w:sz w:val="20"/>
        </w:rPr>
        <w:t>ПРИМЕНИМОЕ ПРАВО И ПОРЯДОК РАЗРЕШЕНИЯ СПОРОВ</w:t>
      </w:r>
    </w:p>
    <w:p w14:paraId="3051A32C" w14:textId="77777777" w:rsidR="001D1276" w:rsidRPr="00393F06" w:rsidRDefault="001D1276" w:rsidP="00393F06">
      <w:pPr>
        <w:pStyle w:val="2"/>
        <w:numPr>
          <w:ilvl w:val="1"/>
          <w:numId w:val="15"/>
        </w:numPr>
        <w:contextualSpacing/>
        <w:jc w:val="both"/>
      </w:pPr>
      <w:bookmarkStart w:id="20" w:name="_Hlk118990001"/>
      <w:bookmarkStart w:id="21" w:name="_Hlk117591450"/>
      <w:r w:rsidRPr="00393F06">
        <w:rPr>
          <w:b w:val="0"/>
          <w:bCs/>
        </w:rPr>
        <w:t>Настоящий Договор регулируется законодательством Российской Федерации.</w:t>
      </w:r>
    </w:p>
    <w:bookmarkEnd w:id="20"/>
    <w:p w14:paraId="46EDAB39" w14:textId="77777777" w:rsidR="001D1276" w:rsidRPr="00393F06" w:rsidRDefault="001D1276" w:rsidP="00393F06">
      <w:pPr>
        <w:pStyle w:val="2"/>
        <w:numPr>
          <w:ilvl w:val="1"/>
          <w:numId w:val="15"/>
        </w:numPr>
        <w:contextualSpacing/>
        <w:jc w:val="both"/>
        <w:rPr>
          <w:b w:val="0"/>
          <w:bCs/>
        </w:rPr>
      </w:pPr>
      <w:r w:rsidRPr="00393F06">
        <w:rPr>
          <w:b w:val="0"/>
          <w:bCs/>
        </w:rPr>
        <w:t xml:space="preserve">Все споры и разногласия, возникающие между Сторонами в процессе исполнения настоящего Договора, решаются путем переговоров на основании законодательства Российской Федерации и настоящего Договора.  Срок ответа на претензию – </w:t>
      </w:r>
      <w:r w:rsidR="00DF481E">
        <w:rPr>
          <w:b w:val="0"/>
          <w:bCs/>
        </w:rPr>
        <w:t>10</w:t>
      </w:r>
      <w:r w:rsidR="00DF481E" w:rsidRPr="00393F06">
        <w:rPr>
          <w:b w:val="0"/>
          <w:bCs/>
        </w:rPr>
        <w:t xml:space="preserve"> </w:t>
      </w:r>
      <w:r w:rsidRPr="00393F06">
        <w:rPr>
          <w:b w:val="0"/>
          <w:bCs/>
        </w:rPr>
        <w:t>(</w:t>
      </w:r>
      <w:r w:rsidR="00DF481E">
        <w:rPr>
          <w:b w:val="0"/>
          <w:bCs/>
        </w:rPr>
        <w:t>десять</w:t>
      </w:r>
      <w:r w:rsidRPr="00393F06">
        <w:rPr>
          <w:b w:val="0"/>
          <w:bCs/>
        </w:rPr>
        <w:t>) календарных дней с момента получения претензии.</w:t>
      </w:r>
    </w:p>
    <w:p w14:paraId="26CE7430" w14:textId="77777777" w:rsidR="001D1276" w:rsidRPr="00393F06" w:rsidRDefault="001D1276" w:rsidP="00393F06">
      <w:pPr>
        <w:pStyle w:val="2"/>
        <w:numPr>
          <w:ilvl w:val="1"/>
          <w:numId w:val="15"/>
        </w:numPr>
        <w:contextualSpacing/>
        <w:jc w:val="both"/>
        <w:rPr>
          <w:b w:val="0"/>
          <w:bCs/>
        </w:rPr>
      </w:pPr>
      <w:r w:rsidRPr="00393F06">
        <w:rPr>
          <w:b w:val="0"/>
          <w:bCs/>
        </w:rPr>
        <w:t xml:space="preserve">Претензия в рамках соблюдения досудебного порядка урегулирования спора по настоящему Договору может быть также направлена Стороной на адрес электронной почты, указанный в Договоре.  </w:t>
      </w:r>
    </w:p>
    <w:p w14:paraId="594C1E0B" w14:textId="77777777" w:rsidR="00393F06" w:rsidRPr="00B15DC3" w:rsidRDefault="001D1276" w:rsidP="00683AAE">
      <w:pPr>
        <w:pStyle w:val="2"/>
        <w:numPr>
          <w:ilvl w:val="1"/>
          <w:numId w:val="15"/>
        </w:numPr>
        <w:contextualSpacing/>
        <w:jc w:val="both"/>
        <w:rPr>
          <w:highlight w:val="lightGray"/>
        </w:rPr>
      </w:pPr>
      <w:r w:rsidRPr="00B15DC3">
        <w:rPr>
          <w:b w:val="0"/>
          <w:bCs/>
        </w:rPr>
        <w:t xml:space="preserve">Все споры и разногласия, возникающие из настоящего Договора или в связи с ним, в том числе касающиеся его выполнения, нарушения, прекращения или </w:t>
      </w:r>
      <w:r w:rsidRPr="00B15DC3">
        <w:rPr>
          <w:b w:val="0"/>
          <w:bCs/>
        </w:rPr>
        <w:lastRenderedPageBreak/>
        <w:t xml:space="preserve">действительности, если они не урегулированы путем двусторонних переговоров, подлежат разрешению в </w:t>
      </w:r>
      <w:r w:rsidR="00DF481E">
        <w:rPr>
          <w:bCs/>
          <w:highlight w:val="lightGray"/>
        </w:rPr>
        <w:t>А</w:t>
      </w:r>
      <w:r w:rsidRPr="00B15DC3">
        <w:rPr>
          <w:bCs/>
          <w:highlight w:val="lightGray"/>
        </w:rPr>
        <w:t xml:space="preserve">рбитражном суде </w:t>
      </w:r>
      <w:r w:rsidR="00B13B8D">
        <w:rPr>
          <w:bCs/>
          <w:highlight w:val="lightGray"/>
        </w:rPr>
        <w:t>Ставропольского</w:t>
      </w:r>
      <w:r w:rsidRPr="00B15DC3">
        <w:rPr>
          <w:bCs/>
          <w:highlight w:val="lightGray"/>
        </w:rPr>
        <w:t xml:space="preserve"> </w:t>
      </w:r>
      <w:r w:rsidR="00B13B8D">
        <w:rPr>
          <w:bCs/>
          <w:highlight w:val="lightGray"/>
        </w:rPr>
        <w:t>края.</w:t>
      </w:r>
    </w:p>
    <w:bookmarkEnd w:id="21"/>
    <w:p w14:paraId="58296635" w14:textId="77777777" w:rsidR="0094736B" w:rsidRPr="00393F06" w:rsidRDefault="006156A4" w:rsidP="00393F06">
      <w:pPr>
        <w:pStyle w:val="1"/>
        <w:numPr>
          <w:ilvl w:val="0"/>
          <w:numId w:val="15"/>
        </w:numPr>
        <w:spacing w:before="120" w:after="120"/>
        <w:contextualSpacing/>
        <w:jc w:val="center"/>
        <w:rPr>
          <w:sz w:val="20"/>
        </w:rPr>
      </w:pPr>
      <w:r w:rsidRPr="00393F06">
        <w:rPr>
          <w:sz w:val="20"/>
        </w:rPr>
        <w:t>ЗАКЛЮЧИТЕЛЬНЫЕ ПОЛОЖЕНИЯ</w:t>
      </w:r>
    </w:p>
    <w:p w14:paraId="4742F3C4" w14:textId="77777777" w:rsidR="0094736B" w:rsidRPr="00393F06" w:rsidRDefault="0094736B" w:rsidP="00393F06">
      <w:pPr>
        <w:pStyle w:val="2"/>
        <w:numPr>
          <w:ilvl w:val="1"/>
          <w:numId w:val="15"/>
        </w:numPr>
        <w:contextualSpacing/>
        <w:jc w:val="both"/>
        <w:rPr>
          <w:b w:val="0"/>
          <w:bCs/>
        </w:rPr>
      </w:pPr>
      <w:r w:rsidRPr="00393F06">
        <w:rPr>
          <w:b w:val="0"/>
          <w:bCs/>
        </w:rPr>
        <w:t>Настоящий Договор содержит все условия, согласованные сторонами. Любые предварительные договоренности, устные или письменные, существовавшие до заключения настоящего Договора, теряют силу.</w:t>
      </w:r>
    </w:p>
    <w:p w14:paraId="6E8E9159" w14:textId="77777777" w:rsidR="00616E84" w:rsidRPr="00393F06" w:rsidRDefault="005D57F7" w:rsidP="00393F06">
      <w:pPr>
        <w:pStyle w:val="2"/>
        <w:numPr>
          <w:ilvl w:val="1"/>
          <w:numId w:val="15"/>
        </w:numPr>
        <w:contextualSpacing/>
        <w:jc w:val="both"/>
        <w:rPr>
          <w:b w:val="0"/>
          <w:bCs/>
        </w:rPr>
      </w:pPr>
      <w:r w:rsidRPr="00393F06">
        <w:rPr>
          <w:b w:val="0"/>
          <w:bCs/>
        </w:rPr>
        <w:t>Любые   изменения   и   дополнения   к   настоящему   Договору действительны лишь в том случае, если они совершены в письменной форме и подписаны обеими сторонами</w:t>
      </w:r>
      <w:r w:rsidR="00716762" w:rsidRPr="00393F06">
        <w:rPr>
          <w:b w:val="0"/>
          <w:bCs/>
        </w:rPr>
        <w:t xml:space="preserve">, </w:t>
      </w:r>
      <w:r w:rsidR="00716762" w:rsidRPr="00393F06">
        <w:rPr>
          <w:b w:val="0"/>
          <w:bCs/>
          <w:color w:val="000000"/>
        </w:rPr>
        <w:t>за исключением изменения адресов и банковских реквизитов Сторон, которое оформляется в порядке, предусмотренном п. 17.</w:t>
      </w:r>
      <w:r w:rsidR="00393F06">
        <w:rPr>
          <w:b w:val="0"/>
          <w:bCs/>
          <w:color w:val="000000"/>
        </w:rPr>
        <w:t>6</w:t>
      </w:r>
      <w:r w:rsidR="00716762" w:rsidRPr="00393F06">
        <w:rPr>
          <w:b w:val="0"/>
          <w:bCs/>
          <w:color w:val="000000"/>
        </w:rPr>
        <w:t xml:space="preserve"> настоящего Договора.</w:t>
      </w:r>
    </w:p>
    <w:p w14:paraId="6E6AF9CB" w14:textId="77777777" w:rsidR="00616E84" w:rsidRPr="00393F06" w:rsidRDefault="00616E84" w:rsidP="00393F06">
      <w:pPr>
        <w:pStyle w:val="2"/>
        <w:numPr>
          <w:ilvl w:val="1"/>
          <w:numId w:val="15"/>
        </w:numPr>
        <w:contextualSpacing/>
        <w:jc w:val="both"/>
        <w:rPr>
          <w:b w:val="0"/>
          <w:bCs/>
        </w:rPr>
      </w:pPr>
      <w:r w:rsidRPr="00393F06">
        <w:rPr>
          <w:b w:val="0"/>
          <w:bCs/>
        </w:rPr>
        <w:t>В случае если в соответствии с условиями Договора выполнение обязательств Покупателя по Договору зависит от выполнения связанных с ними обязательств Поставщика, и при этом Поставщик не выполнил такие обязательства, Покупатель не несет ответственность за задержки в выполнении обязательств по Договору, связанные с невыполнением обязательств Поставщика.</w:t>
      </w:r>
    </w:p>
    <w:p w14:paraId="18FDC155" w14:textId="77777777" w:rsidR="00616E84" w:rsidRPr="00393F06" w:rsidRDefault="00616E84" w:rsidP="00393F06">
      <w:pPr>
        <w:pStyle w:val="2"/>
        <w:numPr>
          <w:ilvl w:val="1"/>
          <w:numId w:val="15"/>
        </w:numPr>
        <w:contextualSpacing/>
        <w:jc w:val="both"/>
        <w:rPr>
          <w:b w:val="0"/>
          <w:bCs/>
        </w:rPr>
      </w:pPr>
      <w:r w:rsidRPr="00393F06">
        <w:rPr>
          <w:b w:val="0"/>
          <w:bCs/>
        </w:rPr>
        <w:t>В случае если в соответствии с условиями Договора выполнение обязательств Поставщика по Договору зависит от выполнения связанных с ними обязательств Покупателя, и при этом Покупатель не выполнил такие обязательства, Поставщик не несет ответственность за задержки в поставках, связанные с невыполнением обязательств Покупателя.</w:t>
      </w:r>
    </w:p>
    <w:p w14:paraId="59EE9299" w14:textId="77777777" w:rsidR="0022234A" w:rsidRPr="0022234A" w:rsidRDefault="0022234A" w:rsidP="0022234A">
      <w:pPr>
        <w:pStyle w:val="2"/>
        <w:numPr>
          <w:ilvl w:val="1"/>
          <w:numId w:val="15"/>
        </w:numPr>
        <w:contextualSpacing/>
        <w:jc w:val="both"/>
        <w:rPr>
          <w:b w:val="0"/>
          <w:bCs/>
        </w:rPr>
      </w:pPr>
      <w:r w:rsidRPr="0022234A">
        <w:rPr>
          <w:b w:val="0"/>
          <w:bCs/>
        </w:rPr>
        <w:t xml:space="preserve">Подписание настоящего Договора для Поставщика означает его ознакомление с проектной, нормативно-технической и иной документацией Покупателя, необходимой для надлежащего выполнения работ в полном объёме, что лишает Поставщика права сослаться на непредставление Покупателем указанной документации Поставщику в случае невыполнения или ненадлежащего выполнения </w:t>
      </w:r>
      <w:r>
        <w:rPr>
          <w:b w:val="0"/>
          <w:bCs/>
        </w:rPr>
        <w:t>обязательств по Договору</w:t>
      </w:r>
      <w:r w:rsidRPr="0022234A">
        <w:rPr>
          <w:b w:val="0"/>
          <w:bCs/>
        </w:rPr>
        <w:t xml:space="preserve"> последним.</w:t>
      </w:r>
    </w:p>
    <w:p w14:paraId="307AE4AE" w14:textId="77777777" w:rsidR="005D57F7" w:rsidRPr="00393F06" w:rsidRDefault="005D57F7" w:rsidP="00393F06">
      <w:pPr>
        <w:pStyle w:val="2"/>
        <w:numPr>
          <w:ilvl w:val="1"/>
          <w:numId w:val="15"/>
        </w:numPr>
        <w:contextualSpacing/>
        <w:jc w:val="both"/>
        <w:rPr>
          <w:b w:val="0"/>
          <w:bCs/>
        </w:rPr>
      </w:pPr>
      <w:r w:rsidRPr="00393F06">
        <w:rPr>
          <w:b w:val="0"/>
          <w:bCs/>
        </w:rPr>
        <w:t>Заявления, уведомления, извещения, требования или иные юридически значимые сообщения, с которыми закон или Договор связывают наступление гражданско-правовых последствий для другой стороны, должны направляться сторонами любым из следующих способов:</w:t>
      </w:r>
    </w:p>
    <w:p w14:paraId="75A3ACAB" w14:textId="77777777" w:rsidR="005D57F7" w:rsidRPr="00393F06" w:rsidRDefault="005D57F7" w:rsidP="00393F06">
      <w:pPr>
        <w:contextualSpacing/>
      </w:pPr>
      <w:r w:rsidRPr="00393F06">
        <w:t>- с нарочным (курьерской доставкой). Факт получения документа должен подтверждаться распиской стороны в его получении. Расписка должна содержать наименование документа и дату его получения, Ф.И.О., должность и подпись лица, получившего данный документ;</w:t>
      </w:r>
    </w:p>
    <w:p w14:paraId="23240493" w14:textId="77777777" w:rsidR="005D57F7" w:rsidRPr="00393F06" w:rsidRDefault="005D57F7" w:rsidP="00393F06">
      <w:pPr>
        <w:contextualSpacing/>
      </w:pPr>
      <w:r w:rsidRPr="00393F06">
        <w:t>- заказным письмом с уведомлением о вручении;</w:t>
      </w:r>
    </w:p>
    <w:p w14:paraId="37D036F9" w14:textId="77777777" w:rsidR="005D57F7" w:rsidRPr="00393F06" w:rsidRDefault="005D57F7" w:rsidP="00393F06">
      <w:pPr>
        <w:contextualSpacing/>
      </w:pPr>
      <w:r w:rsidRPr="00393F06">
        <w:t>- ценным письмом с описью вложения и уведомлением о вручении;</w:t>
      </w:r>
    </w:p>
    <w:p w14:paraId="49D9B171" w14:textId="77777777" w:rsidR="005D57F7" w:rsidRPr="00393F06" w:rsidRDefault="005D57F7" w:rsidP="00393F06">
      <w:pPr>
        <w:contextualSpacing/>
      </w:pPr>
      <w:r w:rsidRPr="00393F06">
        <w:t>- электронной почтой;</w:t>
      </w:r>
    </w:p>
    <w:p w14:paraId="3F7924BA" w14:textId="77777777" w:rsidR="005D57F7" w:rsidRPr="00393F06" w:rsidRDefault="005D57F7" w:rsidP="00393F06">
      <w:pPr>
        <w:contextualSpacing/>
      </w:pPr>
      <w:r w:rsidRPr="00393F06">
        <w:t>- факсом;</w:t>
      </w:r>
    </w:p>
    <w:p w14:paraId="2582C3E5" w14:textId="77777777" w:rsidR="005D57F7" w:rsidRPr="00393F06" w:rsidRDefault="005D57F7" w:rsidP="00393F06">
      <w:pPr>
        <w:contextualSpacing/>
      </w:pPr>
      <w:r w:rsidRPr="00393F06">
        <w:lastRenderedPageBreak/>
        <w:t>- телеграммой.</w:t>
      </w:r>
    </w:p>
    <w:p w14:paraId="24A1F73E" w14:textId="77777777" w:rsidR="005D57F7" w:rsidRPr="00393F06" w:rsidRDefault="005D57F7" w:rsidP="00393F06">
      <w:pPr>
        <w:ind w:firstLine="708"/>
        <w:contextualSpacing/>
      </w:pPr>
      <w:r w:rsidRPr="00393F06">
        <w:t>Если иное не предусмотрено законом, все юридически значимые сообщения по Договору влекут для получающей их стороны наступление гражданско-правовых последствий с момента доставки соответствующего сообщения ей или её представителю.</w:t>
      </w:r>
    </w:p>
    <w:p w14:paraId="7496D133" w14:textId="77777777" w:rsidR="00A77048" w:rsidRPr="00393F06" w:rsidRDefault="00A77048" w:rsidP="00393F06">
      <w:pPr>
        <w:ind w:firstLine="708"/>
        <w:contextualSpacing/>
      </w:pPr>
      <w:r w:rsidRPr="00393F06">
        <w:t>Сообщение считается доставленным и в тех случаях, если оно поступило лицу, которому оно направлено (адресату), но по обстоятельствам, зависящим от него, не было ему вручено или адресат не ознакомился с ним.</w:t>
      </w:r>
    </w:p>
    <w:p w14:paraId="58E47CE6" w14:textId="77777777" w:rsidR="00A77048" w:rsidRPr="00393F06" w:rsidRDefault="00A77048" w:rsidP="00393F06">
      <w:pPr>
        <w:ind w:firstLine="708"/>
        <w:contextualSpacing/>
      </w:pPr>
      <w:r w:rsidRPr="00393F06">
        <w:t>Юридическое лицо несет риск последствий неполучения юридически значимых сообщений, доставленных по адресу, указанному в Договоре или едином государственном реестре юридических лиц (ЕГРЮЛ), а также риск отсутствия по указанному адресу своего органа или представителя. Сообщения, доставленные по адресу, указанному в Договоре или ЕГРЮЛ, считаются полученными юридическим лицом, даже если оно не находится по указанному адресу.</w:t>
      </w:r>
    </w:p>
    <w:p w14:paraId="509868A2" w14:textId="77777777" w:rsidR="00A77048" w:rsidRPr="00393F06" w:rsidRDefault="00A77048" w:rsidP="00393F06">
      <w:pPr>
        <w:ind w:firstLine="708"/>
        <w:contextualSpacing/>
      </w:pPr>
      <w:r w:rsidRPr="00393F06">
        <w:t xml:space="preserve"> Документы, направленные посредством факсимильной связи, признаются сторонами как имеющие юридическую силу и признаются обязательными. </w:t>
      </w:r>
    </w:p>
    <w:p w14:paraId="01F2E9F8" w14:textId="77777777" w:rsidR="00A77048" w:rsidRPr="00393F06" w:rsidRDefault="00A77048" w:rsidP="00393F06">
      <w:pPr>
        <w:ind w:firstLine="708"/>
        <w:contextualSpacing/>
      </w:pPr>
      <w:r w:rsidRPr="00393F06">
        <w:t xml:space="preserve">Наличие копий документов у одной из сторон не освобождает противную сторону от предоставления документов в подлинной форме. В случае возникновения спора по поводу достоверности сведений, переданных посредством факса, бремя доказывания соответствующих фактов и достоверности подписи возлагается на сторону, прибегнувшую к помощи средств электронной и факсимильной связи. </w:t>
      </w:r>
    </w:p>
    <w:p w14:paraId="5F067DC6" w14:textId="77777777" w:rsidR="004617DD" w:rsidRPr="00393F06" w:rsidRDefault="004617DD" w:rsidP="00393F06">
      <w:pPr>
        <w:pStyle w:val="5"/>
        <w:numPr>
          <w:ilvl w:val="2"/>
          <w:numId w:val="15"/>
        </w:numPr>
        <w:contextualSpacing/>
        <w:jc w:val="both"/>
        <w:rPr>
          <w:rFonts w:ascii="Arial" w:hAnsi="Arial" w:cs="Arial"/>
          <w:b w:val="0"/>
          <w:bCs w:val="0"/>
          <w:sz w:val="20"/>
          <w:lang w:val="ru-RU"/>
        </w:rPr>
      </w:pPr>
      <w:bookmarkStart w:id="22" w:name="_Hlk118107376"/>
      <w:bookmarkStart w:id="23" w:name="_Hlk118990312"/>
      <w:r w:rsidRPr="00393F06">
        <w:rPr>
          <w:rFonts w:ascii="Arial" w:hAnsi="Arial" w:cs="Arial"/>
          <w:b w:val="0"/>
          <w:bCs w:val="0"/>
          <w:sz w:val="20"/>
          <w:lang w:val="ru-RU"/>
        </w:rPr>
        <w:t>Контактные лица Сторон:</w:t>
      </w:r>
    </w:p>
    <w:p w14:paraId="1713F4FE" w14:textId="77777777" w:rsidR="004617DD" w:rsidRPr="00393F06" w:rsidRDefault="004617DD" w:rsidP="00393F06">
      <w:pPr>
        <w:ind w:firstLine="708"/>
        <w:contextualSpacing/>
        <w:rPr>
          <w:highlight w:val="lightGray"/>
        </w:rPr>
      </w:pPr>
      <w:r w:rsidRPr="00393F06">
        <w:rPr>
          <w:highlight w:val="lightGray"/>
        </w:rPr>
        <w:t>От Поставщика:</w:t>
      </w:r>
    </w:p>
    <w:p w14:paraId="73AA7981" w14:textId="77777777" w:rsidR="004617DD" w:rsidRPr="00393F06" w:rsidRDefault="004617DD" w:rsidP="00393F06">
      <w:pPr>
        <w:ind w:firstLine="708"/>
        <w:contextualSpacing/>
        <w:rPr>
          <w:i/>
          <w:iCs/>
          <w:highlight w:val="lightGray"/>
        </w:rPr>
      </w:pPr>
      <w:r w:rsidRPr="00393F06">
        <w:rPr>
          <w:i/>
          <w:iCs/>
          <w:highlight w:val="lightGray"/>
        </w:rPr>
        <w:t>ФИО, должность, эл. Почта, тел.номер.</w:t>
      </w:r>
    </w:p>
    <w:p w14:paraId="6E0443C5" w14:textId="77777777" w:rsidR="004617DD" w:rsidRPr="00393F06" w:rsidRDefault="004617DD" w:rsidP="00393F06">
      <w:pPr>
        <w:ind w:firstLine="708"/>
        <w:contextualSpacing/>
        <w:rPr>
          <w:highlight w:val="lightGray"/>
        </w:rPr>
      </w:pPr>
      <w:r w:rsidRPr="00393F06">
        <w:rPr>
          <w:highlight w:val="lightGray"/>
        </w:rPr>
        <w:t>От Покупателя:</w:t>
      </w:r>
    </w:p>
    <w:p w14:paraId="34A8CAC9" w14:textId="77777777" w:rsidR="009C70A9" w:rsidRPr="00393F06" w:rsidRDefault="004617DD" w:rsidP="00393F06">
      <w:pPr>
        <w:ind w:firstLine="708"/>
        <w:contextualSpacing/>
        <w:rPr>
          <w:i/>
          <w:iCs/>
        </w:rPr>
      </w:pPr>
      <w:r w:rsidRPr="00393F06">
        <w:rPr>
          <w:i/>
          <w:iCs/>
          <w:highlight w:val="lightGray"/>
        </w:rPr>
        <w:t>ФИО, должность, эл. Почта, тел.номер.</w:t>
      </w:r>
      <w:bookmarkStart w:id="24" w:name="_Hlk117008814"/>
      <w:bookmarkStart w:id="25" w:name="_Hlk117612338"/>
      <w:bookmarkEnd w:id="22"/>
    </w:p>
    <w:p w14:paraId="4A78625A" w14:textId="77777777" w:rsidR="009C70A9" w:rsidRPr="00393F06" w:rsidRDefault="009C70A9" w:rsidP="00393F06">
      <w:pPr>
        <w:pStyle w:val="af4"/>
        <w:numPr>
          <w:ilvl w:val="1"/>
          <w:numId w:val="15"/>
        </w:numPr>
        <w:spacing w:after="0" w:line="240" w:lineRule="auto"/>
        <w:rPr>
          <w:rFonts w:ascii="Arial" w:hAnsi="Arial"/>
          <w:sz w:val="20"/>
          <w:szCs w:val="20"/>
        </w:rPr>
      </w:pPr>
      <w:r w:rsidRPr="00393F06">
        <w:rPr>
          <w:rFonts w:ascii="Arial" w:hAnsi="Arial"/>
          <w:sz w:val="20"/>
          <w:szCs w:val="20"/>
        </w:rPr>
        <w:t xml:space="preserve">Стороны обязаны информировать друг друга (посредством уведомления в письменной форме) об изменениях адресов, банковских реквизитов, указанных в Договоре, а также изменении иных обстоятельств, влияющих на исполнение Договора. В случае, если одна из Сторон не уведомила другую Сторону о таком изменении, все документы и денежные средства, переданные по прежним реквизитам, считаются полученными соответствующей Стороной. </w:t>
      </w:r>
      <w:r w:rsidR="00610B41" w:rsidRPr="00393F06">
        <w:rPr>
          <w:rFonts w:ascii="Arial" w:hAnsi="Arial"/>
          <w:sz w:val="20"/>
          <w:szCs w:val="20"/>
        </w:rPr>
        <w:t>Покупатель</w:t>
      </w:r>
      <w:r w:rsidRPr="00393F06">
        <w:rPr>
          <w:rFonts w:ascii="Arial" w:hAnsi="Arial"/>
          <w:sz w:val="20"/>
          <w:szCs w:val="20"/>
        </w:rPr>
        <w:t xml:space="preserve"> вправе потребовать у Поставщика возмещения затрат, понесенных </w:t>
      </w:r>
      <w:r w:rsidR="008C1005">
        <w:rPr>
          <w:rFonts w:ascii="Arial" w:hAnsi="Arial"/>
          <w:sz w:val="20"/>
          <w:szCs w:val="20"/>
        </w:rPr>
        <w:t>Покупателем</w:t>
      </w:r>
      <w:r w:rsidR="008C1005" w:rsidRPr="00393F06">
        <w:rPr>
          <w:rFonts w:ascii="Arial" w:hAnsi="Arial"/>
          <w:sz w:val="20"/>
          <w:szCs w:val="20"/>
        </w:rPr>
        <w:t xml:space="preserve"> </w:t>
      </w:r>
      <w:r w:rsidRPr="00393F06">
        <w:rPr>
          <w:rFonts w:ascii="Arial" w:hAnsi="Arial"/>
          <w:sz w:val="20"/>
          <w:szCs w:val="20"/>
        </w:rPr>
        <w:t>по уточнению реквизитов Поставщика либо при повторном осуществлении платежей за продукцию.</w:t>
      </w:r>
    </w:p>
    <w:p w14:paraId="0761EEAA" w14:textId="77777777" w:rsidR="002E4785" w:rsidRPr="00393F06" w:rsidRDefault="002E4785" w:rsidP="00393F06">
      <w:pPr>
        <w:pStyle w:val="2"/>
        <w:numPr>
          <w:ilvl w:val="1"/>
          <w:numId w:val="15"/>
        </w:numPr>
        <w:contextualSpacing/>
        <w:jc w:val="both"/>
        <w:rPr>
          <w:b w:val="0"/>
          <w:bCs/>
        </w:rPr>
      </w:pPr>
      <w:r w:rsidRPr="00393F06">
        <w:rPr>
          <w:b w:val="0"/>
          <w:bCs/>
        </w:rPr>
        <w:t xml:space="preserve">Стороны вправе обмениваться связанными с Договором документами в электронном виде в той мере, в которой это допускается Законодательством. Если Договором не предусмотрено иное, могут быть использованы электронные средства обмена информацией </w:t>
      </w:r>
      <w:bookmarkStart w:id="26" w:name="_Hlk66096664"/>
      <w:r w:rsidRPr="00393F06">
        <w:rPr>
          <w:b w:val="0"/>
          <w:bCs/>
        </w:rPr>
        <w:t>(например, электронная почта)</w:t>
      </w:r>
      <w:bookmarkEnd w:id="26"/>
      <w:r w:rsidRPr="00393F06">
        <w:rPr>
          <w:b w:val="0"/>
          <w:bCs/>
        </w:rPr>
        <w:t xml:space="preserve">, в том числе для </w:t>
      </w:r>
      <w:r w:rsidRPr="00393F06">
        <w:rPr>
          <w:b w:val="0"/>
          <w:bCs/>
        </w:rPr>
        <w:lastRenderedPageBreak/>
        <w:t>ежедневной переписки, при условии, что такие средства позволяют отслеживать каждое сообщение. Следует понимать, что уведомления, передаваемые Сторонами посредством электронных средств связи, должны быть отправлены в электронном письме с уведомлением о прочтении на зарегистрированный адрес, указанный в Договоре. В таком случае датой уведомления считается дата приема Стороной-адресатом электронного сообщения с уведомлением.</w:t>
      </w:r>
    </w:p>
    <w:p w14:paraId="530DACAC" w14:textId="77777777" w:rsidR="002E4785" w:rsidRPr="00393F06" w:rsidRDefault="002E4785" w:rsidP="00393F06">
      <w:pPr>
        <w:pStyle w:val="2"/>
        <w:numPr>
          <w:ilvl w:val="1"/>
          <w:numId w:val="15"/>
        </w:numPr>
        <w:contextualSpacing/>
        <w:jc w:val="both"/>
        <w:rPr>
          <w:b w:val="0"/>
          <w:bCs/>
        </w:rPr>
      </w:pPr>
      <w:r w:rsidRPr="00393F06">
        <w:rPr>
          <w:b w:val="0"/>
          <w:bCs/>
        </w:rPr>
        <w:t xml:space="preserve">Стороны обязаны отвечать на любые связанные с Договором уведомления и сообщения в течение </w:t>
      </w:r>
      <w:r w:rsidR="00716762" w:rsidRPr="00393F06">
        <w:rPr>
          <w:b w:val="0"/>
          <w:bCs/>
        </w:rPr>
        <w:t xml:space="preserve">14 (четырнадцати) календарных </w:t>
      </w:r>
      <w:r w:rsidRPr="00393F06">
        <w:rPr>
          <w:b w:val="0"/>
          <w:bCs/>
        </w:rPr>
        <w:t>дней с даты их получения</w:t>
      </w:r>
      <w:r w:rsidR="007175A7" w:rsidRPr="00393F06">
        <w:rPr>
          <w:b w:val="0"/>
          <w:bCs/>
        </w:rPr>
        <w:t>.</w:t>
      </w:r>
    </w:p>
    <w:bookmarkEnd w:id="24"/>
    <w:bookmarkEnd w:id="25"/>
    <w:p w14:paraId="4EA6362C" w14:textId="77777777" w:rsidR="00A77048" w:rsidRPr="00393F06" w:rsidRDefault="00A77048" w:rsidP="00393F06">
      <w:pPr>
        <w:pStyle w:val="2"/>
        <w:numPr>
          <w:ilvl w:val="1"/>
          <w:numId w:val="15"/>
        </w:numPr>
        <w:contextualSpacing/>
        <w:jc w:val="both"/>
        <w:rPr>
          <w:b w:val="0"/>
          <w:bCs/>
        </w:rPr>
      </w:pPr>
      <w:r w:rsidRPr="00393F06">
        <w:rPr>
          <w:b w:val="0"/>
          <w:bCs/>
        </w:rPr>
        <w:t>Поставщик не вправе без согласия Покупателя переуступать свои права и обязанности по настоящему Договору.</w:t>
      </w:r>
    </w:p>
    <w:p w14:paraId="59792135" w14:textId="77777777" w:rsidR="00A77048" w:rsidRDefault="00A77048" w:rsidP="00393F06">
      <w:pPr>
        <w:pStyle w:val="2"/>
        <w:numPr>
          <w:ilvl w:val="1"/>
          <w:numId w:val="15"/>
        </w:numPr>
        <w:contextualSpacing/>
        <w:jc w:val="both"/>
        <w:rPr>
          <w:b w:val="0"/>
          <w:bCs/>
        </w:rPr>
      </w:pPr>
      <w:r w:rsidRPr="00393F06">
        <w:rPr>
          <w:b w:val="0"/>
          <w:bCs/>
        </w:rPr>
        <w:t xml:space="preserve">Каждая сторона обязуется подписывать Акт сверки взаимных расчетов, представленный другой стороной, в случае несогласия с Актом, эта сторона обязуется в течение двух дней с момента его получения направить в адрес другой стороны свой вариант Акта сверки взаимных расчетов. </w:t>
      </w:r>
    </w:p>
    <w:p w14:paraId="16FBC553" w14:textId="77777777" w:rsidR="00670A5B" w:rsidRPr="00683AAE" w:rsidRDefault="00670A5B" w:rsidP="00683AAE">
      <w:pPr>
        <w:pStyle w:val="af4"/>
        <w:numPr>
          <w:ilvl w:val="1"/>
          <w:numId w:val="15"/>
        </w:numPr>
        <w:tabs>
          <w:tab w:val="left" w:pos="0"/>
        </w:tabs>
        <w:spacing w:after="0" w:line="240" w:lineRule="auto"/>
        <w:rPr>
          <w:b/>
          <w:highlight w:val="cyan"/>
        </w:rPr>
      </w:pPr>
      <w:r>
        <w:rPr>
          <w:rFonts w:ascii="Arial" w:hAnsi="Arial"/>
          <w:sz w:val="20"/>
          <w:szCs w:val="20"/>
          <w:highlight w:val="cyan"/>
        </w:rPr>
        <w:t>Поставщик</w:t>
      </w:r>
      <w:commentRangeStart w:id="27"/>
      <w:r>
        <w:rPr>
          <w:rFonts w:ascii="Arial" w:hAnsi="Arial"/>
          <w:sz w:val="20"/>
          <w:szCs w:val="20"/>
          <w:highlight w:val="cyan"/>
        </w:rPr>
        <w:t xml:space="preserve"> признаёт, что Покупатель может принять решение о реорганизации с участием лиц, входящих в группу ПАО «ЭЛ5-Энерго» или группу ПАО «ЛУКОЙЛ» (далее – «Внутригрупповая Реорганизация»). Поставщик настоящим соглашается, что в случае принятия решения о Внутригрупповой Реорганизации на стороне Покупателя Поставщик не будет требовать досрочного исполнения соответствующих обязательств должником, а при невозможности досрочного исполнения – не будет требовать прекращения обязательства и возмещения убытков в связи с Внутригрупповой Реорганизацией, согласно п. 2 ст. 60 Гражданского кодекса Российской Федерации.      </w:t>
      </w:r>
      <w:commentRangeEnd w:id="27"/>
      <w:r>
        <w:rPr>
          <w:rStyle w:val="aff7"/>
          <w:rFonts w:ascii="Arial" w:hAnsi="Arial"/>
        </w:rPr>
        <w:commentReference w:id="27"/>
      </w:r>
    </w:p>
    <w:p w14:paraId="53CDB72D" w14:textId="77777777" w:rsidR="006156A4" w:rsidRPr="00393F06" w:rsidRDefault="006156A4" w:rsidP="00393F06">
      <w:pPr>
        <w:pStyle w:val="2"/>
        <w:numPr>
          <w:ilvl w:val="1"/>
          <w:numId w:val="15"/>
        </w:numPr>
        <w:contextualSpacing/>
        <w:jc w:val="both"/>
        <w:rPr>
          <w:b w:val="0"/>
          <w:bCs/>
        </w:rPr>
      </w:pPr>
      <w:bookmarkStart w:id="28" w:name="_Hlk117612384"/>
      <w:bookmarkStart w:id="29" w:name="_Hlk117007758"/>
      <w:bookmarkStart w:id="30" w:name="_Hlk117007739"/>
      <w:r w:rsidRPr="00393F06">
        <w:rPr>
          <w:b w:val="0"/>
          <w:bCs/>
        </w:rPr>
        <w:t>Договор составлен в двух экземплярах, имеющих одинаковую юридическую силу, по одному экземпляру - для каждой стороны.</w:t>
      </w:r>
    </w:p>
    <w:bookmarkEnd w:id="23"/>
    <w:bookmarkEnd w:id="28"/>
    <w:bookmarkEnd w:id="29"/>
    <w:bookmarkEnd w:id="30"/>
    <w:p w14:paraId="15F911C4" w14:textId="77777777" w:rsidR="00A77048" w:rsidRPr="00393F06" w:rsidRDefault="00A77048" w:rsidP="00393F06">
      <w:pPr>
        <w:pStyle w:val="2"/>
        <w:numPr>
          <w:ilvl w:val="1"/>
          <w:numId w:val="15"/>
        </w:numPr>
        <w:contextualSpacing/>
        <w:jc w:val="both"/>
        <w:rPr>
          <w:b w:val="0"/>
          <w:bCs/>
        </w:rPr>
      </w:pPr>
      <w:r w:rsidRPr="00393F06">
        <w:rPr>
          <w:b w:val="0"/>
          <w:bCs/>
        </w:rPr>
        <w:t>Неотъемлемыми частями настоящего Договора являются следующие приложения:</w:t>
      </w:r>
    </w:p>
    <w:p w14:paraId="0F2B4C92" w14:textId="043D265F" w:rsidR="005D57F7" w:rsidRDefault="001D1276" w:rsidP="00393F06">
      <w:pPr>
        <w:rPr>
          <w:b/>
          <w:i/>
        </w:rPr>
      </w:pPr>
      <w:r w:rsidRPr="001A5674">
        <w:rPr>
          <w:highlight w:val="yellow"/>
        </w:rPr>
        <w:t>-</w:t>
      </w:r>
      <w:r w:rsidR="00A77048" w:rsidRPr="001A5674">
        <w:rPr>
          <w:highlight w:val="yellow"/>
        </w:rPr>
        <w:t xml:space="preserve"> </w:t>
      </w:r>
      <w:r w:rsidR="00AA591D" w:rsidRPr="001A5674">
        <w:rPr>
          <w:highlight w:val="yellow"/>
        </w:rPr>
        <w:t xml:space="preserve">Приложение </w:t>
      </w:r>
      <w:r w:rsidR="00B73547">
        <w:rPr>
          <w:highlight w:val="yellow"/>
        </w:rPr>
        <w:t>№</w:t>
      </w:r>
      <w:r w:rsidR="00AA591D" w:rsidRPr="001A5674">
        <w:rPr>
          <w:highlight w:val="yellow"/>
        </w:rPr>
        <w:t xml:space="preserve">1 - </w:t>
      </w:r>
      <w:r w:rsidR="00C10F90" w:rsidRPr="001A5674">
        <w:rPr>
          <w:highlight w:val="yellow"/>
        </w:rPr>
        <w:t xml:space="preserve">Спецификация № </w:t>
      </w:r>
      <w:r w:rsidR="00B73547">
        <w:rPr>
          <w:highlight w:val="yellow"/>
        </w:rPr>
        <w:t>__</w:t>
      </w:r>
      <w:r w:rsidR="00C10F90">
        <w:rPr>
          <w:b/>
          <w:i/>
        </w:rPr>
        <w:t>;</w:t>
      </w:r>
    </w:p>
    <w:p w14:paraId="0B2531A4" w14:textId="2E709A44" w:rsidR="00790156" w:rsidRDefault="009E0F23" w:rsidP="00393F06">
      <w:r w:rsidRPr="009E0F23">
        <w:rPr>
          <w:highlight w:val="yellow"/>
        </w:rPr>
        <w:t xml:space="preserve">- Приложение </w:t>
      </w:r>
      <w:r w:rsidR="00B73547">
        <w:rPr>
          <w:highlight w:val="yellow"/>
        </w:rPr>
        <w:t>№</w:t>
      </w:r>
      <w:r w:rsidRPr="009E0F23">
        <w:rPr>
          <w:highlight w:val="yellow"/>
        </w:rPr>
        <w:t>2 – Чертёж БК-877</w:t>
      </w:r>
      <w:r w:rsidR="00B73547">
        <w:t>.</w:t>
      </w:r>
    </w:p>
    <w:p w14:paraId="2CEE27B0" w14:textId="77777777" w:rsidR="000E2DE1" w:rsidRPr="00393F06" w:rsidRDefault="00461E44" w:rsidP="00393F06">
      <w:pPr>
        <w:pStyle w:val="1"/>
        <w:numPr>
          <w:ilvl w:val="0"/>
          <w:numId w:val="15"/>
        </w:numPr>
        <w:spacing w:before="120" w:after="120"/>
        <w:contextualSpacing/>
        <w:jc w:val="center"/>
        <w:rPr>
          <w:sz w:val="20"/>
        </w:rPr>
      </w:pPr>
      <w:r w:rsidRPr="00393F06">
        <w:rPr>
          <w:sz w:val="20"/>
        </w:rPr>
        <w:t>РЕКВИЗИТЫ И ПОДПИСИ СТОРОН</w:t>
      </w:r>
    </w:p>
    <w:tbl>
      <w:tblPr>
        <w:tblW w:w="10005" w:type="dxa"/>
        <w:tblLayout w:type="fixed"/>
        <w:tblLook w:val="04A0" w:firstRow="1" w:lastRow="0" w:firstColumn="1" w:lastColumn="0" w:noHBand="0" w:noVBand="1"/>
      </w:tblPr>
      <w:tblGrid>
        <w:gridCol w:w="5068"/>
        <w:gridCol w:w="4937"/>
      </w:tblGrid>
      <w:tr w:rsidR="000E2DE1" w:rsidRPr="00393F06" w14:paraId="3A20BAF4" w14:textId="77777777" w:rsidTr="00877E8E">
        <w:trPr>
          <w:trHeight w:val="276"/>
        </w:trPr>
        <w:tc>
          <w:tcPr>
            <w:tcW w:w="5068" w:type="dxa"/>
            <w:tcBorders>
              <w:top w:val="single" w:sz="4" w:space="0" w:color="auto"/>
              <w:left w:val="single" w:sz="4" w:space="0" w:color="auto"/>
              <w:bottom w:val="single" w:sz="4" w:space="0" w:color="auto"/>
              <w:right w:val="single" w:sz="4" w:space="0" w:color="auto"/>
            </w:tcBorders>
          </w:tcPr>
          <w:p w14:paraId="47754CE0" w14:textId="77777777" w:rsidR="000E2DE1" w:rsidRPr="00393F06" w:rsidRDefault="00C03836" w:rsidP="00393F06">
            <w:pPr>
              <w:contextualSpacing/>
              <w:rPr>
                <w:b/>
                <w:lang w:eastAsia="en-US"/>
              </w:rPr>
            </w:pPr>
            <w:r w:rsidRPr="00393F06">
              <w:rPr>
                <w:b/>
                <w:lang w:eastAsia="en-US"/>
              </w:rPr>
              <w:t>ПОКУПАТЕЛЬ</w:t>
            </w:r>
            <w:r w:rsidR="000E2DE1" w:rsidRPr="00393F06">
              <w:rPr>
                <w:b/>
                <w:lang w:eastAsia="en-US"/>
              </w:rPr>
              <w:t>:</w:t>
            </w:r>
          </w:p>
        </w:tc>
        <w:tc>
          <w:tcPr>
            <w:tcW w:w="4937" w:type="dxa"/>
            <w:tcBorders>
              <w:top w:val="single" w:sz="4" w:space="0" w:color="auto"/>
              <w:left w:val="single" w:sz="4" w:space="0" w:color="auto"/>
              <w:bottom w:val="single" w:sz="4" w:space="0" w:color="auto"/>
              <w:right w:val="single" w:sz="4" w:space="0" w:color="auto"/>
            </w:tcBorders>
          </w:tcPr>
          <w:p w14:paraId="7A130137" w14:textId="77777777" w:rsidR="000E2DE1" w:rsidRPr="00393F06" w:rsidRDefault="000E2DE1" w:rsidP="00393F06">
            <w:pPr>
              <w:contextualSpacing/>
              <w:rPr>
                <w:b/>
                <w:lang w:eastAsia="en-US"/>
              </w:rPr>
            </w:pPr>
            <w:r w:rsidRPr="00393F06">
              <w:rPr>
                <w:b/>
                <w:lang w:eastAsia="en-US"/>
              </w:rPr>
              <w:t>ПО</w:t>
            </w:r>
            <w:r w:rsidR="00C03836" w:rsidRPr="00393F06">
              <w:rPr>
                <w:b/>
                <w:lang w:eastAsia="en-US"/>
              </w:rPr>
              <w:t>СТАВЩИК</w:t>
            </w:r>
            <w:r w:rsidRPr="00393F06">
              <w:rPr>
                <w:b/>
                <w:lang w:eastAsia="en-US"/>
              </w:rPr>
              <w:t>:</w:t>
            </w:r>
          </w:p>
          <w:p w14:paraId="4622A500" w14:textId="77777777" w:rsidR="000E2DE1" w:rsidRPr="00393F06" w:rsidRDefault="000E2DE1" w:rsidP="00393F06">
            <w:pPr>
              <w:contextualSpacing/>
              <w:rPr>
                <w:b/>
                <w:lang w:eastAsia="en-US"/>
              </w:rPr>
            </w:pPr>
          </w:p>
        </w:tc>
      </w:tr>
      <w:tr w:rsidR="008B1157" w:rsidRPr="00393F06" w14:paraId="228F4823" w14:textId="77777777" w:rsidTr="00877E8E">
        <w:trPr>
          <w:trHeight w:val="276"/>
        </w:trPr>
        <w:tc>
          <w:tcPr>
            <w:tcW w:w="5068" w:type="dxa"/>
            <w:tcBorders>
              <w:top w:val="single" w:sz="4" w:space="0" w:color="auto"/>
              <w:left w:val="single" w:sz="4" w:space="0" w:color="auto"/>
              <w:bottom w:val="single" w:sz="4" w:space="0" w:color="auto"/>
              <w:right w:val="single" w:sz="4" w:space="0" w:color="auto"/>
            </w:tcBorders>
          </w:tcPr>
          <w:p w14:paraId="14B10733" w14:textId="77777777" w:rsidR="008B1157" w:rsidRPr="00393F06" w:rsidRDefault="008B1157" w:rsidP="00393F06">
            <w:pPr>
              <w:contextualSpacing/>
              <w:rPr>
                <w:lang w:eastAsia="en-US"/>
              </w:rPr>
            </w:pPr>
          </w:p>
          <w:p w14:paraId="666DD9DC" w14:textId="77777777" w:rsidR="008B1157" w:rsidRPr="00393F06" w:rsidRDefault="008B1157" w:rsidP="00393F06">
            <w:pPr>
              <w:contextualSpacing/>
              <w:rPr>
                <w:lang w:eastAsia="en-US"/>
              </w:rPr>
            </w:pPr>
          </w:p>
          <w:p w14:paraId="1F4BBED1" w14:textId="77777777" w:rsidR="008B1157" w:rsidRPr="00393F06" w:rsidRDefault="008B1157" w:rsidP="00393F06">
            <w:pPr>
              <w:contextualSpacing/>
              <w:rPr>
                <w:lang w:eastAsia="en-US"/>
              </w:rPr>
            </w:pPr>
          </w:p>
          <w:p w14:paraId="37E40F00" w14:textId="77777777" w:rsidR="008B1157" w:rsidRPr="00393F06" w:rsidRDefault="008B1157" w:rsidP="00393F06">
            <w:pPr>
              <w:contextualSpacing/>
              <w:rPr>
                <w:lang w:eastAsia="en-US"/>
              </w:rPr>
            </w:pPr>
          </w:p>
          <w:p w14:paraId="432039E2" w14:textId="77777777" w:rsidR="008B1157" w:rsidRPr="00393F06" w:rsidRDefault="008B1157" w:rsidP="00393F06">
            <w:pPr>
              <w:contextualSpacing/>
              <w:rPr>
                <w:lang w:eastAsia="en-US"/>
              </w:rPr>
            </w:pPr>
            <w:r w:rsidRPr="00393F06">
              <w:rPr>
                <w:lang w:eastAsia="en-US"/>
              </w:rPr>
              <w:t>___________________/__________/</w:t>
            </w:r>
          </w:p>
          <w:p w14:paraId="4659667F" w14:textId="77777777" w:rsidR="008B1157" w:rsidRPr="00393F06" w:rsidRDefault="008B1157" w:rsidP="00393F06">
            <w:pPr>
              <w:contextualSpacing/>
              <w:rPr>
                <w:lang w:eastAsia="en-US"/>
              </w:rPr>
            </w:pPr>
          </w:p>
          <w:p w14:paraId="6EBDF658" w14:textId="77777777" w:rsidR="008B1157" w:rsidRPr="00393F06" w:rsidRDefault="008B1157" w:rsidP="00393F06">
            <w:pPr>
              <w:contextualSpacing/>
              <w:rPr>
                <w:lang w:eastAsia="en-US"/>
              </w:rPr>
            </w:pPr>
          </w:p>
        </w:tc>
        <w:tc>
          <w:tcPr>
            <w:tcW w:w="4937" w:type="dxa"/>
            <w:tcBorders>
              <w:top w:val="single" w:sz="4" w:space="0" w:color="auto"/>
              <w:left w:val="single" w:sz="4" w:space="0" w:color="auto"/>
              <w:bottom w:val="single" w:sz="4" w:space="0" w:color="auto"/>
              <w:right w:val="single" w:sz="4" w:space="0" w:color="auto"/>
            </w:tcBorders>
          </w:tcPr>
          <w:p w14:paraId="08A07081" w14:textId="77777777" w:rsidR="008B1157" w:rsidRPr="00393F06" w:rsidRDefault="008B1157" w:rsidP="00393F06">
            <w:pPr>
              <w:contextualSpacing/>
              <w:rPr>
                <w:lang w:eastAsia="en-US"/>
              </w:rPr>
            </w:pPr>
          </w:p>
          <w:p w14:paraId="0E08B2F3" w14:textId="77777777" w:rsidR="008B1157" w:rsidRPr="00393F06" w:rsidRDefault="008B1157" w:rsidP="00393F06">
            <w:pPr>
              <w:contextualSpacing/>
              <w:rPr>
                <w:lang w:eastAsia="en-US"/>
              </w:rPr>
            </w:pPr>
          </w:p>
          <w:p w14:paraId="7EC5BC96" w14:textId="77777777" w:rsidR="008B1157" w:rsidRPr="00393F06" w:rsidRDefault="008B1157" w:rsidP="00393F06">
            <w:pPr>
              <w:contextualSpacing/>
              <w:rPr>
                <w:lang w:eastAsia="en-US"/>
              </w:rPr>
            </w:pPr>
          </w:p>
          <w:p w14:paraId="02E0BC0F" w14:textId="77777777" w:rsidR="008B1157" w:rsidRPr="00393F06" w:rsidRDefault="008B1157" w:rsidP="00393F06">
            <w:pPr>
              <w:contextualSpacing/>
              <w:rPr>
                <w:lang w:eastAsia="en-US"/>
              </w:rPr>
            </w:pPr>
          </w:p>
          <w:p w14:paraId="029B3EC7" w14:textId="77777777" w:rsidR="008B1157" w:rsidRPr="00393F06" w:rsidRDefault="008B1157" w:rsidP="00393F06">
            <w:pPr>
              <w:contextualSpacing/>
              <w:rPr>
                <w:lang w:eastAsia="en-US"/>
              </w:rPr>
            </w:pPr>
            <w:r w:rsidRPr="00393F06">
              <w:rPr>
                <w:lang w:eastAsia="en-US"/>
              </w:rPr>
              <w:t>___________________/__________/</w:t>
            </w:r>
          </w:p>
          <w:p w14:paraId="18C41C09" w14:textId="77777777" w:rsidR="008B1157" w:rsidRPr="00393F06" w:rsidRDefault="008B1157" w:rsidP="00393F06">
            <w:pPr>
              <w:contextualSpacing/>
              <w:rPr>
                <w:lang w:eastAsia="en-US"/>
              </w:rPr>
            </w:pPr>
          </w:p>
          <w:p w14:paraId="3674312C" w14:textId="77777777" w:rsidR="008B1157" w:rsidRPr="00393F06" w:rsidRDefault="008B1157" w:rsidP="00393F06">
            <w:pPr>
              <w:contextualSpacing/>
              <w:rPr>
                <w:lang w:eastAsia="en-US"/>
              </w:rPr>
            </w:pPr>
          </w:p>
        </w:tc>
      </w:tr>
    </w:tbl>
    <w:p w14:paraId="6DCF1E3C" w14:textId="77777777" w:rsidR="00AA591D" w:rsidRPr="00393F06" w:rsidRDefault="00AA591D" w:rsidP="00393F06">
      <w:pPr>
        <w:pStyle w:val="af6"/>
        <w:contextualSpacing/>
        <w:rPr>
          <w:rFonts w:ascii="Arial" w:hAnsi="Arial" w:cs="Arial"/>
          <w:sz w:val="20"/>
          <w:szCs w:val="20"/>
        </w:rPr>
      </w:pPr>
    </w:p>
    <w:p w14:paraId="3DC7D47D" w14:textId="77777777" w:rsidR="00AA591D" w:rsidRDefault="00AA591D" w:rsidP="00393F06">
      <w:pPr>
        <w:pStyle w:val="af6"/>
        <w:contextualSpacing/>
        <w:rPr>
          <w:rFonts w:ascii="Arial" w:hAnsi="Arial" w:cs="Arial"/>
          <w:sz w:val="20"/>
          <w:szCs w:val="20"/>
        </w:rPr>
      </w:pPr>
    </w:p>
    <w:p w14:paraId="362FA071" w14:textId="77777777" w:rsidR="00393F06" w:rsidRDefault="00393F06" w:rsidP="00393F06">
      <w:pPr>
        <w:pStyle w:val="af6"/>
        <w:contextualSpacing/>
        <w:rPr>
          <w:rFonts w:ascii="Arial" w:hAnsi="Arial" w:cs="Arial"/>
          <w:sz w:val="20"/>
          <w:szCs w:val="20"/>
        </w:rPr>
      </w:pPr>
    </w:p>
    <w:p w14:paraId="5C2AF181" w14:textId="77777777" w:rsidR="00393F06" w:rsidRDefault="00393F06" w:rsidP="00393F06">
      <w:pPr>
        <w:pStyle w:val="af6"/>
        <w:contextualSpacing/>
        <w:rPr>
          <w:rFonts w:ascii="Arial" w:hAnsi="Arial" w:cs="Arial"/>
          <w:sz w:val="20"/>
          <w:szCs w:val="20"/>
        </w:rPr>
      </w:pPr>
    </w:p>
    <w:p w14:paraId="767FD5A0" w14:textId="77777777" w:rsidR="00393F06" w:rsidRDefault="00393F06" w:rsidP="00393F06">
      <w:pPr>
        <w:pStyle w:val="af6"/>
        <w:contextualSpacing/>
        <w:rPr>
          <w:rFonts w:ascii="Arial" w:hAnsi="Arial" w:cs="Arial"/>
          <w:sz w:val="20"/>
          <w:szCs w:val="20"/>
        </w:rPr>
      </w:pPr>
    </w:p>
    <w:p w14:paraId="21334D51" w14:textId="77777777" w:rsidR="00393F06" w:rsidRDefault="00393F06" w:rsidP="00393F06">
      <w:pPr>
        <w:pStyle w:val="af6"/>
        <w:contextualSpacing/>
        <w:rPr>
          <w:rFonts w:ascii="Arial" w:hAnsi="Arial" w:cs="Arial"/>
          <w:sz w:val="20"/>
          <w:szCs w:val="20"/>
        </w:rPr>
      </w:pPr>
    </w:p>
    <w:p w14:paraId="4829EF5F" w14:textId="77777777" w:rsidR="00393F06" w:rsidRDefault="00393F06" w:rsidP="00393F06">
      <w:pPr>
        <w:pStyle w:val="af6"/>
        <w:contextualSpacing/>
        <w:rPr>
          <w:rFonts w:ascii="Arial" w:hAnsi="Arial" w:cs="Arial"/>
          <w:sz w:val="20"/>
          <w:szCs w:val="20"/>
        </w:rPr>
      </w:pPr>
    </w:p>
    <w:p w14:paraId="0BD0EC47" w14:textId="77777777" w:rsidR="00393F06" w:rsidRDefault="00393F06" w:rsidP="00393F06">
      <w:pPr>
        <w:pStyle w:val="af6"/>
        <w:contextualSpacing/>
        <w:rPr>
          <w:rFonts w:ascii="Arial" w:hAnsi="Arial" w:cs="Arial"/>
          <w:sz w:val="20"/>
          <w:szCs w:val="20"/>
        </w:rPr>
      </w:pPr>
    </w:p>
    <w:p w14:paraId="69050E52" w14:textId="77777777" w:rsidR="00393F06" w:rsidRDefault="00393F06" w:rsidP="00393F06">
      <w:pPr>
        <w:pStyle w:val="af6"/>
        <w:contextualSpacing/>
        <w:rPr>
          <w:rFonts w:ascii="Arial" w:hAnsi="Arial" w:cs="Arial"/>
          <w:sz w:val="20"/>
          <w:szCs w:val="20"/>
        </w:rPr>
      </w:pPr>
    </w:p>
    <w:p w14:paraId="02035847" w14:textId="77777777" w:rsidR="00393F06" w:rsidRDefault="00393F06" w:rsidP="00393F06">
      <w:pPr>
        <w:pStyle w:val="af6"/>
        <w:contextualSpacing/>
        <w:rPr>
          <w:rFonts w:ascii="Arial" w:hAnsi="Arial" w:cs="Arial"/>
          <w:sz w:val="20"/>
          <w:szCs w:val="20"/>
        </w:rPr>
      </w:pPr>
    </w:p>
    <w:p w14:paraId="555E5244" w14:textId="77777777" w:rsidR="00393F06" w:rsidRDefault="00393F06" w:rsidP="00393F06">
      <w:pPr>
        <w:pStyle w:val="af6"/>
        <w:contextualSpacing/>
        <w:rPr>
          <w:rFonts w:ascii="Arial" w:hAnsi="Arial" w:cs="Arial"/>
          <w:sz w:val="20"/>
          <w:szCs w:val="20"/>
        </w:rPr>
      </w:pPr>
    </w:p>
    <w:p w14:paraId="1E86D692" w14:textId="77777777" w:rsidR="00393F06" w:rsidRDefault="00393F06" w:rsidP="00393F06">
      <w:pPr>
        <w:pStyle w:val="af6"/>
        <w:contextualSpacing/>
        <w:rPr>
          <w:rFonts w:ascii="Arial" w:hAnsi="Arial" w:cs="Arial"/>
          <w:sz w:val="20"/>
          <w:szCs w:val="20"/>
        </w:rPr>
      </w:pPr>
    </w:p>
    <w:p w14:paraId="35E25DAE" w14:textId="77777777" w:rsidR="00393F06" w:rsidRDefault="00393F06" w:rsidP="00393F06">
      <w:pPr>
        <w:pStyle w:val="af6"/>
        <w:contextualSpacing/>
        <w:rPr>
          <w:rFonts w:ascii="Arial" w:hAnsi="Arial" w:cs="Arial"/>
          <w:sz w:val="20"/>
          <w:szCs w:val="20"/>
        </w:rPr>
      </w:pPr>
    </w:p>
    <w:p w14:paraId="4830B05B" w14:textId="77777777" w:rsidR="00393F06" w:rsidRPr="00393F06" w:rsidRDefault="00393F06" w:rsidP="00393F06">
      <w:pPr>
        <w:pStyle w:val="af6"/>
        <w:contextualSpacing/>
        <w:rPr>
          <w:rFonts w:ascii="Arial" w:hAnsi="Arial" w:cs="Arial"/>
          <w:sz w:val="20"/>
          <w:szCs w:val="20"/>
        </w:rPr>
      </w:pPr>
    </w:p>
    <w:p w14:paraId="0EEA6C3A" w14:textId="77777777" w:rsidR="00AA591D" w:rsidRPr="00393F06" w:rsidRDefault="00AA591D" w:rsidP="00393F06">
      <w:pPr>
        <w:contextualSpacing/>
      </w:pPr>
    </w:p>
    <w:p w14:paraId="5246A664" w14:textId="77777777" w:rsidR="00A428D1" w:rsidRDefault="00A428D1" w:rsidP="00393F06">
      <w:pPr>
        <w:pStyle w:val="af6"/>
        <w:contextualSpacing/>
        <w:jc w:val="right"/>
        <w:rPr>
          <w:rFonts w:ascii="Arial" w:hAnsi="Arial" w:cs="Arial"/>
          <w:b/>
          <w:bCs/>
          <w:sz w:val="20"/>
          <w:szCs w:val="20"/>
        </w:rPr>
      </w:pPr>
      <w:r>
        <w:rPr>
          <w:rFonts w:ascii="Arial" w:hAnsi="Arial" w:cs="Arial"/>
          <w:b/>
          <w:bCs/>
          <w:sz w:val="20"/>
          <w:szCs w:val="20"/>
        </w:rPr>
        <w:br w:type="page"/>
      </w:r>
    </w:p>
    <w:p w14:paraId="7B6A2271" w14:textId="77777777" w:rsidR="00AA591D" w:rsidRPr="00393F06" w:rsidRDefault="00AA591D" w:rsidP="00393F06">
      <w:pPr>
        <w:pStyle w:val="af6"/>
        <w:contextualSpacing/>
        <w:jc w:val="right"/>
        <w:rPr>
          <w:rFonts w:ascii="Arial" w:hAnsi="Arial" w:cs="Arial"/>
          <w:b/>
          <w:bCs/>
          <w:sz w:val="20"/>
          <w:szCs w:val="20"/>
        </w:rPr>
      </w:pPr>
      <w:r w:rsidRPr="00393F06">
        <w:rPr>
          <w:rFonts w:ascii="Arial" w:hAnsi="Arial" w:cs="Arial"/>
          <w:b/>
          <w:bCs/>
          <w:sz w:val="20"/>
          <w:szCs w:val="20"/>
        </w:rPr>
        <w:lastRenderedPageBreak/>
        <w:t>Приложение № 1 к Договору №____</w:t>
      </w:r>
    </w:p>
    <w:p w14:paraId="31B83A45" w14:textId="77777777" w:rsidR="00AA591D" w:rsidRPr="00393F06" w:rsidRDefault="00AA591D" w:rsidP="00393F06">
      <w:pPr>
        <w:contextualSpacing/>
        <w:jc w:val="right"/>
        <w:rPr>
          <w:b/>
          <w:i/>
        </w:rPr>
      </w:pPr>
      <w:r w:rsidRPr="00393F06">
        <w:rPr>
          <w:b/>
          <w:i/>
        </w:rPr>
        <w:t xml:space="preserve">от «___»_____ 20___ г. </w:t>
      </w:r>
    </w:p>
    <w:p w14:paraId="03A02E3B" w14:textId="77777777" w:rsidR="00AA591D" w:rsidRPr="00393F06" w:rsidRDefault="00AA591D" w:rsidP="00393F06">
      <w:pPr>
        <w:pStyle w:val="af6"/>
        <w:contextualSpacing/>
        <w:rPr>
          <w:rFonts w:ascii="Arial" w:hAnsi="Arial" w:cs="Arial"/>
          <w:sz w:val="20"/>
          <w:szCs w:val="20"/>
        </w:rPr>
      </w:pPr>
    </w:p>
    <w:p w14:paraId="331A33A6" w14:textId="77777777" w:rsidR="00AA591D" w:rsidRPr="00393F06" w:rsidRDefault="00AA591D" w:rsidP="00393F06">
      <w:pPr>
        <w:pStyle w:val="af6"/>
        <w:contextualSpacing/>
        <w:rPr>
          <w:rFonts w:ascii="Arial" w:hAnsi="Arial" w:cs="Arial"/>
          <w:sz w:val="20"/>
          <w:szCs w:val="20"/>
        </w:rPr>
      </w:pPr>
    </w:p>
    <w:p w14:paraId="0F3C3336" w14:textId="77777777" w:rsidR="00AA591D" w:rsidRPr="00393F06" w:rsidRDefault="00AA591D" w:rsidP="00393F06">
      <w:pPr>
        <w:pStyle w:val="af6"/>
        <w:contextualSpacing/>
        <w:rPr>
          <w:rFonts w:ascii="Arial" w:hAnsi="Arial" w:cs="Arial"/>
          <w:sz w:val="20"/>
          <w:szCs w:val="20"/>
        </w:rPr>
      </w:pPr>
    </w:p>
    <w:p w14:paraId="1385522C" w14:textId="77777777" w:rsidR="00101B49" w:rsidRPr="00393F06" w:rsidRDefault="00002815" w:rsidP="00393F06">
      <w:pPr>
        <w:pStyle w:val="af6"/>
        <w:contextualSpacing/>
        <w:jc w:val="center"/>
        <w:rPr>
          <w:rFonts w:ascii="Arial" w:hAnsi="Arial" w:cs="Arial"/>
          <w:b/>
          <w:bCs/>
          <w:sz w:val="20"/>
          <w:szCs w:val="20"/>
        </w:rPr>
      </w:pPr>
      <w:r w:rsidRPr="00393F06">
        <w:rPr>
          <w:rFonts w:ascii="Arial" w:hAnsi="Arial" w:cs="Arial"/>
          <w:b/>
          <w:bCs/>
          <w:sz w:val="20"/>
          <w:szCs w:val="20"/>
        </w:rPr>
        <w:t>СПЕЦИФИКАЦИЯ №</w:t>
      </w:r>
      <w:r w:rsidR="00877E8E" w:rsidRPr="00393F06">
        <w:rPr>
          <w:rFonts w:ascii="Arial" w:hAnsi="Arial" w:cs="Arial"/>
          <w:b/>
          <w:bCs/>
          <w:sz w:val="20"/>
          <w:szCs w:val="20"/>
        </w:rPr>
        <w:t>_______</w:t>
      </w:r>
    </w:p>
    <w:p w14:paraId="7CAE1442" w14:textId="77777777" w:rsidR="00002815" w:rsidRPr="00393F06" w:rsidRDefault="00002815" w:rsidP="00393F06">
      <w:pPr>
        <w:contextualSpacing/>
        <w:jc w:val="center"/>
        <w:rPr>
          <w:b/>
        </w:rPr>
      </w:pPr>
    </w:p>
    <w:p w14:paraId="3D4C239C" w14:textId="77777777" w:rsidR="00002815" w:rsidRPr="00393F06" w:rsidRDefault="00002815" w:rsidP="00393F06">
      <w:pPr>
        <w:contextualSpacing/>
      </w:pPr>
      <w:r w:rsidRPr="00393F06">
        <w:t>г. Москва</w:t>
      </w:r>
      <w:r w:rsidRPr="00393F06">
        <w:tab/>
      </w:r>
      <w:r w:rsidRPr="00393F06">
        <w:tab/>
      </w:r>
      <w:r w:rsidRPr="00393F06">
        <w:tab/>
        <w:t xml:space="preserve"> </w:t>
      </w:r>
      <w:r w:rsidRPr="00393F06">
        <w:tab/>
      </w:r>
      <w:r w:rsidRPr="00393F06">
        <w:tab/>
      </w:r>
      <w:r w:rsidR="00FC3565" w:rsidRPr="00393F06">
        <w:t xml:space="preserve">     </w:t>
      </w:r>
      <w:r w:rsidRPr="00393F06">
        <w:tab/>
      </w:r>
      <w:r w:rsidR="00FC3565" w:rsidRPr="00393F06">
        <w:t xml:space="preserve">                              </w:t>
      </w:r>
      <w:r w:rsidRPr="00393F06">
        <w:t xml:space="preserve"> «___»_________20</w:t>
      </w:r>
      <w:r w:rsidR="008E0642" w:rsidRPr="00393F06">
        <w:t xml:space="preserve">__ </w:t>
      </w:r>
      <w:r w:rsidRPr="00393F06">
        <w:t>г.</w:t>
      </w:r>
    </w:p>
    <w:p w14:paraId="2CFEE66C" w14:textId="77777777" w:rsidR="00002815" w:rsidRPr="00393F06" w:rsidRDefault="00002815" w:rsidP="00393F06">
      <w:pPr>
        <w:contextualSpacing/>
        <w:rPr>
          <w:b/>
        </w:rPr>
      </w:pPr>
    </w:p>
    <w:p w14:paraId="49DA9367" w14:textId="77777777" w:rsidR="00002815" w:rsidRPr="00393F06" w:rsidRDefault="00002815" w:rsidP="00393F06">
      <w:pPr>
        <w:contextualSpacing/>
      </w:pPr>
      <w:r w:rsidRPr="00393F06">
        <w:t>Публичное акционерное общество «</w:t>
      </w:r>
      <w:r w:rsidR="00AC7996" w:rsidRPr="00393F06">
        <w:t>ЭЛ5-ЭНЕРГО</w:t>
      </w:r>
      <w:r w:rsidRPr="00393F06">
        <w:t>», именуемое в дальнейшем «Покупатель», в лице _______________________________________________, действующего на основании ___________</w:t>
      </w:r>
      <w:r w:rsidR="00FC3565" w:rsidRPr="00393F06">
        <w:t>_______________________________,</w:t>
      </w:r>
      <w:r w:rsidRPr="00393F06">
        <w:t xml:space="preserve"> с одной стороны, и </w:t>
      </w:r>
    </w:p>
    <w:p w14:paraId="6155ABE9" w14:textId="77777777" w:rsidR="00002815" w:rsidRPr="00393F06" w:rsidRDefault="00002815" w:rsidP="00393F06">
      <w:pPr>
        <w:contextualSpacing/>
      </w:pPr>
      <w:r w:rsidRPr="00393F06">
        <w:t>__________________________, именуемое в дальнейшем «Поставщик», в лице ________________________________________, действующего на основании _____________________, с другой стороны, подписали настоящую Спецификацию о нижеследующем:</w:t>
      </w:r>
    </w:p>
    <w:p w14:paraId="2EB0ED27" w14:textId="77777777" w:rsidR="00002815" w:rsidRPr="00393F06" w:rsidRDefault="00002815" w:rsidP="00393F06">
      <w:pPr>
        <w:contextualSpacing/>
        <w:rPr>
          <w:b/>
        </w:rPr>
      </w:pPr>
    </w:p>
    <w:p w14:paraId="5486AD09" w14:textId="77777777" w:rsidR="00002815" w:rsidRPr="00393F06" w:rsidRDefault="00002815" w:rsidP="00393F06">
      <w:pPr>
        <w:contextualSpacing/>
      </w:pPr>
      <w:r w:rsidRPr="00393F06">
        <w:t>1. По настоящей Спецификации поставляется следующая продукция:</w:t>
      </w:r>
    </w:p>
    <w:p w14:paraId="4DA91121" w14:textId="77777777" w:rsidR="00FB2D09" w:rsidRPr="00393F06" w:rsidRDefault="00FB2D09" w:rsidP="00393F06">
      <w:pPr>
        <w:contextualSpacing/>
      </w:pPr>
    </w:p>
    <w:tbl>
      <w:tblPr>
        <w:tblW w:w="9601"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388"/>
        <w:gridCol w:w="2696"/>
        <w:gridCol w:w="1843"/>
        <w:gridCol w:w="708"/>
        <w:gridCol w:w="567"/>
        <w:gridCol w:w="1273"/>
        <w:gridCol w:w="2126"/>
      </w:tblGrid>
      <w:tr w:rsidR="0046085B" w:rsidRPr="00393F06" w14:paraId="4FE59061" w14:textId="77777777" w:rsidTr="00683AAE">
        <w:trPr>
          <w:trHeight w:val="542"/>
        </w:trPr>
        <w:tc>
          <w:tcPr>
            <w:tcW w:w="388" w:type="dxa"/>
          </w:tcPr>
          <w:p w14:paraId="6A02F72D" w14:textId="77777777" w:rsidR="0046085B" w:rsidRPr="00393F06" w:rsidRDefault="0046085B" w:rsidP="00393F06">
            <w:pPr>
              <w:contextualSpacing/>
              <w:jc w:val="center"/>
              <w:rPr>
                <w:snapToGrid w:val="0"/>
                <w:color w:val="000000"/>
              </w:rPr>
            </w:pPr>
            <w:r w:rsidRPr="00393F06">
              <w:rPr>
                <w:snapToGrid w:val="0"/>
                <w:color w:val="000000"/>
              </w:rPr>
              <w:t>№</w:t>
            </w:r>
          </w:p>
        </w:tc>
        <w:tc>
          <w:tcPr>
            <w:tcW w:w="2696" w:type="dxa"/>
          </w:tcPr>
          <w:p w14:paraId="0ED17189" w14:textId="77777777" w:rsidR="0046085B" w:rsidRPr="00393F06" w:rsidRDefault="0046085B" w:rsidP="00393F06">
            <w:pPr>
              <w:contextualSpacing/>
              <w:jc w:val="center"/>
              <w:rPr>
                <w:snapToGrid w:val="0"/>
                <w:color w:val="000000"/>
              </w:rPr>
            </w:pPr>
            <w:r w:rsidRPr="00393F06">
              <w:rPr>
                <w:snapToGrid w:val="0"/>
                <w:color w:val="000000"/>
              </w:rPr>
              <w:t>Наименование</w:t>
            </w:r>
          </w:p>
        </w:tc>
        <w:tc>
          <w:tcPr>
            <w:tcW w:w="1843" w:type="dxa"/>
          </w:tcPr>
          <w:p w14:paraId="13FD55BC" w14:textId="77777777" w:rsidR="0046085B" w:rsidRPr="00393F06" w:rsidRDefault="0046085B" w:rsidP="00393F06">
            <w:pPr>
              <w:contextualSpacing/>
              <w:jc w:val="center"/>
              <w:rPr>
                <w:snapToGrid w:val="0"/>
                <w:color w:val="000000"/>
              </w:rPr>
            </w:pPr>
            <w:r w:rsidRPr="00393F06">
              <w:rPr>
                <w:snapToGrid w:val="0"/>
                <w:color w:val="000000"/>
              </w:rPr>
              <w:t>ГОСТ, ТУ, стандарты</w:t>
            </w:r>
          </w:p>
        </w:tc>
        <w:tc>
          <w:tcPr>
            <w:tcW w:w="708" w:type="dxa"/>
          </w:tcPr>
          <w:p w14:paraId="78CED347" w14:textId="77777777" w:rsidR="0046085B" w:rsidRPr="00393F06" w:rsidRDefault="0046085B" w:rsidP="00393F06">
            <w:pPr>
              <w:contextualSpacing/>
              <w:jc w:val="center"/>
              <w:rPr>
                <w:snapToGrid w:val="0"/>
                <w:color w:val="000000"/>
              </w:rPr>
            </w:pPr>
            <w:r w:rsidRPr="00393F06">
              <w:rPr>
                <w:snapToGrid w:val="0"/>
                <w:color w:val="000000"/>
              </w:rPr>
              <w:t>Ед. изм.</w:t>
            </w:r>
          </w:p>
        </w:tc>
        <w:tc>
          <w:tcPr>
            <w:tcW w:w="567" w:type="dxa"/>
          </w:tcPr>
          <w:p w14:paraId="318C3DA9" w14:textId="77777777" w:rsidR="0046085B" w:rsidRPr="00393F06" w:rsidRDefault="0046085B" w:rsidP="00393F06">
            <w:pPr>
              <w:contextualSpacing/>
              <w:jc w:val="center"/>
              <w:rPr>
                <w:snapToGrid w:val="0"/>
                <w:color w:val="000000"/>
              </w:rPr>
            </w:pPr>
            <w:r w:rsidRPr="00393F06">
              <w:rPr>
                <w:snapToGrid w:val="0"/>
                <w:color w:val="000000"/>
              </w:rPr>
              <w:t>Кол-во</w:t>
            </w:r>
          </w:p>
        </w:tc>
        <w:tc>
          <w:tcPr>
            <w:tcW w:w="1273" w:type="dxa"/>
          </w:tcPr>
          <w:p w14:paraId="6C264167" w14:textId="77777777" w:rsidR="0046085B" w:rsidRPr="00393F06" w:rsidRDefault="0046085B" w:rsidP="00393F06">
            <w:pPr>
              <w:contextualSpacing/>
              <w:jc w:val="center"/>
              <w:rPr>
                <w:snapToGrid w:val="0"/>
                <w:color w:val="000000"/>
              </w:rPr>
            </w:pPr>
            <w:r w:rsidRPr="00393F06">
              <w:rPr>
                <w:snapToGrid w:val="0"/>
                <w:color w:val="000000"/>
              </w:rPr>
              <w:t>Цена без НДС, за единицу продукции руб.</w:t>
            </w:r>
          </w:p>
        </w:tc>
        <w:tc>
          <w:tcPr>
            <w:tcW w:w="2126" w:type="dxa"/>
          </w:tcPr>
          <w:p w14:paraId="12A7F16D" w14:textId="77777777" w:rsidR="0046085B" w:rsidRPr="00393F06" w:rsidRDefault="0046085B" w:rsidP="00393F06">
            <w:pPr>
              <w:contextualSpacing/>
              <w:jc w:val="center"/>
              <w:rPr>
                <w:snapToGrid w:val="0"/>
                <w:color w:val="000000"/>
              </w:rPr>
            </w:pPr>
            <w:r w:rsidRPr="00393F06">
              <w:rPr>
                <w:snapToGrid w:val="0"/>
                <w:color w:val="000000"/>
              </w:rPr>
              <w:t>Сумма без НДС, руб.</w:t>
            </w:r>
          </w:p>
        </w:tc>
      </w:tr>
      <w:tr w:rsidR="0046085B" w:rsidRPr="00393F06" w14:paraId="19242FD3" w14:textId="77777777" w:rsidTr="00683AAE">
        <w:trPr>
          <w:trHeight w:val="250"/>
        </w:trPr>
        <w:tc>
          <w:tcPr>
            <w:tcW w:w="388" w:type="dxa"/>
          </w:tcPr>
          <w:p w14:paraId="34E0B267" w14:textId="77777777" w:rsidR="0046085B" w:rsidRPr="00393F06" w:rsidRDefault="0046085B" w:rsidP="00393F06">
            <w:pPr>
              <w:contextualSpacing/>
              <w:jc w:val="center"/>
              <w:rPr>
                <w:snapToGrid w:val="0"/>
                <w:color w:val="000000"/>
              </w:rPr>
            </w:pPr>
            <w:r w:rsidRPr="00393F06">
              <w:rPr>
                <w:snapToGrid w:val="0"/>
                <w:color w:val="000000"/>
              </w:rPr>
              <w:t>1</w:t>
            </w:r>
          </w:p>
        </w:tc>
        <w:tc>
          <w:tcPr>
            <w:tcW w:w="2696" w:type="dxa"/>
          </w:tcPr>
          <w:p w14:paraId="2B28F91A" w14:textId="77777777" w:rsidR="0046085B" w:rsidRPr="00393F06" w:rsidRDefault="00FF19BB" w:rsidP="00683AAE">
            <w:pPr>
              <w:contextualSpacing/>
              <w:jc w:val="left"/>
              <w:rPr>
                <w:snapToGrid w:val="0"/>
                <w:color w:val="000000"/>
              </w:rPr>
            </w:pPr>
            <w:r>
              <w:rPr>
                <w:snapToGrid w:val="0"/>
                <w:color w:val="000000"/>
              </w:rPr>
              <w:t>Отвод крутоизогнутый 90</w:t>
            </w:r>
            <w:r>
              <w:rPr>
                <w:snapToGrid w:val="0"/>
                <w:color w:val="000000"/>
              </w:rPr>
              <w:sym w:font="Symbol" w:char="F0B0"/>
            </w:r>
            <w:r w:rsidR="00B13B8D" w:rsidRPr="00B13B8D">
              <w:rPr>
                <w:snapToGrid w:val="0"/>
                <w:color w:val="000000"/>
              </w:rPr>
              <w:t xml:space="preserve">, </w:t>
            </w:r>
            <w:r>
              <w:rPr>
                <w:snapToGrid w:val="0"/>
                <w:color w:val="000000"/>
              </w:rPr>
              <w:t>(</w:t>
            </w:r>
            <w:r w:rsidR="00B13B8D" w:rsidRPr="00B13B8D">
              <w:rPr>
                <w:snapToGrid w:val="0"/>
                <w:color w:val="000000"/>
              </w:rPr>
              <w:t>чертеж БК-877, 325х32 1100Х800Х2607 R450</w:t>
            </w:r>
            <w:r>
              <w:rPr>
                <w:snapToGrid w:val="0"/>
                <w:color w:val="000000"/>
              </w:rPr>
              <w:t>)</w:t>
            </w:r>
            <w:r w:rsidR="00127D4A">
              <w:rPr>
                <w:snapToGrid w:val="0"/>
                <w:color w:val="000000"/>
              </w:rPr>
              <w:t xml:space="preserve">, </w:t>
            </w:r>
            <w:r w:rsidR="00127D4A" w:rsidRPr="00127D4A">
              <w:rPr>
                <w:sz w:val="18"/>
                <w:szCs w:val="18"/>
                <w:highlight w:val="yellow"/>
              </w:rPr>
              <w:t>сталь 12Х1МФ ТУ 14-3Р-55-2001</w:t>
            </w:r>
          </w:p>
        </w:tc>
        <w:tc>
          <w:tcPr>
            <w:tcW w:w="1843" w:type="dxa"/>
          </w:tcPr>
          <w:p w14:paraId="5DE9328F" w14:textId="77777777" w:rsidR="00FF19BB" w:rsidRPr="005D7606" w:rsidRDefault="00FF19BB" w:rsidP="00683AAE">
            <w:pPr>
              <w:pStyle w:val="af4"/>
              <w:numPr>
                <w:ilvl w:val="0"/>
                <w:numId w:val="36"/>
              </w:numPr>
              <w:ind w:left="257" w:hanging="257"/>
              <w:jc w:val="left"/>
              <w:rPr>
                <w:rFonts w:ascii="Arial" w:hAnsi="Arial"/>
                <w:snapToGrid w:val="0"/>
                <w:color w:val="000000"/>
                <w:sz w:val="20"/>
                <w:szCs w:val="20"/>
              </w:rPr>
            </w:pPr>
            <w:r w:rsidRPr="005D7606">
              <w:rPr>
                <w:rFonts w:ascii="Arial" w:hAnsi="Arial"/>
                <w:snapToGrid w:val="0"/>
                <w:color w:val="000000"/>
                <w:sz w:val="20"/>
                <w:szCs w:val="20"/>
              </w:rPr>
              <w:t xml:space="preserve">ОСТ 108.321.22-82 или СТО ЦКТИ 321.06-2009, </w:t>
            </w:r>
          </w:p>
          <w:p w14:paraId="5645892A" w14:textId="77777777" w:rsidR="0046085B" w:rsidRPr="00683AAE" w:rsidRDefault="00FF19BB" w:rsidP="00683AAE">
            <w:pPr>
              <w:pStyle w:val="af4"/>
              <w:numPr>
                <w:ilvl w:val="0"/>
                <w:numId w:val="36"/>
              </w:numPr>
              <w:ind w:left="257" w:hanging="257"/>
              <w:jc w:val="left"/>
              <w:rPr>
                <w:snapToGrid w:val="0"/>
                <w:color w:val="000000"/>
              </w:rPr>
            </w:pPr>
            <w:r w:rsidRPr="005D7606">
              <w:rPr>
                <w:rFonts w:ascii="Arial" w:hAnsi="Arial"/>
                <w:snapToGrid w:val="0"/>
                <w:color w:val="000000"/>
                <w:sz w:val="20"/>
                <w:szCs w:val="20"/>
              </w:rPr>
              <w:t>ТУ 14-3Р-55-2001.</w:t>
            </w:r>
          </w:p>
        </w:tc>
        <w:tc>
          <w:tcPr>
            <w:tcW w:w="708" w:type="dxa"/>
          </w:tcPr>
          <w:p w14:paraId="44ABFBB4" w14:textId="77777777" w:rsidR="0046085B" w:rsidRPr="00393F06" w:rsidRDefault="006F3FC6" w:rsidP="00393F06">
            <w:pPr>
              <w:contextualSpacing/>
              <w:jc w:val="center"/>
              <w:rPr>
                <w:snapToGrid w:val="0"/>
                <w:color w:val="000000"/>
              </w:rPr>
            </w:pPr>
            <w:r>
              <w:rPr>
                <w:snapToGrid w:val="0"/>
                <w:color w:val="000000"/>
              </w:rPr>
              <w:t>Шт.</w:t>
            </w:r>
          </w:p>
        </w:tc>
        <w:tc>
          <w:tcPr>
            <w:tcW w:w="567" w:type="dxa"/>
          </w:tcPr>
          <w:p w14:paraId="14E4145E" w14:textId="77777777" w:rsidR="0046085B" w:rsidRPr="00393F06" w:rsidRDefault="001E7C43" w:rsidP="00393F06">
            <w:pPr>
              <w:contextualSpacing/>
              <w:jc w:val="center"/>
              <w:rPr>
                <w:snapToGrid w:val="0"/>
                <w:color w:val="000000"/>
              </w:rPr>
            </w:pPr>
            <w:r>
              <w:rPr>
                <w:snapToGrid w:val="0"/>
                <w:color w:val="000000"/>
              </w:rPr>
              <w:t>1</w:t>
            </w:r>
          </w:p>
        </w:tc>
        <w:tc>
          <w:tcPr>
            <w:tcW w:w="1273" w:type="dxa"/>
          </w:tcPr>
          <w:p w14:paraId="0CEE03D0" w14:textId="77777777" w:rsidR="0046085B" w:rsidRPr="00393F06" w:rsidRDefault="0046085B" w:rsidP="00393F06">
            <w:pPr>
              <w:contextualSpacing/>
              <w:jc w:val="center"/>
              <w:rPr>
                <w:snapToGrid w:val="0"/>
                <w:color w:val="000000"/>
              </w:rPr>
            </w:pPr>
          </w:p>
        </w:tc>
        <w:tc>
          <w:tcPr>
            <w:tcW w:w="2126" w:type="dxa"/>
          </w:tcPr>
          <w:p w14:paraId="2214F5BE" w14:textId="77777777" w:rsidR="0046085B" w:rsidRPr="00393F06" w:rsidRDefault="0046085B" w:rsidP="00393F06">
            <w:pPr>
              <w:contextualSpacing/>
              <w:jc w:val="center"/>
              <w:rPr>
                <w:snapToGrid w:val="0"/>
                <w:color w:val="000000"/>
              </w:rPr>
            </w:pPr>
          </w:p>
        </w:tc>
      </w:tr>
      <w:tr w:rsidR="0046085B" w:rsidRPr="00393F06" w14:paraId="7DCE3FF3" w14:textId="77777777" w:rsidTr="00683AAE">
        <w:trPr>
          <w:trHeight w:val="250"/>
        </w:trPr>
        <w:tc>
          <w:tcPr>
            <w:tcW w:w="388" w:type="dxa"/>
          </w:tcPr>
          <w:p w14:paraId="1C4B752A" w14:textId="77777777" w:rsidR="0046085B" w:rsidRPr="00393F06" w:rsidRDefault="0046085B" w:rsidP="00393F06">
            <w:pPr>
              <w:contextualSpacing/>
              <w:jc w:val="right"/>
              <w:rPr>
                <w:snapToGrid w:val="0"/>
                <w:color w:val="000000"/>
              </w:rPr>
            </w:pPr>
          </w:p>
        </w:tc>
        <w:tc>
          <w:tcPr>
            <w:tcW w:w="2696" w:type="dxa"/>
            <w:tcBorders>
              <w:right w:val="single" w:sz="4" w:space="0" w:color="auto"/>
            </w:tcBorders>
          </w:tcPr>
          <w:p w14:paraId="15DA98FD" w14:textId="77777777" w:rsidR="0046085B" w:rsidRPr="00393F06" w:rsidRDefault="0046085B" w:rsidP="00393F06">
            <w:pPr>
              <w:contextualSpacing/>
              <w:rPr>
                <w:snapToGrid w:val="0"/>
                <w:color w:val="000000"/>
              </w:rPr>
            </w:pPr>
            <w:r w:rsidRPr="00393F06">
              <w:rPr>
                <w:snapToGrid w:val="0"/>
                <w:color w:val="000000"/>
              </w:rPr>
              <w:t>ИТОГО:</w:t>
            </w:r>
          </w:p>
        </w:tc>
        <w:tc>
          <w:tcPr>
            <w:tcW w:w="1843" w:type="dxa"/>
            <w:tcBorders>
              <w:left w:val="single" w:sz="4" w:space="0" w:color="auto"/>
              <w:bottom w:val="single" w:sz="4" w:space="0" w:color="auto"/>
              <w:right w:val="nil"/>
            </w:tcBorders>
          </w:tcPr>
          <w:p w14:paraId="7E2BD562" w14:textId="77777777" w:rsidR="0046085B" w:rsidRPr="00393F06" w:rsidRDefault="0046085B" w:rsidP="00393F06">
            <w:pPr>
              <w:contextualSpacing/>
              <w:jc w:val="right"/>
              <w:rPr>
                <w:snapToGrid w:val="0"/>
                <w:color w:val="000000"/>
              </w:rPr>
            </w:pPr>
          </w:p>
        </w:tc>
        <w:tc>
          <w:tcPr>
            <w:tcW w:w="708" w:type="dxa"/>
            <w:tcBorders>
              <w:left w:val="nil"/>
              <w:bottom w:val="single" w:sz="4" w:space="0" w:color="auto"/>
              <w:right w:val="nil"/>
            </w:tcBorders>
          </w:tcPr>
          <w:p w14:paraId="72A608A2" w14:textId="77777777" w:rsidR="0046085B" w:rsidRPr="00393F06" w:rsidRDefault="0046085B" w:rsidP="00393F06">
            <w:pPr>
              <w:contextualSpacing/>
              <w:jc w:val="right"/>
              <w:rPr>
                <w:snapToGrid w:val="0"/>
                <w:color w:val="000000"/>
              </w:rPr>
            </w:pPr>
          </w:p>
        </w:tc>
        <w:tc>
          <w:tcPr>
            <w:tcW w:w="567" w:type="dxa"/>
            <w:tcBorders>
              <w:left w:val="nil"/>
              <w:bottom w:val="single" w:sz="4" w:space="0" w:color="auto"/>
              <w:right w:val="nil"/>
            </w:tcBorders>
          </w:tcPr>
          <w:p w14:paraId="66A62EC1" w14:textId="77777777" w:rsidR="0046085B" w:rsidRPr="00393F06" w:rsidRDefault="0046085B" w:rsidP="00393F06">
            <w:pPr>
              <w:contextualSpacing/>
              <w:jc w:val="center"/>
              <w:rPr>
                <w:snapToGrid w:val="0"/>
                <w:color w:val="000000"/>
              </w:rPr>
            </w:pPr>
          </w:p>
        </w:tc>
        <w:tc>
          <w:tcPr>
            <w:tcW w:w="1273" w:type="dxa"/>
            <w:tcBorders>
              <w:left w:val="nil"/>
              <w:bottom w:val="single" w:sz="4" w:space="0" w:color="auto"/>
              <w:right w:val="nil"/>
            </w:tcBorders>
          </w:tcPr>
          <w:p w14:paraId="105C7E5A" w14:textId="77777777" w:rsidR="0046085B" w:rsidRPr="00393F06" w:rsidRDefault="0046085B" w:rsidP="00393F06">
            <w:pPr>
              <w:contextualSpacing/>
              <w:jc w:val="center"/>
              <w:rPr>
                <w:snapToGrid w:val="0"/>
                <w:color w:val="000000"/>
              </w:rPr>
            </w:pPr>
          </w:p>
        </w:tc>
        <w:tc>
          <w:tcPr>
            <w:tcW w:w="2126" w:type="dxa"/>
            <w:tcBorders>
              <w:left w:val="nil"/>
              <w:bottom w:val="single" w:sz="4" w:space="0" w:color="auto"/>
            </w:tcBorders>
          </w:tcPr>
          <w:p w14:paraId="47680D2D" w14:textId="77777777" w:rsidR="0046085B" w:rsidRPr="00393F06" w:rsidRDefault="0046085B" w:rsidP="00393F06">
            <w:pPr>
              <w:contextualSpacing/>
              <w:jc w:val="center"/>
              <w:rPr>
                <w:snapToGrid w:val="0"/>
                <w:color w:val="000000"/>
              </w:rPr>
            </w:pPr>
          </w:p>
        </w:tc>
      </w:tr>
      <w:tr w:rsidR="0046085B" w:rsidRPr="00393F06" w14:paraId="0FEC2119" w14:textId="77777777" w:rsidTr="00683AAE">
        <w:trPr>
          <w:trHeight w:val="250"/>
        </w:trPr>
        <w:tc>
          <w:tcPr>
            <w:tcW w:w="388" w:type="dxa"/>
          </w:tcPr>
          <w:p w14:paraId="6C784DDA" w14:textId="77777777" w:rsidR="0046085B" w:rsidRPr="00393F06" w:rsidRDefault="0046085B" w:rsidP="00393F06">
            <w:pPr>
              <w:contextualSpacing/>
              <w:jc w:val="right"/>
              <w:rPr>
                <w:snapToGrid w:val="0"/>
                <w:color w:val="000000"/>
              </w:rPr>
            </w:pPr>
          </w:p>
        </w:tc>
        <w:tc>
          <w:tcPr>
            <w:tcW w:w="2696" w:type="dxa"/>
          </w:tcPr>
          <w:p w14:paraId="5E4F98B5" w14:textId="77777777" w:rsidR="0046085B" w:rsidRPr="00393F06" w:rsidRDefault="0046085B" w:rsidP="00393F06">
            <w:pPr>
              <w:contextualSpacing/>
              <w:rPr>
                <w:snapToGrid w:val="0"/>
                <w:color w:val="000000"/>
              </w:rPr>
            </w:pPr>
            <w:r w:rsidRPr="00393F06">
              <w:rPr>
                <w:snapToGrid w:val="0"/>
                <w:color w:val="000000"/>
              </w:rPr>
              <w:t>НДС:</w:t>
            </w:r>
          </w:p>
        </w:tc>
        <w:tc>
          <w:tcPr>
            <w:tcW w:w="1843" w:type="dxa"/>
            <w:tcBorders>
              <w:bottom w:val="single" w:sz="4" w:space="0" w:color="auto"/>
              <w:right w:val="nil"/>
            </w:tcBorders>
          </w:tcPr>
          <w:p w14:paraId="2EA242FA" w14:textId="77777777" w:rsidR="0046085B" w:rsidRPr="00393F06" w:rsidRDefault="0046085B" w:rsidP="00393F06">
            <w:pPr>
              <w:contextualSpacing/>
              <w:jc w:val="right"/>
              <w:rPr>
                <w:snapToGrid w:val="0"/>
                <w:color w:val="000000"/>
              </w:rPr>
            </w:pPr>
          </w:p>
        </w:tc>
        <w:tc>
          <w:tcPr>
            <w:tcW w:w="708" w:type="dxa"/>
            <w:tcBorders>
              <w:left w:val="nil"/>
              <w:bottom w:val="single" w:sz="4" w:space="0" w:color="auto"/>
              <w:right w:val="nil"/>
            </w:tcBorders>
          </w:tcPr>
          <w:p w14:paraId="21F047E4" w14:textId="77777777" w:rsidR="0046085B" w:rsidRPr="00393F06" w:rsidRDefault="0046085B" w:rsidP="00393F06">
            <w:pPr>
              <w:contextualSpacing/>
              <w:jc w:val="right"/>
              <w:rPr>
                <w:snapToGrid w:val="0"/>
                <w:color w:val="000000"/>
              </w:rPr>
            </w:pPr>
          </w:p>
        </w:tc>
        <w:tc>
          <w:tcPr>
            <w:tcW w:w="567" w:type="dxa"/>
            <w:tcBorders>
              <w:left w:val="nil"/>
              <w:bottom w:val="single" w:sz="4" w:space="0" w:color="auto"/>
              <w:right w:val="nil"/>
            </w:tcBorders>
          </w:tcPr>
          <w:p w14:paraId="1A02ABDB" w14:textId="77777777" w:rsidR="0046085B" w:rsidRPr="00393F06" w:rsidRDefault="0046085B" w:rsidP="00393F06">
            <w:pPr>
              <w:contextualSpacing/>
              <w:jc w:val="right"/>
              <w:rPr>
                <w:snapToGrid w:val="0"/>
                <w:color w:val="000000"/>
              </w:rPr>
            </w:pPr>
          </w:p>
        </w:tc>
        <w:tc>
          <w:tcPr>
            <w:tcW w:w="1273" w:type="dxa"/>
            <w:tcBorders>
              <w:left w:val="nil"/>
              <w:bottom w:val="single" w:sz="4" w:space="0" w:color="auto"/>
              <w:right w:val="nil"/>
            </w:tcBorders>
          </w:tcPr>
          <w:p w14:paraId="7387A29C" w14:textId="77777777" w:rsidR="0046085B" w:rsidRPr="00393F06" w:rsidRDefault="0046085B" w:rsidP="00393F06">
            <w:pPr>
              <w:contextualSpacing/>
              <w:jc w:val="right"/>
              <w:rPr>
                <w:snapToGrid w:val="0"/>
                <w:color w:val="000000"/>
              </w:rPr>
            </w:pPr>
          </w:p>
        </w:tc>
        <w:tc>
          <w:tcPr>
            <w:tcW w:w="2126" w:type="dxa"/>
            <w:tcBorders>
              <w:left w:val="nil"/>
              <w:bottom w:val="single" w:sz="4" w:space="0" w:color="auto"/>
            </w:tcBorders>
          </w:tcPr>
          <w:p w14:paraId="35762166" w14:textId="77777777" w:rsidR="0046085B" w:rsidRPr="00393F06" w:rsidRDefault="0046085B" w:rsidP="00393F06">
            <w:pPr>
              <w:contextualSpacing/>
              <w:jc w:val="center"/>
              <w:rPr>
                <w:snapToGrid w:val="0"/>
                <w:color w:val="000000"/>
              </w:rPr>
            </w:pPr>
          </w:p>
        </w:tc>
      </w:tr>
      <w:tr w:rsidR="0046085B" w:rsidRPr="00393F06" w14:paraId="3A8C1502" w14:textId="77777777" w:rsidTr="00683AAE">
        <w:trPr>
          <w:trHeight w:val="250"/>
        </w:trPr>
        <w:tc>
          <w:tcPr>
            <w:tcW w:w="388" w:type="dxa"/>
          </w:tcPr>
          <w:p w14:paraId="70BE63CB" w14:textId="77777777" w:rsidR="0046085B" w:rsidRPr="00393F06" w:rsidRDefault="0046085B" w:rsidP="00393F06">
            <w:pPr>
              <w:contextualSpacing/>
              <w:jc w:val="right"/>
              <w:rPr>
                <w:snapToGrid w:val="0"/>
                <w:color w:val="000000"/>
              </w:rPr>
            </w:pPr>
          </w:p>
        </w:tc>
        <w:tc>
          <w:tcPr>
            <w:tcW w:w="2696" w:type="dxa"/>
          </w:tcPr>
          <w:p w14:paraId="530746ED" w14:textId="77777777" w:rsidR="0046085B" w:rsidRPr="00393F06" w:rsidRDefault="0046085B" w:rsidP="00393F06">
            <w:pPr>
              <w:contextualSpacing/>
              <w:rPr>
                <w:snapToGrid w:val="0"/>
                <w:color w:val="000000"/>
              </w:rPr>
            </w:pPr>
            <w:r w:rsidRPr="00393F06">
              <w:rPr>
                <w:snapToGrid w:val="0"/>
                <w:color w:val="000000"/>
              </w:rPr>
              <w:t>ВСЕГО с учетом НДС:</w:t>
            </w:r>
          </w:p>
        </w:tc>
        <w:tc>
          <w:tcPr>
            <w:tcW w:w="1843" w:type="dxa"/>
            <w:tcBorders>
              <w:right w:val="nil"/>
            </w:tcBorders>
          </w:tcPr>
          <w:p w14:paraId="5938C664" w14:textId="77777777" w:rsidR="0046085B" w:rsidRPr="00393F06" w:rsidRDefault="0046085B" w:rsidP="00393F06">
            <w:pPr>
              <w:contextualSpacing/>
              <w:jc w:val="right"/>
              <w:rPr>
                <w:snapToGrid w:val="0"/>
                <w:color w:val="000000"/>
              </w:rPr>
            </w:pPr>
          </w:p>
        </w:tc>
        <w:tc>
          <w:tcPr>
            <w:tcW w:w="708" w:type="dxa"/>
            <w:tcBorders>
              <w:left w:val="nil"/>
              <w:right w:val="nil"/>
            </w:tcBorders>
          </w:tcPr>
          <w:p w14:paraId="721FD16D" w14:textId="77777777" w:rsidR="0046085B" w:rsidRPr="00393F06" w:rsidRDefault="0046085B" w:rsidP="00393F06">
            <w:pPr>
              <w:contextualSpacing/>
              <w:jc w:val="right"/>
              <w:rPr>
                <w:snapToGrid w:val="0"/>
                <w:color w:val="000000"/>
              </w:rPr>
            </w:pPr>
          </w:p>
        </w:tc>
        <w:tc>
          <w:tcPr>
            <w:tcW w:w="567" w:type="dxa"/>
            <w:tcBorders>
              <w:left w:val="nil"/>
              <w:right w:val="nil"/>
            </w:tcBorders>
          </w:tcPr>
          <w:p w14:paraId="49B24067" w14:textId="77777777" w:rsidR="0046085B" w:rsidRPr="00393F06" w:rsidRDefault="0046085B" w:rsidP="00393F06">
            <w:pPr>
              <w:contextualSpacing/>
              <w:jc w:val="right"/>
              <w:rPr>
                <w:snapToGrid w:val="0"/>
                <w:color w:val="000000"/>
              </w:rPr>
            </w:pPr>
          </w:p>
        </w:tc>
        <w:tc>
          <w:tcPr>
            <w:tcW w:w="1273" w:type="dxa"/>
            <w:tcBorders>
              <w:left w:val="nil"/>
              <w:right w:val="nil"/>
            </w:tcBorders>
          </w:tcPr>
          <w:p w14:paraId="565D885B" w14:textId="77777777" w:rsidR="0046085B" w:rsidRPr="00393F06" w:rsidRDefault="0046085B" w:rsidP="00393F06">
            <w:pPr>
              <w:contextualSpacing/>
              <w:jc w:val="right"/>
              <w:rPr>
                <w:snapToGrid w:val="0"/>
                <w:color w:val="000000"/>
              </w:rPr>
            </w:pPr>
          </w:p>
        </w:tc>
        <w:tc>
          <w:tcPr>
            <w:tcW w:w="2126" w:type="dxa"/>
            <w:tcBorders>
              <w:left w:val="nil"/>
            </w:tcBorders>
          </w:tcPr>
          <w:p w14:paraId="5D44FC33" w14:textId="77777777" w:rsidR="0046085B" w:rsidRPr="00393F06" w:rsidRDefault="0046085B" w:rsidP="00393F06">
            <w:pPr>
              <w:contextualSpacing/>
              <w:jc w:val="center"/>
              <w:rPr>
                <w:snapToGrid w:val="0"/>
                <w:color w:val="000000"/>
              </w:rPr>
            </w:pPr>
          </w:p>
        </w:tc>
      </w:tr>
    </w:tbl>
    <w:p w14:paraId="2B0EB775" w14:textId="77777777" w:rsidR="00002815" w:rsidRPr="00393F06" w:rsidRDefault="00002815" w:rsidP="00393F06">
      <w:pPr>
        <w:contextualSpacing/>
        <w:jc w:val="left"/>
      </w:pPr>
    </w:p>
    <w:p w14:paraId="6EA0D326" w14:textId="77777777" w:rsidR="00C47AD6" w:rsidRPr="00393F06" w:rsidRDefault="00C47AD6" w:rsidP="00393F06">
      <w:pPr>
        <w:contextualSpacing/>
        <w:jc w:val="left"/>
      </w:pPr>
      <w:r w:rsidRPr="00393F06">
        <w:t>Общая стоимость продукции, поставляемой по спецификации:</w:t>
      </w:r>
    </w:p>
    <w:p w14:paraId="2AD15C3B" w14:textId="77777777" w:rsidR="00C47AD6" w:rsidRPr="00393F06" w:rsidRDefault="00C47AD6" w:rsidP="00393F06">
      <w:pPr>
        <w:contextualSpacing/>
        <w:jc w:val="left"/>
        <w:rPr>
          <w:i/>
        </w:rPr>
      </w:pPr>
      <w:r w:rsidRPr="00393F06">
        <w:t xml:space="preserve">ИТОГО с учетом НДС </w:t>
      </w:r>
      <w:r w:rsidRPr="00393F06">
        <w:rPr>
          <w:i/>
        </w:rPr>
        <w:t>прописью</w:t>
      </w:r>
    </w:p>
    <w:p w14:paraId="3CCC0DFD" w14:textId="77777777" w:rsidR="003B61DF" w:rsidRPr="00393F06" w:rsidRDefault="003B61DF" w:rsidP="00393F06">
      <w:pPr>
        <w:ind w:firstLine="708"/>
        <w:contextualSpacing/>
      </w:pPr>
      <w:r w:rsidRPr="00393F06">
        <w:rPr>
          <w:i/>
          <w:highlight w:val="lightGray"/>
        </w:rPr>
        <w:t>В стоимость поставляемой продукции по настоящей Спецификации включены все расходы Поставщика по доставке продукции до местонахождения Грузополучателя, указанного в настоящей Спецификации.</w:t>
      </w:r>
      <w:r w:rsidRPr="00393F06">
        <w:rPr>
          <w:i/>
        </w:rPr>
        <w:t xml:space="preserve"> </w:t>
      </w:r>
    </w:p>
    <w:p w14:paraId="7B41727B" w14:textId="77777777" w:rsidR="00C47AD6" w:rsidRPr="00393F06" w:rsidRDefault="00C47AD6" w:rsidP="00393F06">
      <w:pPr>
        <w:contextualSpacing/>
        <w:jc w:val="left"/>
      </w:pPr>
    </w:p>
    <w:p w14:paraId="18D1D524" w14:textId="77777777" w:rsidR="00C47AD6" w:rsidRPr="00393F06" w:rsidRDefault="00C47AD6" w:rsidP="00393F06">
      <w:pPr>
        <w:contextualSpacing/>
        <w:jc w:val="left"/>
      </w:pPr>
      <w:r w:rsidRPr="00393F06">
        <w:t xml:space="preserve">2. Способ доставки: </w:t>
      </w:r>
      <w:r w:rsidR="00DF481E">
        <w:t>силами Поставщика до местонахождения Грузополучителя?</w:t>
      </w:r>
    </w:p>
    <w:p w14:paraId="44EA94AE" w14:textId="77777777" w:rsidR="00C47AD6" w:rsidRPr="00393F06" w:rsidRDefault="00C47AD6" w:rsidP="00393F06">
      <w:pPr>
        <w:contextualSpacing/>
        <w:jc w:val="left"/>
      </w:pPr>
    </w:p>
    <w:p w14:paraId="76569F70" w14:textId="77777777" w:rsidR="00C47AD6" w:rsidRPr="00393F06" w:rsidRDefault="00C47AD6" w:rsidP="00393F06">
      <w:pPr>
        <w:contextualSpacing/>
        <w:jc w:val="left"/>
      </w:pPr>
      <w:r w:rsidRPr="00393F06">
        <w:t xml:space="preserve">3. Грузополучатель: </w:t>
      </w:r>
      <w:r w:rsidR="001E7C43" w:rsidRPr="001E7C43">
        <w:t>филиала "</w:t>
      </w:r>
      <w:r w:rsidR="004A3B9B">
        <w:t>Невинномысская</w:t>
      </w:r>
      <w:r w:rsidR="001E7C43" w:rsidRPr="001E7C43">
        <w:t xml:space="preserve"> ГРЭС" ПАО "ЭЛ5-Энерго"</w:t>
      </w:r>
    </w:p>
    <w:p w14:paraId="742F8FC9" w14:textId="77777777" w:rsidR="00C47AD6" w:rsidRPr="00393F06" w:rsidRDefault="00C47AD6" w:rsidP="00393F06">
      <w:pPr>
        <w:contextualSpacing/>
        <w:jc w:val="left"/>
      </w:pPr>
    </w:p>
    <w:p w14:paraId="5FABF4D9" w14:textId="77777777" w:rsidR="00C47AD6" w:rsidRPr="00393F06" w:rsidRDefault="00C47AD6" w:rsidP="00393F06">
      <w:pPr>
        <w:contextualSpacing/>
        <w:jc w:val="left"/>
      </w:pPr>
      <w:r w:rsidRPr="00393F06">
        <w:lastRenderedPageBreak/>
        <w:t xml:space="preserve">4. Местонахождение грузополучателя (станция назначения): </w:t>
      </w:r>
      <w:r w:rsidR="00FF19BB" w:rsidRPr="00FF19BB">
        <w:t>357100</w:t>
      </w:r>
      <w:r w:rsidR="001E7C43">
        <w:t xml:space="preserve">, </w:t>
      </w:r>
      <w:r w:rsidR="00FF19BB">
        <w:t>Ставропольский край, г. </w:t>
      </w:r>
      <w:r w:rsidR="00FF19BB" w:rsidRPr="00FF19BB">
        <w:t>Невинномысск, ул. Энергетиков, 2</w:t>
      </w:r>
    </w:p>
    <w:p w14:paraId="62DD1926" w14:textId="77777777" w:rsidR="00C47AD6" w:rsidRPr="00393F06" w:rsidRDefault="00C47AD6" w:rsidP="00393F06">
      <w:pPr>
        <w:pStyle w:val="af1"/>
        <w:contextualSpacing/>
        <w:rPr>
          <w:i/>
          <w:color w:val="000000"/>
          <w:lang w:val="ru-RU"/>
        </w:rPr>
      </w:pPr>
      <w:r w:rsidRPr="00393F06">
        <w:rPr>
          <w:i/>
          <w:color w:val="000000"/>
          <w:highlight w:val="lightGray"/>
          <w:lang w:val="ru-RU"/>
        </w:rPr>
        <w:t>5. Технические требования:</w:t>
      </w:r>
    </w:p>
    <w:p w14:paraId="571AAB5B" w14:textId="77777777" w:rsidR="00C47AD6" w:rsidRPr="00393F06" w:rsidRDefault="00C47AD6" w:rsidP="00393F06">
      <w:pPr>
        <w:contextualSpacing/>
        <w:jc w:val="left"/>
      </w:pPr>
    </w:p>
    <w:p w14:paraId="352CB91F" w14:textId="77777777" w:rsidR="00002815" w:rsidRPr="00393F06" w:rsidRDefault="00C47AD6" w:rsidP="00393F06">
      <w:pPr>
        <w:contextualSpacing/>
        <w:jc w:val="left"/>
      </w:pPr>
      <w:r w:rsidRPr="00393F06">
        <w:t>6. Перечень принадлежностей продукции (включая запасные части и расходные материалы), а также состав документации, предоставляемой Поставщиком:_______________</w:t>
      </w:r>
    </w:p>
    <w:p w14:paraId="0FC6A5CB" w14:textId="77777777" w:rsidR="00002815" w:rsidRPr="00393F06" w:rsidRDefault="00002815" w:rsidP="00393F06">
      <w:pPr>
        <w:contextualSpacing/>
        <w:jc w:val="left"/>
      </w:pPr>
    </w:p>
    <w:tbl>
      <w:tblPr>
        <w:tblW w:w="9356" w:type="dxa"/>
        <w:tblInd w:w="108" w:type="dxa"/>
        <w:tblLayout w:type="fixed"/>
        <w:tblLook w:val="04A0" w:firstRow="1" w:lastRow="0" w:firstColumn="1" w:lastColumn="0" w:noHBand="0" w:noVBand="1"/>
      </w:tblPr>
      <w:tblGrid>
        <w:gridCol w:w="4395"/>
        <w:gridCol w:w="4961"/>
      </w:tblGrid>
      <w:tr w:rsidR="00101B49" w:rsidRPr="00393F06" w14:paraId="15413962" w14:textId="77777777" w:rsidTr="00C03836">
        <w:trPr>
          <w:trHeight w:val="276"/>
        </w:trPr>
        <w:tc>
          <w:tcPr>
            <w:tcW w:w="4395" w:type="dxa"/>
            <w:tcBorders>
              <w:top w:val="single" w:sz="4" w:space="0" w:color="auto"/>
              <w:left w:val="single" w:sz="4" w:space="0" w:color="auto"/>
              <w:bottom w:val="single" w:sz="4" w:space="0" w:color="auto"/>
              <w:right w:val="single" w:sz="4" w:space="0" w:color="auto"/>
            </w:tcBorders>
          </w:tcPr>
          <w:p w14:paraId="52D313D1" w14:textId="77777777" w:rsidR="00101B49" w:rsidRPr="00393F06" w:rsidRDefault="00C03836" w:rsidP="00393F06">
            <w:pPr>
              <w:contextualSpacing/>
              <w:rPr>
                <w:b/>
                <w:lang w:eastAsia="en-US"/>
              </w:rPr>
            </w:pPr>
            <w:r w:rsidRPr="00393F06">
              <w:rPr>
                <w:b/>
                <w:lang w:eastAsia="en-US"/>
              </w:rPr>
              <w:t>ПОКУПАТЕЛЬ</w:t>
            </w:r>
            <w:r w:rsidR="00101B49" w:rsidRPr="00393F06">
              <w:rPr>
                <w:b/>
                <w:lang w:eastAsia="en-US"/>
              </w:rPr>
              <w:t>:</w:t>
            </w:r>
          </w:p>
        </w:tc>
        <w:tc>
          <w:tcPr>
            <w:tcW w:w="4961" w:type="dxa"/>
            <w:tcBorders>
              <w:top w:val="single" w:sz="4" w:space="0" w:color="auto"/>
              <w:left w:val="single" w:sz="4" w:space="0" w:color="auto"/>
              <w:bottom w:val="single" w:sz="4" w:space="0" w:color="auto"/>
              <w:right w:val="single" w:sz="4" w:space="0" w:color="auto"/>
            </w:tcBorders>
          </w:tcPr>
          <w:p w14:paraId="06AC262D" w14:textId="77777777" w:rsidR="00101B49" w:rsidRPr="00393F06" w:rsidRDefault="00C03836" w:rsidP="00393F06">
            <w:pPr>
              <w:contextualSpacing/>
              <w:rPr>
                <w:b/>
                <w:lang w:eastAsia="en-US"/>
              </w:rPr>
            </w:pPr>
            <w:r w:rsidRPr="00393F06">
              <w:rPr>
                <w:b/>
                <w:lang w:eastAsia="en-US"/>
              </w:rPr>
              <w:t>ПОСТАВЩИК</w:t>
            </w:r>
            <w:r w:rsidR="00101B49" w:rsidRPr="00393F06">
              <w:rPr>
                <w:b/>
                <w:lang w:eastAsia="en-US"/>
              </w:rPr>
              <w:t>:</w:t>
            </w:r>
          </w:p>
        </w:tc>
      </w:tr>
      <w:tr w:rsidR="00101B49" w:rsidRPr="00393F06" w14:paraId="1013AF8B" w14:textId="77777777" w:rsidTr="00C03836">
        <w:trPr>
          <w:trHeight w:val="276"/>
        </w:trPr>
        <w:tc>
          <w:tcPr>
            <w:tcW w:w="4395" w:type="dxa"/>
            <w:tcBorders>
              <w:top w:val="single" w:sz="4" w:space="0" w:color="auto"/>
              <w:left w:val="single" w:sz="4" w:space="0" w:color="auto"/>
              <w:bottom w:val="single" w:sz="4" w:space="0" w:color="auto"/>
              <w:right w:val="single" w:sz="4" w:space="0" w:color="auto"/>
            </w:tcBorders>
          </w:tcPr>
          <w:p w14:paraId="02431E73" w14:textId="77777777" w:rsidR="00101B49" w:rsidRPr="00393F06" w:rsidRDefault="00101B49" w:rsidP="00393F06">
            <w:pPr>
              <w:contextualSpacing/>
              <w:rPr>
                <w:lang w:eastAsia="en-US"/>
              </w:rPr>
            </w:pPr>
          </w:p>
          <w:p w14:paraId="63F3DDF1" w14:textId="77777777" w:rsidR="00101B49" w:rsidRPr="00393F06" w:rsidRDefault="00101B49" w:rsidP="00393F06">
            <w:pPr>
              <w:contextualSpacing/>
              <w:rPr>
                <w:lang w:eastAsia="en-US"/>
              </w:rPr>
            </w:pPr>
          </w:p>
          <w:p w14:paraId="1D96614A" w14:textId="77777777" w:rsidR="00101B49" w:rsidRPr="00393F06" w:rsidRDefault="00101B49" w:rsidP="00393F06">
            <w:pPr>
              <w:contextualSpacing/>
              <w:rPr>
                <w:lang w:eastAsia="en-US"/>
              </w:rPr>
            </w:pPr>
          </w:p>
          <w:p w14:paraId="2D1F0C3B" w14:textId="77777777" w:rsidR="00101B49" w:rsidRPr="00393F06" w:rsidRDefault="00101B49" w:rsidP="00393F06">
            <w:pPr>
              <w:contextualSpacing/>
              <w:rPr>
                <w:lang w:eastAsia="en-US"/>
              </w:rPr>
            </w:pPr>
          </w:p>
          <w:p w14:paraId="1B24FDB1" w14:textId="77777777" w:rsidR="00101B49" w:rsidRPr="00393F06" w:rsidRDefault="00101B49" w:rsidP="00393F06">
            <w:pPr>
              <w:contextualSpacing/>
              <w:rPr>
                <w:lang w:eastAsia="en-US"/>
              </w:rPr>
            </w:pPr>
          </w:p>
          <w:p w14:paraId="75252300" w14:textId="77777777" w:rsidR="00101B49" w:rsidRPr="00393F06" w:rsidRDefault="00101B49" w:rsidP="00393F06">
            <w:pPr>
              <w:contextualSpacing/>
              <w:rPr>
                <w:lang w:eastAsia="en-US"/>
              </w:rPr>
            </w:pPr>
            <w:r w:rsidRPr="00393F06">
              <w:rPr>
                <w:lang w:eastAsia="en-US"/>
              </w:rPr>
              <w:t>___________________/__________/</w:t>
            </w:r>
          </w:p>
          <w:p w14:paraId="2CBC9D94" w14:textId="77777777" w:rsidR="00101B49" w:rsidRPr="00393F06" w:rsidRDefault="00101B49" w:rsidP="00393F06">
            <w:pPr>
              <w:contextualSpacing/>
              <w:rPr>
                <w:lang w:eastAsia="en-US"/>
              </w:rPr>
            </w:pPr>
          </w:p>
          <w:p w14:paraId="5AF603DE" w14:textId="77777777" w:rsidR="00101B49" w:rsidRPr="00393F06" w:rsidRDefault="00101B49" w:rsidP="00393F06">
            <w:pPr>
              <w:contextualSpacing/>
              <w:rPr>
                <w:lang w:eastAsia="en-US"/>
              </w:rPr>
            </w:pPr>
          </w:p>
        </w:tc>
        <w:tc>
          <w:tcPr>
            <w:tcW w:w="4961" w:type="dxa"/>
            <w:tcBorders>
              <w:top w:val="single" w:sz="4" w:space="0" w:color="auto"/>
              <w:left w:val="single" w:sz="4" w:space="0" w:color="auto"/>
              <w:bottom w:val="single" w:sz="4" w:space="0" w:color="auto"/>
              <w:right w:val="single" w:sz="4" w:space="0" w:color="auto"/>
            </w:tcBorders>
          </w:tcPr>
          <w:p w14:paraId="2AFF31F8" w14:textId="77777777" w:rsidR="00101B49" w:rsidRPr="00393F06" w:rsidRDefault="00101B49" w:rsidP="00393F06">
            <w:pPr>
              <w:contextualSpacing/>
              <w:rPr>
                <w:lang w:eastAsia="en-US"/>
              </w:rPr>
            </w:pPr>
          </w:p>
          <w:p w14:paraId="1B2CB42A" w14:textId="77777777" w:rsidR="00101B49" w:rsidRPr="00393F06" w:rsidRDefault="00101B49" w:rsidP="00393F06">
            <w:pPr>
              <w:contextualSpacing/>
              <w:rPr>
                <w:lang w:eastAsia="en-US"/>
              </w:rPr>
            </w:pPr>
          </w:p>
          <w:p w14:paraId="1D086429" w14:textId="77777777" w:rsidR="00101B49" w:rsidRPr="00393F06" w:rsidRDefault="00101B49" w:rsidP="00393F06">
            <w:pPr>
              <w:contextualSpacing/>
              <w:rPr>
                <w:lang w:eastAsia="en-US"/>
              </w:rPr>
            </w:pPr>
          </w:p>
          <w:p w14:paraId="65F73582" w14:textId="77777777" w:rsidR="00101B49" w:rsidRPr="00393F06" w:rsidRDefault="00101B49" w:rsidP="00393F06">
            <w:pPr>
              <w:contextualSpacing/>
              <w:rPr>
                <w:lang w:eastAsia="en-US"/>
              </w:rPr>
            </w:pPr>
          </w:p>
          <w:p w14:paraId="57CCBA68" w14:textId="77777777" w:rsidR="00101B49" w:rsidRPr="00393F06" w:rsidRDefault="00101B49" w:rsidP="00393F06">
            <w:pPr>
              <w:contextualSpacing/>
              <w:rPr>
                <w:lang w:eastAsia="en-US"/>
              </w:rPr>
            </w:pPr>
          </w:p>
          <w:p w14:paraId="6417FD1F" w14:textId="77777777" w:rsidR="00101B49" w:rsidRPr="00393F06" w:rsidRDefault="00101B49" w:rsidP="00393F06">
            <w:pPr>
              <w:contextualSpacing/>
              <w:rPr>
                <w:lang w:eastAsia="en-US"/>
              </w:rPr>
            </w:pPr>
            <w:r w:rsidRPr="00393F06">
              <w:rPr>
                <w:lang w:eastAsia="en-US"/>
              </w:rPr>
              <w:t>___________________/__________/</w:t>
            </w:r>
          </w:p>
          <w:p w14:paraId="07568A32" w14:textId="77777777" w:rsidR="00101B49" w:rsidRPr="00393F06" w:rsidRDefault="00101B49" w:rsidP="00393F06">
            <w:pPr>
              <w:contextualSpacing/>
              <w:rPr>
                <w:lang w:eastAsia="en-US"/>
              </w:rPr>
            </w:pPr>
          </w:p>
          <w:p w14:paraId="1E006447" w14:textId="77777777" w:rsidR="00101B49" w:rsidRPr="00393F06" w:rsidRDefault="00101B49" w:rsidP="00393F06">
            <w:pPr>
              <w:contextualSpacing/>
              <w:rPr>
                <w:lang w:eastAsia="en-US"/>
              </w:rPr>
            </w:pPr>
          </w:p>
        </w:tc>
      </w:tr>
      <w:bookmarkEnd w:id="0"/>
      <w:bookmarkEnd w:id="1"/>
    </w:tbl>
    <w:p w14:paraId="5E42205D" w14:textId="77777777" w:rsidR="00942CEC" w:rsidRPr="00393F06" w:rsidRDefault="00942CEC" w:rsidP="00393F06">
      <w:pPr>
        <w:contextualSpacing/>
        <w:jc w:val="right"/>
        <w:rPr>
          <w:b/>
        </w:rPr>
      </w:pPr>
    </w:p>
    <w:p w14:paraId="29E08AD2" w14:textId="77777777" w:rsidR="00A428D1" w:rsidRDefault="00A428D1" w:rsidP="00393F06">
      <w:pPr>
        <w:contextualSpacing/>
        <w:jc w:val="right"/>
        <w:rPr>
          <w:b/>
        </w:rPr>
      </w:pPr>
      <w:bookmarkStart w:id="31" w:name="_Hlk117612688"/>
      <w:r>
        <w:rPr>
          <w:b/>
        </w:rPr>
        <w:br w:type="page"/>
      </w:r>
    </w:p>
    <w:bookmarkEnd w:id="31"/>
    <w:p w14:paraId="263A5782" w14:textId="77777777" w:rsidR="001D1276" w:rsidRPr="00393F06" w:rsidRDefault="001D1276" w:rsidP="00683AAE">
      <w:pPr>
        <w:contextualSpacing/>
        <w:jc w:val="right"/>
      </w:pPr>
    </w:p>
    <w:sectPr w:rsidR="001D1276" w:rsidRPr="00393F06" w:rsidSect="00410B71">
      <w:footerReference w:type="default" r:id="rId10"/>
      <w:pgSz w:w="11906" w:h="16838"/>
      <w:pgMar w:top="1361" w:right="1134" w:bottom="1361"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7" w:author="Панова Дарья Владимировна (ЦОф)" w:date="2025-07-15T12:58:00Z" w:initials="PD(EH">
    <w:p w14:paraId="1E17D4D7" w14:textId="77777777" w:rsidR="00EA70D2" w:rsidRDefault="00EA70D2" w:rsidP="00670A5B">
      <w:pPr>
        <w:pStyle w:val="aff8"/>
        <w:rPr>
          <w:i/>
        </w:rPr>
      </w:pPr>
      <w:r>
        <w:rPr>
          <w:rStyle w:val="aff7"/>
        </w:rPr>
        <w:annotationRef/>
      </w:r>
      <w:r>
        <w:rPr>
          <w:i/>
        </w:rPr>
        <w:t>КОММЕНТАРИЙ ДЛЯ ВНУТРЕННЕГО ПОЛЬЗОВАНИЯ. ТРЕБУЕТ УДАЛЕНИЯ ПЕРЕД РАЗМЕЩЕНИЕМ/ОТПРАВКОЙ ПРОЕКТОВ ДОГОВОРОВ</w:t>
      </w:r>
    </w:p>
    <w:p w14:paraId="134CFC19" w14:textId="77777777" w:rsidR="00EA70D2" w:rsidRDefault="00EA70D2" w:rsidP="00670A5B">
      <w:pPr>
        <w:pStyle w:val="aff8"/>
      </w:pPr>
    </w:p>
    <w:p w14:paraId="0B700335" w14:textId="77777777" w:rsidR="00EA70D2" w:rsidRDefault="00EA70D2" w:rsidP="00670A5B">
      <w:pPr>
        <w:pStyle w:val="aff8"/>
        <w:rPr>
          <w:b/>
        </w:rPr>
      </w:pPr>
      <w:r>
        <w:t xml:space="preserve">С 15 июля 2025 года в связи с начавшейся активной фазой процессов реорганизации ПАО «ЭЛ5-Энерго» и АО «ВДК Энерго» необходимо интегрировать указанную оговорку </w:t>
      </w:r>
      <w:r>
        <w:rPr>
          <w:b/>
        </w:rPr>
        <w:t xml:space="preserve">в договоры и дополнительные соглашения, заключаемые ПАО «ЭЛ5-Энерго».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B700335"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18BD2A" w14:textId="77777777" w:rsidR="00993978" w:rsidRDefault="00993978" w:rsidP="00F246FA">
      <w:r>
        <w:separator/>
      </w:r>
    </w:p>
  </w:endnote>
  <w:endnote w:type="continuationSeparator" w:id="0">
    <w:p w14:paraId="62ACFDF9" w14:textId="77777777" w:rsidR="00993978" w:rsidRDefault="00993978" w:rsidP="00F24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Frutiger 45 Light">
    <w:altName w:val="Arial Narrow"/>
    <w:charset w:val="00"/>
    <w:family w:val="swiss"/>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6906849"/>
      <w:docPartObj>
        <w:docPartGallery w:val="Page Numbers (Bottom of Page)"/>
        <w:docPartUnique/>
      </w:docPartObj>
    </w:sdtPr>
    <w:sdtEndPr/>
    <w:sdtContent>
      <w:p w14:paraId="2EB57F2E" w14:textId="3D62825A" w:rsidR="00EA70D2" w:rsidRDefault="00EA70D2">
        <w:pPr>
          <w:pStyle w:val="ab"/>
          <w:jc w:val="right"/>
        </w:pPr>
        <w:r>
          <w:fldChar w:fldCharType="begin"/>
        </w:r>
        <w:r>
          <w:instrText>PAGE   \* MERGEFORMAT</w:instrText>
        </w:r>
        <w:r>
          <w:fldChar w:fldCharType="separate"/>
        </w:r>
        <w:r w:rsidR="00533901">
          <w:rPr>
            <w:noProof/>
          </w:rPr>
          <w:t>2</w:t>
        </w:r>
        <w:r>
          <w:fldChar w:fldCharType="end"/>
        </w:r>
      </w:p>
    </w:sdtContent>
  </w:sdt>
  <w:p w14:paraId="03DCD68A" w14:textId="77777777" w:rsidR="00EA70D2" w:rsidRPr="00AA0E92" w:rsidRDefault="00EA70D2" w:rsidP="00AA0E92">
    <w:pPr>
      <w:pStyle w:val="footnot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FB9B1E" w14:textId="77777777" w:rsidR="00993978" w:rsidRDefault="00993978" w:rsidP="00F246FA">
      <w:r>
        <w:separator/>
      </w:r>
    </w:p>
  </w:footnote>
  <w:footnote w:type="continuationSeparator" w:id="0">
    <w:p w14:paraId="6C52CC6A" w14:textId="77777777" w:rsidR="00993978" w:rsidRDefault="00993978" w:rsidP="00F246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E711F"/>
    <w:multiLevelType w:val="hybridMultilevel"/>
    <w:tmpl w:val="FB1046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FC723C"/>
    <w:multiLevelType w:val="hybridMultilevel"/>
    <w:tmpl w:val="E5626C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AF62B62"/>
    <w:multiLevelType w:val="multilevel"/>
    <w:tmpl w:val="237A85FE"/>
    <w:lvl w:ilvl="0">
      <w:start w:val="1"/>
      <w:numFmt w:val="decimal"/>
      <w:lvlText w:val="%1."/>
      <w:lvlJc w:val="left"/>
      <w:pPr>
        <w:ind w:left="465" w:hanging="465"/>
      </w:pPr>
      <w:rPr>
        <w:rFonts w:hint="default"/>
      </w:rPr>
    </w:lvl>
    <w:lvl w:ilvl="1">
      <w:start w:val="1"/>
      <w:numFmt w:val="decimal"/>
      <w:lvlText w:val="%1.%2."/>
      <w:lvlJc w:val="left"/>
      <w:pPr>
        <w:ind w:left="0" w:firstLine="0"/>
      </w:pPr>
      <w:rPr>
        <w:rFonts w:hint="default"/>
        <w:b w:val="0"/>
        <w:bCs/>
      </w:rPr>
    </w:lvl>
    <w:lvl w:ilvl="2">
      <w:start w:val="1"/>
      <w:numFmt w:val="decimal"/>
      <w:lvlText w:val="%1.%2.%3."/>
      <w:lvlJc w:val="left"/>
      <w:pPr>
        <w:ind w:left="0" w:firstLine="567"/>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E914BF"/>
    <w:multiLevelType w:val="multilevel"/>
    <w:tmpl w:val="F386DE70"/>
    <w:lvl w:ilvl="0">
      <w:start w:val="1"/>
      <w:numFmt w:val="decimal"/>
      <w:pStyle w:val="a"/>
      <w:lvlText w:val="%1."/>
      <w:lvlJc w:val="left"/>
      <w:pPr>
        <w:ind w:left="3338" w:hanging="360"/>
      </w:pPr>
    </w:lvl>
    <w:lvl w:ilvl="1">
      <w:start w:val="2"/>
      <w:numFmt w:val="decimal"/>
      <w:isLgl/>
      <w:lvlText w:val="%1.%2."/>
      <w:lvlJc w:val="left"/>
      <w:pPr>
        <w:ind w:left="855" w:hanging="49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1663095"/>
    <w:multiLevelType w:val="hybridMultilevel"/>
    <w:tmpl w:val="76729430"/>
    <w:lvl w:ilvl="0" w:tplc="AF98F8C0">
      <w:start w:val="1"/>
      <w:numFmt w:val="lowerRoman"/>
      <w:lvlText w:val="%1)"/>
      <w:lvlJc w:val="left"/>
      <w:pPr>
        <w:ind w:left="1008" w:hanging="720"/>
      </w:pPr>
      <w:rPr>
        <w:rFonts w:hint="default"/>
      </w:rPr>
    </w:lvl>
    <w:lvl w:ilvl="1" w:tplc="04190019" w:tentative="1">
      <w:start w:val="1"/>
      <w:numFmt w:val="lowerLetter"/>
      <w:lvlText w:val="%2."/>
      <w:lvlJc w:val="left"/>
      <w:pPr>
        <w:ind w:left="1368" w:hanging="360"/>
      </w:pPr>
    </w:lvl>
    <w:lvl w:ilvl="2" w:tplc="0419001B" w:tentative="1">
      <w:start w:val="1"/>
      <w:numFmt w:val="lowerRoman"/>
      <w:lvlText w:val="%3."/>
      <w:lvlJc w:val="right"/>
      <w:pPr>
        <w:ind w:left="2088" w:hanging="180"/>
      </w:pPr>
    </w:lvl>
    <w:lvl w:ilvl="3" w:tplc="0419000F" w:tentative="1">
      <w:start w:val="1"/>
      <w:numFmt w:val="decimal"/>
      <w:lvlText w:val="%4."/>
      <w:lvlJc w:val="left"/>
      <w:pPr>
        <w:ind w:left="2808" w:hanging="360"/>
      </w:pPr>
    </w:lvl>
    <w:lvl w:ilvl="4" w:tplc="04190019" w:tentative="1">
      <w:start w:val="1"/>
      <w:numFmt w:val="lowerLetter"/>
      <w:lvlText w:val="%5."/>
      <w:lvlJc w:val="left"/>
      <w:pPr>
        <w:ind w:left="3528" w:hanging="360"/>
      </w:pPr>
    </w:lvl>
    <w:lvl w:ilvl="5" w:tplc="0419001B" w:tentative="1">
      <w:start w:val="1"/>
      <w:numFmt w:val="lowerRoman"/>
      <w:lvlText w:val="%6."/>
      <w:lvlJc w:val="right"/>
      <w:pPr>
        <w:ind w:left="4248" w:hanging="180"/>
      </w:pPr>
    </w:lvl>
    <w:lvl w:ilvl="6" w:tplc="0419000F" w:tentative="1">
      <w:start w:val="1"/>
      <w:numFmt w:val="decimal"/>
      <w:lvlText w:val="%7."/>
      <w:lvlJc w:val="left"/>
      <w:pPr>
        <w:ind w:left="4968" w:hanging="360"/>
      </w:pPr>
    </w:lvl>
    <w:lvl w:ilvl="7" w:tplc="04190019" w:tentative="1">
      <w:start w:val="1"/>
      <w:numFmt w:val="lowerLetter"/>
      <w:lvlText w:val="%8."/>
      <w:lvlJc w:val="left"/>
      <w:pPr>
        <w:ind w:left="5688" w:hanging="360"/>
      </w:pPr>
    </w:lvl>
    <w:lvl w:ilvl="8" w:tplc="0419001B" w:tentative="1">
      <w:start w:val="1"/>
      <w:numFmt w:val="lowerRoman"/>
      <w:lvlText w:val="%9."/>
      <w:lvlJc w:val="right"/>
      <w:pPr>
        <w:ind w:left="6408" w:hanging="180"/>
      </w:pPr>
    </w:lvl>
  </w:abstractNum>
  <w:abstractNum w:abstractNumId="5" w15:restartNumberingAfterBreak="0">
    <w:nsid w:val="14FE08B3"/>
    <w:multiLevelType w:val="hybridMultilevel"/>
    <w:tmpl w:val="A6384110"/>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827462E"/>
    <w:multiLevelType w:val="hybridMultilevel"/>
    <w:tmpl w:val="3FA2930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1B8612B5"/>
    <w:multiLevelType w:val="multilevel"/>
    <w:tmpl w:val="AA0E6736"/>
    <w:lvl w:ilvl="0">
      <w:start w:val="1"/>
      <w:numFmt w:val="decimal"/>
      <w:lvlText w:val="%1."/>
      <w:lvlJc w:val="left"/>
      <w:pPr>
        <w:ind w:left="465" w:hanging="465"/>
      </w:pPr>
      <w:rPr>
        <w:rFonts w:hint="default"/>
      </w:rPr>
    </w:lvl>
    <w:lvl w:ilvl="1">
      <w:start w:val="1"/>
      <w:numFmt w:val="decimal"/>
      <w:lvlText w:val="%1.%2."/>
      <w:lvlJc w:val="left"/>
      <w:pPr>
        <w:ind w:left="0" w:firstLine="0"/>
      </w:pPr>
      <w:rPr>
        <w:rFonts w:hint="default"/>
        <w:b w:val="0"/>
        <w:bCs/>
      </w:rPr>
    </w:lvl>
    <w:lvl w:ilvl="2">
      <w:start w:val="1"/>
      <w:numFmt w:val="decimal"/>
      <w:lvlText w:val="%1.%2.%3."/>
      <w:lvlJc w:val="left"/>
      <w:pPr>
        <w:ind w:left="0" w:firstLine="567"/>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F924EA0"/>
    <w:multiLevelType w:val="hybridMultilevel"/>
    <w:tmpl w:val="8F3A0734"/>
    <w:lvl w:ilvl="0" w:tplc="04190001">
      <w:start w:val="1"/>
      <w:numFmt w:val="bullet"/>
      <w:lvlText w:val=""/>
      <w:lvlJc w:val="left"/>
      <w:pPr>
        <w:ind w:left="1110" w:hanging="360"/>
      </w:pPr>
      <w:rPr>
        <w:rFonts w:ascii="Symbol" w:hAnsi="Symbol" w:hint="default"/>
      </w:rPr>
    </w:lvl>
    <w:lvl w:ilvl="1" w:tplc="04190003" w:tentative="1">
      <w:start w:val="1"/>
      <w:numFmt w:val="bullet"/>
      <w:lvlText w:val="o"/>
      <w:lvlJc w:val="left"/>
      <w:pPr>
        <w:ind w:left="1830" w:hanging="360"/>
      </w:pPr>
      <w:rPr>
        <w:rFonts w:ascii="Courier New" w:hAnsi="Courier New" w:cs="Courier New" w:hint="default"/>
      </w:rPr>
    </w:lvl>
    <w:lvl w:ilvl="2" w:tplc="04190005" w:tentative="1">
      <w:start w:val="1"/>
      <w:numFmt w:val="bullet"/>
      <w:lvlText w:val=""/>
      <w:lvlJc w:val="left"/>
      <w:pPr>
        <w:ind w:left="2550" w:hanging="360"/>
      </w:pPr>
      <w:rPr>
        <w:rFonts w:ascii="Wingdings" w:hAnsi="Wingdings" w:hint="default"/>
      </w:rPr>
    </w:lvl>
    <w:lvl w:ilvl="3" w:tplc="04190001" w:tentative="1">
      <w:start w:val="1"/>
      <w:numFmt w:val="bullet"/>
      <w:lvlText w:val=""/>
      <w:lvlJc w:val="left"/>
      <w:pPr>
        <w:ind w:left="3270" w:hanging="360"/>
      </w:pPr>
      <w:rPr>
        <w:rFonts w:ascii="Symbol" w:hAnsi="Symbol" w:hint="default"/>
      </w:rPr>
    </w:lvl>
    <w:lvl w:ilvl="4" w:tplc="04190003" w:tentative="1">
      <w:start w:val="1"/>
      <w:numFmt w:val="bullet"/>
      <w:lvlText w:val="o"/>
      <w:lvlJc w:val="left"/>
      <w:pPr>
        <w:ind w:left="3990" w:hanging="360"/>
      </w:pPr>
      <w:rPr>
        <w:rFonts w:ascii="Courier New" w:hAnsi="Courier New" w:cs="Courier New" w:hint="default"/>
      </w:rPr>
    </w:lvl>
    <w:lvl w:ilvl="5" w:tplc="04190005" w:tentative="1">
      <w:start w:val="1"/>
      <w:numFmt w:val="bullet"/>
      <w:lvlText w:val=""/>
      <w:lvlJc w:val="left"/>
      <w:pPr>
        <w:ind w:left="4710" w:hanging="360"/>
      </w:pPr>
      <w:rPr>
        <w:rFonts w:ascii="Wingdings" w:hAnsi="Wingdings" w:hint="default"/>
      </w:rPr>
    </w:lvl>
    <w:lvl w:ilvl="6" w:tplc="04190001" w:tentative="1">
      <w:start w:val="1"/>
      <w:numFmt w:val="bullet"/>
      <w:lvlText w:val=""/>
      <w:lvlJc w:val="left"/>
      <w:pPr>
        <w:ind w:left="5430" w:hanging="360"/>
      </w:pPr>
      <w:rPr>
        <w:rFonts w:ascii="Symbol" w:hAnsi="Symbol" w:hint="default"/>
      </w:rPr>
    </w:lvl>
    <w:lvl w:ilvl="7" w:tplc="04190003" w:tentative="1">
      <w:start w:val="1"/>
      <w:numFmt w:val="bullet"/>
      <w:lvlText w:val="o"/>
      <w:lvlJc w:val="left"/>
      <w:pPr>
        <w:ind w:left="6150" w:hanging="360"/>
      </w:pPr>
      <w:rPr>
        <w:rFonts w:ascii="Courier New" w:hAnsi="Courier New" w:cs="Courier New" w:hint="default"/>
      </w:rPr>
    </w:lvl>
    <w:lvl w:ilvl="8" w:tplc="04190005" w:tentative="1">
      <w:start w:val="1"/>
      <w:numFmt w:val="bullet"/>
      <w:lvlText w:val=""/>
      <w:lvlJc w:val="left"/>
      <w:pPr>
        <w:ind w:left="6870" w:hanging="360"/>
      </w:pPr>
      <w:rPr>
        <w:rFonts w:ascii="Wingdings" w:hAnsi="Wingdings" w:hint="default"/>
      </w:rPr>
    </w:lvl>
  </w:abstractNum>
  <w:abstractNum w:abstractNumId="9" w15:restartNumberingAfterBreak="0">
    <w:nsid w:val="23AC46BA"/>
    <w:multiLevelType w:val="hybridMultilevel"/>
    <w:tmpl w:val="37C4C3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5086216"/>
    <w:multiLevelType w:val="hybridMultilevel"/>
    <w:tmpl w:val="5796B05C"/>
    <w:lvl w:ilvl="0" w:tplc="04190017">
      <w:start w:val="1"/>
      <w:numFmt w:val="lowerLetter"/>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A3E3E32"/>
    <w:multiLevelType w:val="hybridMultilevel"/>
    <w:tmpl w:val="5554EBA2"/>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300036EC"/>
    <w:multiLevelType w:val="multilevel"/>
    <w:tmpl w:val="237A85FE"/>
    <w:lvl w:ilvl="0">
      <w:start w:val="1"/>
      <w:numFmt w:val="decimal"/>
      <w:lvlText w:val="%1."/>
      <w:lvlJc w:val="left"/>
      <w:pPr>
        <w:ind w:left="465" w:hanging="465"/>
      </w:pPr>
      <w:rPr>
        <w:rFonts w:hint="default"/>
      </w:rPr>
    </w:lvl>
    <w:lvl w:ilvl="1">
      <w:start w:val="1"/>
      <w:numFmt w:val="decimal"/>
      <w:lvlText w:val="%1.%2."/>
      <w:lvlJc w:val="left"/>
      <w:pPr>
        <w:ind w:left="0" w:firstLine="0"/>
      </w:pPr>
      <w:rPr>
        <w:rFonts w:hint="default"/>
        <w:b w:val="0"/>
        <w:bCs/>
      </w:rPr>
    </w:lvl>
    <w:lvl w:ilvl="2">
      <w:start w:val="1"/>
      <w:numFmt w:val="decimal"/>
      <w:lvlText w:val="%1.%2.%3."/>
      <w:lvlJc w:val="left"/>
      <w:pPr>
        <w:ind w:left="0" w:firstLine="567"/>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46D7DD3"/>
    <w:multiLevelType w:val="multilevel"/>
    <w:tmpl w:val="9B14EF68"/>
    <w:lvl w:ilvl="0">
      <w:start w:val="1"/>
      <w:numFmt w:val="decimal"/>
      <w:pStyle w:val="111"/>
      <w:lvlText w:val="%1."/>
      <w:lvlJc w:val="left"/>
      <w:pPr>
        <w:tabs>
          <w:tab w:val="num" w:pos="3780"/>
        </w:tabs>
        <w:ind w:left="3780" w:hanging="360"/>
      </w:pPr>
      <w:rPr>
        <w:rFonts w:hint="default"/>
      </w:rPr>
    </w:lvl>
    <w:lvl w:ilvl="1">
      <w:start w:val="1"/>
      <w:numFmt w:val="decimal"/>
      <w:pStyle w:val="a0"/>
      <w:lvlText w:val="%1.%2."/>
      <w:lvlJc w:val="left"/>
      <w:pPr>
        <w:tabs>
          <w:tab w:val="num" w:pos="1332"/>
        </w:tabs>
        <w:ind w:left="1332" w:hanging="432"/>
      </w:pPr>
      <w:rPr>
        <w:rFonts w:hint="default"/>
        <w:b w:val="0"/>
        <w:i w:val="0"/>
      </w:rPr>
    </w:lvl>
    <w:lvl w:ilvl="2">
      <w:start w:val="1"/>
      <w:numFmt w:val="decimal"/>
      <w:pStyle w:val="a1"/>
      <w:lvlText w:val="%1.%2.%3."/>
      <w:lvlJc w:val="left"/>
      <w:pPr>
        <w:tabs>
          <w:tab w:val="num" w:pos="1800"/>
        </w:tabs>
        <w:ind w:left="1584" w:hanging="504"/>
      </w:pPr>
      <w:rPr>
        <w:rFonts w:hint="default"/>
        <w:i w:val="0"/>
        <w:sz w:val="22"/>
        <w:szCs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9F075CE"/>
    <w:multiLevelType w:val="multilevel"/>
    <w:tmpl w:val="74C2BC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D6A55E2"/>
    <w:multiLevelType w:val="multilevel"/>
    <w:tmpl w:val="1C54429C"/>
    <w:lvl w:ilvl="0">
      <w:start w:val="11"/>
      <w:numFmt w:val="decimal"/>
      <w:lvlText w:val="%1"/>
      <w:lvlJc w:val="left"/>
      <w:pPr>
        <w:ind w:left="480" w:hanging="480"/>
      </w:pPr>
      <w:rPr>
        <w:rFonts w:hint="default"/>
      </w:rPr>
    </w:lvl>
    <w:lvl w:ilvl="1">
      <w:start w:val="15"/>
      <w:numFmt w:val="decimal"/>
      <w:lvlText w:val="%1.%2"/>
      <w:lvlJc w:val="left"/>
      <w:pPr>
        <w:ind w:left="1185" w:hanging="48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abstractNum w:abstractNumId="16" w15:restartNumberingAfterBreak="0">
    <w:nsid w:val="42654ED4"/>
    <w:multiLevelType w:val="hybridMultilevel"/>
    <w:tmpl w:val="29FC033E"/>
    <w:lvl w:ilvl="0" w:tplc="AFDCFBA8">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7" w15:restartNumberingAfterBreak="0">
    <w:nsid w:val="46D35BF8"/>
    <w:multiLevelType w:val="hybridMultilevel"/>
    <w:tmpl w:val="6A54B7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F0B2E97"/>
    <w:multiLevelType w:val="hybridMultilevel"/>
    <w:tmpl w:val="33349A1A"/>
    <w:lvl w:ilvl="0" w:tplc="4314D288">
      <w:start w:val="1"/>
      <w:numFmt w:val="lowerRoman"/>
      <w:lvlText w:val="%1)"/>
      <w:lvlJc w:val="left"/>
      <w:pPr>
        <w:ind w:left="1008" w:hanging="720"/>
      </w:pPr>
      <w:rPr>
        <w:rFonts w:hint="default"/>
      </w:rPr>
    </w:lvl>
    <w:lvl w:ilvl="1" w:tplc="04190019" w:tentative="1">
      <w:start w:val="1"/>
      <w:numFmt w:val="lowerLetter"/>
      <w:lvlText w:val="%2."/>
      <w:lvlJc w:val="left"/>
      <w:pPr>
        <w:ind w:left="1368" w:hanging="360"/>
      </w:pPr>
    </w:lvl>
    <w:lvl w:ilvl="2" w:tplc="0419001B" w:tentative="1">
      <w:start w:val="1"/>
      <w:numFmt w:val="lowerRoman"/>
      <w:lvlText w:val="%3."/>
      <w:lvlJc w:val="right"/>
      <w:pPr>
        <w:ind w:left="2088" w:hanging="180"/>
      </w:pPr>
    </w:lvl>
    <w:lvl w:ilvl="3" w:tplc="0419000F" w:tentative="1">
      <w:start w:val="1"/>
      <w:numFmt w:val="decimal"/>
      <w:lvlText w:val="%4."/>
      <w:lvlJc w:val="left"/>
      <w:pPr>
        <w:ind w:left="2808" w:hanging="360"/>
      </w:pPr>
    </w:lvl>
    <w:lvl w:ilvl="4" w:tplc="04190019" w:tentative="1">
      <w:start w:val="1"/>
      <w:numFmt w:val="lowerLetter"/>
      <w:lvlText w:val="%5."/>
      <w:lvlJc w:val="left"/>
      <w:pPr>
        <w:ind w:left="3528" w:hanging="360"/>
      </w:pPr>
    </w:lvl>
    <w:lvl w:ilvl="5" w:tplc="0419001B" w:tentative="1">
      <w:start w:val="1"/>
      <w:numFmt w:val="lowerRoman"/>
      <w:lvlText w:val="%6."/>
      <w:lvlJc w:val="right"/>
      <w:pPr>
        <w:ind w:left="4248" w:hanging="180"/>
      </w:pPr>
    </w:lvl>
    <w:lvl w:ilvl="6" w:tplc="0419000F" w:tentative="1">
      <w:start w:val="1"/>
      <w:numFmt w:val="decimal"/>
      <w:lvlText w:val="%7."/>
      <w:lvlJc w:val="left"/>
      <w:pPr>
        <w:ind w:left="4968" w:hanging="360"/>
      </w:pPr>
    </w:lvl>
    <w:lvl w:ilvl="7" w:tplc="04190019" w:tentative="1">
      <w:start w:val="1"/>
      <w:numFmt w:val="lowerLetter"/>
      <w:lvlText w:val="%8."/>
      <w:lvlJc w:val="left"/>
      <w:pPr>
        <w:ind w:left="5688" w:hanging="360"/>
      </w:pPr>
    </w:lvl>
    <w:lvl w:ilvl="8" w:tplc="0419001B" w:tentative="1">
      <w:start w:val="1"/>
      <w:numFmt w:val="lowerRoman"/>
      <w:lvlText w:val="%9."/>
      <w:lvlJc w:val="right"/>
      <w:pPr>
        <w:ind w:left="6408" w:hanging="180"/>
      </w:pPr>
    </w:lvl>
  </w:abstractNum>
  <w:abstractNum w:abstractNumId="19" w15:restartNumberingAfterBreak="0">
    <w:nsid w:val="5036610A"/>
    <w:multiLevelType w:val="hybridMultilevel"/>
    <w:tmpl w:val="77600D38"/>
    <w:lvl w:ilvl="0" w:tplc="18EECE86">
      <w:start w:val="1"/>
      <w:numFmt w:val="decimal"/>
      <w:lvlText w:val="16.%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153254A"/>
    <w:multiLevelType w:val="multilevel"/>
    <w:tmpl w:val="A708876A"/>
    <w:lvl w:ilvl="0">
      <w:start w:val="1"/>
      <w:numFmt w:val="decimal"/>
      <w:lvlText w:val="%1."/>
      <w:lvlJc w:val="left"/>
      <w:pPr>
        <w:ind w:left="465" w:hanging="465"/>
      </w:pPr>
      <w:rPr>
        <w:rFonts w:hint="default"/>
      </w:rPr>
    </w:lvl>
    <w:lvl w:ilvl="1">
      <w:start w:val="1"/>
      <w:numFmt w:val="decimal"/>
      <w:lvlText w:val="%1.%2."/>
      <w:lvlJc w:val="left"/>
      <w:pPr>
        <w:ind w:left="0" w:firstLine="0"/>
      </w:pPr>
      <w:rPr>
        <w:rFonts w:hint="default"/>
        <w:b w:val="0"/>
        <w:bCs/>
      </w:rPr>
    </w:lvl>
    <w:lvl w:ilvl="2">
      <w:start w:val="1"/>
      <w:numFmt w:val="decimal"/>
      <w:lvlText w:val="%1.%2.%3."/>
      <w:lvlJc w:val="left"/>
      <w:pPr>
        <w:ind w:left="0" w:firstLine="567"/>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199141C"/>
    <w:multiLevelType w:val="hybridMultilevel"/>
    <w:tmpl w:val="4C1084F0"/>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53F071B"/>
    <w:multiLevelType w:val="multilevel"/>
    <w:tmpl w:val="237A85FE"/>
    <w:lvl w:ilvl="0">
      <w:start w:val="1"/>
      <w:numFmt w:val="decimal"/>
      <w:lvlText w:val="%1."/>
      <w:lvlJc w:val="left"/>
      <w:pPr>
        <w:ind w:left="465" w:hanging="465"/>
      </w:pPr>
      <w:rPr>
        <w:rFonts w:hint="default"/>
      </w:rPr>
    </w:lvl>
    <w:lvl w:ilvl="1">
      <w:start w:val="1"/>
      <w:numFmt w:val="decimal"/>
      <w:lvlText w:val="%1.%2."/>
      <w:lvlJc w:val="left"/>
      <w:pPr>
        <w:ind w:left="0" w:firstLine="0"/>
      </w:pPr>
      <w:rPr>
        <w:rFonts w:hint="default"/>
        <w:b w:val="0"/>
        <w:bCs/>
      </w:rPr>
    </w:lvl>
    <w:lvl w:ilvl="2">
      <w:start w:val="1"/>
      <w:numFmt w:val="decimal"/>
      <w:lvlText w:val="%1.%2.%3."/>
      <w:lvlJc w:val="left"/>
      <w:pPr>
        <w:ind w:left="0" w:firstLine="567"/>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665206F"/>
    <w:multiLevelType w:val="hybridMultilevel"/>
    <w:tmpl w:val="EF44C0BA"/>
    <w:lvl w:ilvl="0" w:tplc="A76E9704">
      <w:start w:val="1"/>
      <w:numFmt w:val="lowerRoman"/>
      <w:lvlText w:val="%1)"/>
      <w:lvlJc w:val="left"/>
      <w:pPr>
        <w:ind w:left="1008" w:hanging="720"/>
      </w:pPr>
      <w:rPr>
        <w:rFonts w:hint="default"/>
      </w:rPr>
    </w:lvl>
    <w:lvl w:ilvl="1" w:tplc="04190019" w:tentative="1">
      <w:start w:val="1"/>
      <w:numFmt w:val="lowerLetter"/>
      <w:lvlText w:val="%2."/>
      <w:lvlJc w:val="left"/>
      <w:pPr>
        <w:ind w:left="1368" w:hanging="360"/>
      </w:pPr>
    </w:lvl>
    <w:lvl w:ilvl="2" w:tplc="0419001B" w:tentative="1">
      <w:start w:val="1"/>
      <w:numFmt w:val="lowerRoman"/>
      <w:lvlText w:val="%3."/>
      <w:lvlJc w:val="right"/>
      <w:pPr>
        <w:ind w:left="2088" w:hanging="180"/>
      </w:pPr>
    </w:lvl>
    <w:lvl w:ilvl="3" w:tplc="0419000F" w:tentative="1">
      <w:start w:val="1"/>
      <w:numFmt w:val="decimal"/>
      <w:lvlText w:val="%4."/>
      <w:lvlJc w:val="left"/>
      <w:pPr>
        <w:ind w:left="2808" w:hanging="360"/>
      </w:pPr>
    </w:lvl>
    <w:lvl w:ilvl="4" w:tplc="04190019" w:tentative="1">
      <w:start w:val="1"/>
      <w:numFmt w:val="lowerLetter"/>
      <w:lvlText w:val="%5."/>
      <w:lvlJc w:val="left"/>
      <w:pPr>
        <w:ind w:left="3528" w:hanging="360"/>
      </w:pPr>
    </w:lvl>
    <w:lvl w:ilvl="5" w:tplc="0419001B" w:tentative="1">
      <w:start w:val="1"/>
      <w:numFmt w:val="lowerRoman"/>
      <w:lvlText w:val="%6."/>
      <w:lvlJc w:val="right"/>
      <w:pPr>
        <w:ind w:left="4248" w:hanging="180"/>
      </w:pPr>
    </w:lvl>
    <w:lvl w:ilvl="6" w:tplc="0419000F" w:tentative="1">
      <w:start w:val="1"/>
      <w:numFmt w:val="decimal"/>
      <w:lvlText w:val="%7."/>
      <w:lvlJc w:val="left"/>
      <w:pPr>
        <w:ind w:left="4968" w:hanging="360"/>
      </w:pPr>
    </w:lvl>
    <w:lvl w:ilvl="7" w:tplc="04190019" w:tentative="1">
      <w:start w:val="1"/>
      <w:numFmt w:val="lowerLetter"/>
      <w:lvlText w:val="%8."/>
      <w:lvlJc w:val="left"/>
      <w:pPr>
        <w:ind w:left="5688" w:hanging="360"/>
      </w:pPr>
    </w:lvl>
    <w:lvl w:ilvl="8" w:tplc="0419001B" w:tentative="1">
      <w:start w:val="1"/>
      <w:numFmt w:val="lowerRoman"/>
      <w:lvlText w:val="%9."/>
      <w:lvlJc w:val="right"/>
      <w:pPr>
        <w:ind w:left="6408" w:hanging="180"/>
      </w:pPr>
    </w:lvl>
  </w:abstractNum>
  <w:abstractNum w:abstractNumId="24" w15:restartNumberingAfterBreak="0">
    <w:nsid w:val="5A8D2530"/>
    <w:multiLevelType w:val="hybridMultilevel"/>
    <w:tmpl w:val="A85A2894"/>
    <w:lvl w:ilvl="0" w:tplc="02722F3A">
      <w:start w:val="1"/>
      <w:numFmt w:val="lowerLetter"/>
      <w:lvlText w:val="%1)"/>
      <w:lvlJc w:val="left"/>
      <w:pPr>
        <w:ind w:left="720" w:hanging="360"/>
      </w:pPr>
      <w:rPr>
        <w:rFonts w:ascii="Arial" w:hAnsi="Arial" w:cs="Arial" w:hint="default"/>
        <w:b w:val="0"/>
        <w:sz w:val="18"/>
        <w:szCs w:val="18"/>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8666F00"/>
    <w:multiLevelType w:val="hybridMultilevel"/>
    <w:tmpl w:val="C11CF30A"/>
    <w:lvl w:ilvl="0" w:tplc="E6A26950">
      <w:start w:val="1"/>
      <w:numFmt w:val="lowerLetter"/>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6" w15:restartNumberingAfterBreak="0">
    <w:nsid w:val="6C2A44FA"/>
    <w:multiLevelType w:val="multilevel"/>
    <w:tmpl w:val="C9C2B89A"/>
    <w:lvl w:ilvl="0">
      <w:start w:val="1"/>
      <w:numFmt w:val="decimal"/>
      <w:lvlText w:val="%1."/>
      <w:lvlJc w:val="left"/>
      <w:pPr>
        <w:ind w:left="720" w:hanging="360"/>
      </w:pPr>
      <w:rPr>
        <w:rFonts w:hint="default"/>
      </w:rPr>
    </w:lvl>
    <w:lvl w:ilvl="1">
      <w:start w:val="1"/>
      <w:numFmt w:val="decimal"/>
      <w:isLgl/>
      <w:lvlText w:val="%1.%2."/>
      <w:lvlJc w:val="left"/>
      <w:pPr>
        <w:ind w:left="0" w:firstLine="0"/>
      </w:pPr>
      <w:rPr>
        <w:rFonts w:ascii="Arial" w:hAnsi="Arial" w:cs="Arial" w:hint="default"/>
        <w:b w:val="0"/>
        <w:bCs w:val="0"/>
        <w:sz w:val="20"/>
        <w:szCs w:val="20"/>
      </w:rPr>
    </w:lvl>
    <w:lvl w:ilvl="2">
      <w:start w:val="1"/>
      <w:numFmt w:val="decimal"/>
      <w:isLgl/>
      <w:lvlText w:val="%1.%2.%3."/>
      <w:lvlJc w:val="left"/>
      <w:pPr>
        <w:ind w:left="0" w:firstLine="567"/>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F3E5AFF"/>
    <w:multiLevelType w:val="hybridMultilevel"/>
    <w:tmpl w:val="7FB487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1604DD5"/>
    <w:multiLevelType w:val="hybridMultilevel"/>
    <w:tmpl w:val="343C399A"/>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231067B"/>
    <w:multiLevelType w:val="hybridMultilevel"/>
    <w:tmpl w:val="7A14CFA8"/>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3820400"/>
    <w:multiLevelType w:val="hybridMultilevel"/>
    <w:tmpl w:val="11E0366A"/>
    <w:lvl w:ilvl="0" w:tplc="0B9479F4">
      <w:start w:val="1"/>
      <w:numFmt w:val="bullet"/>
      <w:pStyle w:val="a2"/>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4E371B3"/>
    <w:multiLevelType w:val="multilevel"/>
    <w:tmpl w:val="237A85FE"/>
    <w:lvl w:ilvl="0">
      <w:start w:val="1"/>
      <w:numFmt w:val="decimal"/>
      <w:lvlText w:val="%1."/>
      <w:lvlJc w:val="left"/>
      <w:pPr>
        <w:ind w:left="465" w:hanging="465"/>
      </w:pPr>
      <w:rPr>
        <w:rFonts w:hint="default"/>
      </w:rPr>
    </w:lvl>
    <w:lvl w:ilvl="1">
      <w:start w:val="1"/>
      <w:numFmt w:val="decimal"/>
      <w:lvlText w:val="%1.%2."/>
      <w:lvlJc w:val="left"/>
      <w:pPr>
        <w:ind w:left="0" w:firstLine="0"/>
      </w:pPr>
      <w:rPr>
        <w:rFonts w:hint="default"/>
        <w:b w:val="0"/>
        <w:bCs/>
      </w:rPr>
    </w:lvl>
    <w:lvl w:ilvl="2">
      <w:start w:val="1"/>
      <w:numFmt w:val="decimal"/>
      <w:lvlText w:val="%1.%2.%3."/>
      <w:lvlJc w:val="left"/>
      <w:pPr>
        <w:ind w:left="0" w:firstLine="567"/>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C0067D6"/>
    <w:multiLevelType w:val="hybridMultilevel"/>
    <w:tmpl w:val="C42207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CCF6329"/>
    <w:multiLevelType w:val="hybridMultilevel"/>
    <w:tmpl w:val="4F6AFD36"/>
    <w:lvl w:ilvl="0" w:tplc="6ACC7CCE">
      <w:start w:val="5"/>
      <w:numFmt w:val="lowerLetter"/>
      <w:lvlText w:val="%1)"/>
      <w:lvlJc w:val="left"/>
      <w:pPr>
        <w:ind w:left="1080" w:hanging="360"/>
      </w:pPr>
      <w:rPr>
        <w:rFonts w:hint="default"/>
      </w:r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4" w15:restartNumberingAfterBreak="0">
    <w:nsid w:val="7E1F2D0A"/>
    <w:multiLevelType w:val="multilevel"/>
    <w:tmpl w:val="A8C89CC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30"/>
  </w:num>
  <w:num w:numId="3">
    <w:abstractNumId w:val="13"/>
  </w:num>
  <w:num w:numId="4">
    <w:abstractNumId w:val="11"/>
  </w:num>
  <w:num w:numId="5">
    <w:abstractNumId w:val="23"/>
  </w:num>
  <w:num w:numId="6">
    <w:abstractNumId w:val="17"/>
  </w:num>
  <w:num w:numId="7">
    <w:abstractNumId w:val="27"/>
  </w:num>
  <w:num w:numId="8">
    <w:abstractNumId w:val="8"/>
  </w:num>
  <w:num w:numId="9">
    <w:abstractNumId w:val="32"/>
  </w:num>
  <w:num w:numId="10">
    <w:abstractNumId w:val="19"/>
  </w:num>
  <w:num w:numId="11">
    <w:abstractNumId w:val="4"/>
  </w:num>
  <w:num w:numId="12">
    <w:abstractNumId w:val="1"/>
  </w:num>
  <w:num w:numId="13">
    <w:abstractNumId w:val="18"/>
  </w:num>
  <w:num w:numId="14">
    <w:abstractNumId w:val="16"/>
  </w:num>
  <w:num w:numId="15">
    <w:abstractNumId w:val="7"/>
  </w:num>
  <w:num w:numId="16">
    <w:abstractNumId w:val="22"/>
  </w:num>
  <w:num w:numId="17">
    <w:abstractNumId w:val="12"/>
  </w:num>
  <w:num w:numId="18">
    <w:abstractNumId w:val="31"/>
  </w:num>
  <w:num w:numId="19">
    <w:abstractNumId w:val="2"/>
  </w:num>
  <w:num w:numId="20">
    <w:abstractNumId w:val="20"/>
  </w:num>
  <w:num w:numId="21">
    <w:abstractNumId w:val="6"/>
  </w:num>
  <w:num w:numId="22">
    <w:abstractNumId w:val="25"/>
  </w:num>
  <w:num w:numId="23">
    <w:abstractNumId w:val="5"/>
  </w:num>
  <w:num w:numId="24">
    <w:abstractNumId w:val="21"/>
  </w:num>
  <w:num w:numId="25">
    <w:abstractNumId w:val="24"/>
  </w:num>
  <w:num w:numId="26">
    <w:abstractNumId w:val="28"/>
  </w:num>
  <w:num w:numId="27">
    <w:abstractNumId w:val="29"/>
  </w:num>
  <w:num w:numId="28">
    <w:abstractNumId w:val="33"/>
  </w:num>
  <w:num w:numId="29">
    <w:abstractNumId w:val="0"/>
  </w:num>
  <w:num w:numId="30">
    <w:abstractNumId w:val="15"/>
  </w:num>
  <w:num w:numId="31">
    <w:abstractNumId w:val="34"/>
  </w:num>
  <w:num w:numId="32">
    <w:abstractNumId w:val="10"/>
  </w:num>
  <w:num w:numId="33">
    <w:abstractNumId w:val="26"/>
  </w:num>
  <w:num w:numId="34">
    <w:abstractNumId w:val="14"/>
  </w:num>
  <w:num w:numId="3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Аникин Александр Николаевич (ЦОф)">
    <w15:presenceInfo w15:providerId="AD" w15:userId="S-1-5-21-3852051382-2002586541-2246859322-63685"/>
  </w15:person>
  <w15:person w15:author="Панова Дарья Владимировна (ЦОф)">
    <w15:presenceInfo w15:providerId="AD" w15:userId="S-1-5-21-3852051382-2002586541-2246859322-463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trackRevisions/>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AMO_ReportControlsVisible" w:val="Empty"/>
    <w:docVar w:name="_AMO_UniqueIdentifier" w:val="Empty"/>
  </w:docVars>
  <w:rsids>
    <w:rsidRoot w:val="00CF76FD"/>
    <w:rsid w:val="00000DAE"/>
    <w:rsid w:val="00002815"/>
    <w:rsid w:val="00003A98"/>
    <w:rsid w:val="00005036"/>
    <w:rsid w:val="00016B35"/>
    <w:rsid w:val="00022041"/>
    <w:rsid w:val="00032B61"/>
    <w:rsid w:val="000419CF"/>
    <w:rsid w:val="00041AC1"/>
    <w:rsid w:val="0004229A"/>
    <w:rsid w:val="0004508C"/>
    <w:rsid w:val="00055ED3"/>
    <w:rsid w:val="00056721"/>
    <w:rsid w:val="00056F80"/>
    <w:rsid w:val="000617A9"/>
    <w:rsid w:val="00061EFB"/>
    <w:rsid w:val="00075379"/>
    <w:rsid w:val="00077B4F"/>
    <w:rsid w:val="00082ACD"/>
    <w:rsid w:val="0008399B"/>
    <w:rsid w:val="00086C47"/>
    <w:rsid w:val="00096614"/>
    <w:rsid w:val="000A274A"/>
    <w:rsid w:val="000A65F2"/>
    <w:rsid w:val="000A7319"/>
    <w:rsid w:val="000B670A"/>
    <w:rsid w:val="000C0933"/>
    <w:rsid w:val="000C1406"/>
    <w:rsid w:val="000C4973"/>
    <w:rsid w:val="000C5ACF"/>
    <w:rsid w:val="000C7068"/>
    <w:rsid w:val="000D0DD5"/>
    <w:rsid w:val="000D2F37"/>
    <w:rsid w:val="000D3729"/>
    <w:rsid w:val="000D6D3F"/>
    <w:rsid w:val="000E038D"/>
    <w:rsid w:val="000E1D7D"/>
    <w:rsid w:val="000E2DE1"/>
    <w:rsid w:val="000E43A6"/>
    <w:rsid w:val="000E7BE3"/>
    <w:rsid w:val="000F09FE"/>
    <w:rsid w:val="000F506B"/>
    <w:rsid w:val="001008C9"/>
    <w:rsid w:val="00101B49"/>
    <w:rsid w:val="00103205"/>
    <w:rsid w:val="00106E63"/>
    <w:rsid w:val="0011188D"/>
    <w:rsid w:val="0011545A"/>
    <w:rsid w:val="00121DA4"/>
    <w:rsid w:val="00123EEF"/>
    <w:rsid w:val="00127D4A"/>
    <w:rsid w:val="0013248B"/>
    <w:rsid w:val="00152083"/>
    <w:rsid w:val="00154049"/>
    <w:rsid w:val="001549C5"/>
    <w:rsid w:val="00156AA4"/>
    <w:rsid w:val="00160E2C"/>
    <w:rsid w:val="00162252"/>
    <w:rsid w:val="001663C1"/>
    <w:rsid w:val="00166854"/>
    <w:rsid w:val="00171981"/>
    <w:rsid w:val="00174340"/>
    <w:rsid w:val="001817BF"/>
    <w:rsid w:val="001936AC"/>
    <w:rsid w:val="001A197A"/>
    <w:rsid w:val="001A5674"/>
    <w:rsid w:val="001B0168"/>
    <w:rsid w:val="001B7FF0"/>
    <w:rsid w:val="001D1276"/>
    <w:rsid w:val="001E0291"/>
    <w:rsid w:val="001E0D80"/>
    <w:rsid w:val="001E6249"/>
    <w:rsid w:val="001E7C43"/>
    <w:rsid w:val="001F5FCD"/>
    <w:rsid w:val="001F7994"/>
    <w:rsid w:val="0020149F"/>
    <w:rsid w:val="00202D08"/>
    <w:rsid w:val="00204392"/>
    <w:rsid w:val="00207888"/>
    <w:rsid w:val="00210EEC"/>
    <w:rsid w:val="00214487"/>
    <w:rsid w:val="00221F52"/>
    <w:rsid w:val="0022234A"/>
    <w:rsid w:val="002279F2"/>
    <w:rsid w:val="00233C62"/>
    <w:rsid w:val="00236E9C"/>
    <w:rsid w:val="002477A8"/>
    <w:rsid w:val="002530E9"/>
    <w:rsid w:val="00253FCF"/>
    <w:rsid w:val="002547C0"/>
    <w:rsid w:val="002560B2"/>
    <w:rsid w:val="00260D2C"/>
    <w:rsid w:val="00262AE5"/>
    <w:rsid w:val="00263B70"/>
    <w:rsid w:val="0027041A"/>
    <w:rsid w:val="002748EA"/>
    <w:rsid w:val="0028301C"/>
    <w:rsid w:val="002866A5"/>
    <w:rsid w:val="00290368"/>
    <w:rsid w:val="00292EA8"/>
    <w:rsid w:val="00294E9B"/>
    <w:rsid w:val="00297710"/>
    <w:rsid w:val="00297B6A"/>
    <w:rsid w:val="002A3BF9"/>
    <w:rsid w:val="002A7961"/>
    <w:rsid w:val="002B11A3"/>
    <w:rsid w:val="002B1E1B"/>
    <w:rsid w:val="002B23E0"/>
    <w:rsid w:val="002B2659"/>
    <w:rsid w:val="002B7E99"/>
    <w:rsid w:val="002D5C99"/>
    <w:rsid w:val="002D60A9"/>
    <w:rsid w:val="002D6104"/>
    <w:rsid w:val="002E4785"/>
    <w:rsid w:val="002E7B69"/>
    <w:rsid w:val="002E7EDF"/>
    <w:rsid w:val="002F13F6"/>
    <w:rsid w:val="00301D1D"/>
    <w:rsid w:val="0030499D"/>
    <w:rsid w:val="00307FF5"/>
    <w:rsid w:val="0031050A"/>
    <w:rsid w:val="00311BB9"/>
    <w:rsid w:val="00312945"/>
    <w:rsid w:val="003168CC"/>
    <w:rsid w:val="00332B72"/>
    <w:rsid w:val="0033458D"/>
    <w:rsid w:val="00335989"/>
    <w:rsid w:val="00340365"/>
    <w:rsid w:val="0034164E"/>
    <w:rsid w:val="00343922"/>
    <w:rsid w:val="0035438F"/>
    <w:rsid w:val="00356A13"/>
    <w:rsid w:val="00372776"/>
    <w:rsid w:val="00374B9F"/>
    <w:rsid w:val="00382012"/>
    <w:rsid w:val="00384377"/>
    <w:rsid w:val="00385A41"/>
    <w:rsid w:val="00391C22"/>
    <w:rsid w:val="00393F06"/>
    <w:rsid w:val="00395D8D"/>
    <w:rsid w:val="003A1E98"/>
    <w:rsid w:val="003A37B2"/>
    <w:rsid w:val="003A52BA"/>
    <w:rsid w:val="003B0AB6"/>
    <w:rsid w:val="003B3AD7"/>
    <w:rsid w:val="003B61DF"/>
    <w:rsid w:val="003C79B6"/>
    <w:rsid w:val="003D1F07"/>
    <w:rsid w:val="003D59CE"/>
    <w:rsid w:val="003E16E3"/>
    <w:rsid w:val="003E5E50"/>
    <w:rsid w:val="003E7E5F"/>
    <w:rsid w:val="003F199A"/>
    <w:rsid w:val="003F1B8D"/>
    <w:rsid w:val="003F1CBF"/>
    <w:rsid w:val="00404831"/>
    <w:rsid w:val="00404AF2"/>
    <w:rsid w:val="00410B71"/>
    <w:rsid w:val="00417319"/>
    <w:rsid w:val="00417B66"/>
    <w:rsid w:val="00426E24"/>
    <w:rsid w:val="00427005"/>
    <w:rsid w:val="004270F6"/>
    <w:rsid w:val="00431EB2"/>
    <w:rsid w:val="00447D25"/>
    <w:rsid w:val="00452A2A"/>
    <w:rsid w:val="0046012D"/>
    <w:rsid w:val="0046085B"/>
    <w:rsid w:val="004617DD"/>
    <w:rsid w:val="00461E44"/>
    <w:rsid w:val="004727DD"/>
    <w:rsid w:val="00475544"/>
    <w:rsid w:val="004759ED"/>
    <w:rsid w:val="0048454B"/>
    <w:rsid w:val="00487D8A"/>
    <w:rsid w:val="004922B9"/>
    <w:rsid w:val="004A28EE"/>
    <w:rsid w:val="004A383C"/>
    <w:rsid w:val="004A3B9B"/>
    <w:rsid w:val="004A5E02"/>
    <w:rsid w:val="004A632B"/>
    <w:rsid w:val="004B5CA9"/>
    <w:rsid w:val="004B7185"/>
    <w:rsid w:val="004B7457"/>
    <w:rsid w:val="004C3903"/>
    <w:rsid w:val="004C4A2F"/>
    <w:rsid w:val="004C55D7"/>
    <w:rsid w:val="004D59A6"/>
    <w:rsid w:val="004E0AED"/>
    <w:rsid w:val="005050AF"/>
    <w:rsid w:val="0051188E"/>
    <w:rsid w:val="00514C54"/>
    <w:rsid w:val="005220C4"/>
    <w:rsid w:val="00523797"/>
    <w:rsid w:val="0052734A"/>
    <w:rsid w:val="0053365D"/>
    <w:rsid w:val="00533901"/>
    <w:rsid w:val="0054643F"/>
    <w:rsid w:val="00550577"/>
    <w:rsid w:val="00561053"/>
    <w:rsid w:val="00575508"/>
    <w:rsid w:val="00580774"/>
    <w:rsid w:val="00581CFF"/>
    <w:rsid w:val="00582A1C"/>
    <w:rsid w:val="005843B4"/>
    <w:rsid w:val="00592030"/>
    <w:rsid w:val="0059234A"/>
    <w:rsid w:val="005A0B08"/>
    <w:rsid w:val="005A4BC0"/>
    <w:rsid w:val="005A5840"/>
    <w:rsid w:val="005B0D56"/>
    <w:rsid w:val="005B3823"/>
    <w:rsid w:val="005C6B94"/>
    <w:rsid w:val="005D27E7"/>
    <w:rsid w:val="005D42DC"/>
    <w:rsid w:val="005D57F7"/>
    <w:rsid w:val="005D7606"/>
    <w:rsid w:val="005E3A1A"/>
    <w:rsid w:val="005E40D3"/>
    <w:rsid w:val="005E649A"/>
    <w:rsid w:val="005F0CD1"/>
    <w:rsid w:val="005F7189"/>
    <w:rsid w:val="00602875"/>
    <w:rsid w:val="0061076D"/>
    <w:rsid w:val="00610B41"/>
    <w:rsid w:val="006156A4"/>
    <w:rsid w:val="00616E84"/>
    <w:rsid w:val="0062282C"/>
    <w:rsid w:val="00630C75"/>
    <w:rsid w:val="006311F6"/>
    <w:rsid w:val="006312BC"/>
    <w:rsid w:val="00632449"/>
    <w:rsid w:val="00634B38"/>
    <w:rsid w:val="00634BB1"/>
    <w:rsid w:val="00636B2A"/>
    <w:rsid w:val="00637BCB"/>
    <w:rsid w:val="00666E94"/>
    <w:rsid w:val="00670A5B"/>
    <w:rsid w:val="00671D7D"/>
    <w:rsid w:val="00672050"/>
    <w:rsid w:val="00677527"/>
    <w:rsid w:val="00677B8A"/>
    <w:rsid w:val="00681034"/>
    <w:rsid w:val="00681F5C"/>
    <w:rsid w:val="00683A01"/>
    <w:rsid w:val="00683AAE"/>
    <w:rsid w:val="006845A6"/>
    <w:rsid w:val="00692414"/>
    <w:rsid w:val="006A44B0"/>
    <w:rsid w:val="006A7186"/>
    <w:rsid w:val="006C73D3"/>
    <w:rsid w:val="006D5DC0"/>
    <w:rsid w:val="006D784E"/>
    <w:rsid w:val="006E2998"/>
    <w:rsid w:val="006E4B58"/>
    <w:rsid w:val="006E4DF1"/>
    <w:rsid w:val="006F291F"/>
    <w:rsid w:val="006F3B06"/>
    <w:rsid w:val="006F3FC6"/>
    <w:rsid w:val="006F4676"/>
    <w:rsid w:val="0070637A"/>
    <w:rsid w:val="00716762"/>
    <w:rsid w:val="00716CC5"/>
    <w:rsid w:val="007175A7"/>
    <w:rsid w:val="00735DE8"/>
    <w:rsid w:val="007368FA"/>
    <w:rsid w:val="00744FA0"/>
    <w:rsid w:val="007475DA"/>
    <w:rsid w:val="00750609"/>
    <w:rsid w:val="0075152D"/>
    <w:rsid w:val="00753C6F"/>
    <w:rsid w:val="007567AC"/>
    <w:rsid w:val="00757776"/>
    <w:rsid w:val="00776967"/>
    <w:rsid w:val="00787038"/>
    <w:rsid w:val="00790156"/>
    <w:rsid w:val="007A12B8"/>
    <w:rsid w:val="007A400B"/>
    <w:rsid w:val="007A55FB"/>
    <w:rsid w:val="007A7446"/>
    <w:rsid w:val="007B0054"/>
    <w:rsid w:val="007B063D"/>
    <w:rsid w:val="007C237C"/>
    <w:rsid w:val="007D257E"/>
    <w:rsid w:val="007D57CE"/>
    <w:rsid w:val="007E34BE"/>
    <w:rsid w:val="007E3569"/>
    <w:rsid w:val="007E4D7C"/>
    <w:rsid w:val="007E55E7"/>
    <w:rsid w:val="007F0A32"/>
    <w:rsid w:val="007F1059"/>
    <w:rsid w:val="007F3C03"/>
    <w:rsid w:val="0080023E"/>
    <w:rsid w:val="00805900"/>
    <w:rsid w:val="00816823"/>
    <w:rsid w:val="00817133"/>
    <w:rsid w:val="00824D5E"/>
    <w:rsid w:val="00826D9C"/>
    <w:rsid w:val="00827A6D"/>
    <w:rsid w:val="00831F47"/>
    <w:rsid w:val="00834AC0"/>
    <w:rsid w:val="00837720"/>
    <w:rsid w:val="00837989"/>
    <w:rsid w:val="008572C0"/>
    <w:rsid w:val="00867828"/>
    <w:rsid w:val="00877E8E"/>
    <w:rsid w:val="00884AF0"/>
    <w:rsid w:val="00885D54"/>
    <w:rsid w:val="0088706D"/>
    <w:rsid w:val="0089108D"/>
    <w:rsid w:val="00895093"/>
    <w:rsid w:val="00896037"/>
    <w:rsid w:val="00897B0E"/>
    <w:rsid w:val="008A341F"/>
    <w:rsid w:val="008A5515"/>
    <w:rsid w:val="008A5F3D"/>
    <w:rsid w:val="008A7F1A"/>
    <w:rsid w:val="008B1157"/>
    <w:rsid w:val="008B15B1"/>
    <w:rsid w:val="008C011F"/>
    <w:rsid w:val="008C1005"/>
    <w:rsid w:val="008C1B88"/>
    <w:rsid w:val="008D7582"/>
    <w:rsid w:val="008E0642"/>
    <w:rsid w:val="008E226A"/>
    <w:rsid w:val="008F6303"/>
    <w:rsid w:val="008F6F8B"/>
    <w:rsid w:val="009006C0"/>
    <w:rsid w:val="00906FA3"/>
    <w:rsid w:val="0091110E"/>
    <w:rsid w:val="0091410A"/>
    <w:rsid w:val="009149D7"/>
    <w:rsid w:val="00915985"/>
    <w:rsid w:val="0092447D"/>
    <w:rsid w:val="00933ED9"/>
    <w:rsid w:val="009423FD"/>
    <w:rsid w:val="00942CEC"/>
    <w:rsid w:val="0094736B"/>
    <w:rsid w:val="009473EB"/>
    <w:rsid w:val="0095205B"/>
    <w:rsid w:val="009602D6"/>
    <w:rsid w:val="0096339D"/>
    <w:rsid w:val="00966C65"/>
    <w:rsid w:val="00967ECB"/>
    <w:rsid w:val="00972CAA"/>
    <w:rsid w:val="009734CA"/>
    <w:rsid w:val="009746A3"/>
    <w:rsid w:val="009757A0"/>
    <w:rsid w:val="00975F4F"/>
    <w:rsid w:val="00981302"/>
    <w:rsid w:val="00983205"/>
    <w:rsid w:val="00993978"/>
    <w:rsid w:val="009955AE"/>
    <w:rsid w:val="009963BC"/>
    <w:rsid w:val="009A421F"/>
    <w:rsid w:val="009A676A"/>
    <w:rsid w:val="009A6CF3"/>
    <w:rsid w:val="009A6E51"/>
    <w:rsid w:val="009C09F1"/>
    <w:rsid w:val="009C58D2"/>
    <w:rsid w:val="009C6030"/>
    <w:rsid w:val="009C70A9"/>
    <w:rsid w:val="009D08DC"/>
    <w:rsid w:val="009D21FB"/>
    <w:rsid w:val="009D3AA4"/>
    <w:rsid w:val="009E0F23"/>
    <w:rsid w:val="009E33D7"/>
    <w:rsid w:val="009E348C"/>
    <w:rsid w:val="009F59FC"/>
    <w:rsid w:val="00A05B31"/>
    <w:rsid w:val="00A11118"/>
    <w:rsid w:val="00A14D6B"/>
    <w:rsid w:val="00A22DDD"/>
    <w:rsid w:val="00A23A5B"/>
    <w:rsid w:val="00A26646"/>
    <w:rsid w:val="00A40A91"/>
    <w:rsid w:val="00A428D1"/>
    <w:rsid w:val="00A47373"/>
    <w:rsid w:val="00A4738C"/>
    <w:rsid w:val="00A64C6B"/>
    <w:rsid w:val="00A655FF"/>
    <w:rsid w:val="00A6724B"/>
    <w:rsid w:val="00A73CA7"/>
    <w:rsid w:val="00A758F4"/>
    <w:rsid w:val="00A767A6"/>
    <w:rsid w:val="00A77048"/>
    <w:rsid w:val="00A8257D"/>
    <w:rsid w:val="00A85C05"/>
    <w:rsid w:val="00A86BC5"/>
    <w:rsid w:val="00A87FBB"/>
    <w:rsid w:val="00A9213A"/>
    <w:rsid w:val="00AA0E92"/>
    <w:rsid w:val="00AA1532"/>
    <w:rsid w:val="00AA591D"/>
    <w:rsid w:val="00AA7BC4"/>
    <w:rsid w:val="00AB386F"/>
    <w:rsid w:val="00AB3C29"/>
    <w:rsid w:val="00AC7996"/>
    <w:rsid w:val="00AD01A1"/>
    <w:rsid w:val="00AE29EE"/>
    <w:rsid w:val="00AE7964"/>
    <w:rsid w:val="00AF1CD3"/>
    <w:rsid w:val="00AF396B"/>
    <w:rsid w:val="00AF546A"/>
    <w:rsid w:val="00AF6E0A"/>
    <w:rsid w:val="00B10AF7"/>
    <w:rsid w:val="00B1281B"/>
    <w:rsid w:val="00B13B8D"/>
    <w:rsid w:val="00B15DC3"/>
    <w:rsid w:val="00B16759"/>
    <w:rsid w:val="00B21393"/>
    <w:rsid w:val="00B32EAD"/>
    <w:rsid w:val="00B34D9F"/>
    <w:rsid w:val="00B35FBF"/>
    <w:rsid w:val="00B42CD0"/>
    <w:rsid w:val="00B47AF9"/>
    <w:rsid w:val="00B5506E"/>
    <w:rsid w:val="00B55C1C"/>
    <w:rsid w:val="00B577E6"/>
    <w:rsid w:val="00B66A20"/>
    <w:rsid w:val="00B71378"/>
    <w:rsid w:val="00B720BA"/>
    <w:rsid w:val="00B728BD"/>
    <w:rsid w:val="00B73547"/>
    <w:rsid w:val="00B763DD"/>
    <w:rsid w:val="00B77F45"/>
    <w:rsid w:val="00B8321C"/>
    <w:rsid w:val="00B845A9"/>
    <w:rsid w:val="00B852B7"/>
    <w:rsid w:val="00BA38EE"/>
    <w:rsid w:val="00BB0350"/>
    <w:rsid w:val="00BB24A7"/>
    <w:rsid w:val="00BB3060"/>
    <w:rsid w:val="00BB437D"/>
    <w:rsid w:val="00BC318C"/>
    <w:rsid w:val="00BD03F8"/>
    <w:rsid w:val="00BD3736"/>
    <w:rsid w:val="00BD69AC"/>
    <w:rsid w:val="00BF2292"/>
    <w:rsid w:val="00BF4A03"/>
    <w:rsid w:val="00C01D4E"/>
    <w:rsid w:val="00C03836"/>
    <w:rsid w:val="00C0583C"/>
    <w:rsid w:val="00C10F90"/>
    <w:rsid w:val="00C13D75"/>
    <w:rsid w:val="00C30204"/>
    <w:rsid w:val="00C33BF7"/>
    <w:rsid w:val="00C41EFF"/>
    <w:rsid w:val="00C43C95"/>
    <w:rsid w:val="00C45AB6"/>
    <w:rsid w:val="00C47AD6"/>
    <w:rsid w:val="00C516C3"/>
    <w:rsid w:val="00C55F49"/>
    <w:rsid w:val="00C56FBD"/>
    <w:rsid w:val="00C57D40"/>
    <w:rsid w:val="00C725F0"/>
    <w:rsid w:val="00C747E3"/>
    <w:rsid w:val="00C807DC"/>
    <w:rsid w:val="00C81471"/>
    <w:rsid w:val="00C91EA4"/>
    <w:rsid w:val="00C91EFB"/>
    <w:rsid w:val="00C945F8"/>
    <w:rsid w:val="00C9798D"/>
    <w:rsid w:val="00CA0B71"/>
    <w:rsid w:val="00CA2C5A"/>
    <w:rsid w:val="00CB3454"/>
    <w:rsid w:val="00CC23C8"/>
    <w:rsid w:val="00CD077D"/>
    <w:rsid w:val="00CD0B27"/>
    <w:rsid w:val="00CD2D1B"/>
    <w:rsid w:val="00CD384D"/>
    <w:rsid w:val="00CD733F"/>
    <w:rsid w:val="00CE4003"/>
    <w:rsid w:val="00CF2C6D"/>
    <w:rsid w:val="00CF76FD"/>
    <w:rsid w:val="00D00CA5"/>
    <w:rsid w:val="00D03CA5"/>
    <w:rsid w:val="00D05238"/>
    <w:rsid w:val="00D10868"/>
    <w:rsid w:val="00D14A5D"/>
    <w:rsid w:val="00D21DD3"/>
    <w:rsid w:val="00D2680E"/>
    <w:rsid w:val="00D32CB2"/>
    <w:rsid w:val="00D41966"/>
    <w:rsid w:val="00D616D0"/>
    <w:rsid w:val="00D639FC"/>
    <w:rsid w:val="00D7428E"/>
    <w:rsid w:val="00D75AD1"/>
    <w:rsid w:val="00D80988"/>
    <w:rsid w:val="00D81382"/>
    <w:rsid w:val="00D85786"/>
    <w:rsid w:val="00D87249"/>
    <w:rsid w:val="00D87CD6"/>
    <w:rsid w:val="00D93614"/>
    <w:rsid w:val="00D93789"/>
    <w:rsid w:val="00DA3423"/>
    <w:rsid w:val="00DC6A59"/>
    <w:rsid w:val="00DC6DDB"/>
    <w:rsid w:val="00DD2862"/>
    <w:rsid w:val="00DD32F1"/>
    <w:rsid w:val="00DD3F51"/>
    <w:rsid w:val="00DD49C7"/>
    <w:rsid w:val="00DD5766"/>
    <w:rsid w:val="00DE4728"/>
    <w:rsid w:val="00DF344D"/>
    <w:rsid w:val="00DF386F"/>
    <w:rsid w:val="00DF3BA0"/>
    <w:rsid w:val="00DF481E"/>
    <w:rsid w:val="00DF7F82"/>
    <w:rsid w:val="00E0384F"/>
    <w:rsid w:val="00E03D79"/>
    <w:rsid w:val="00E064BE"/>
    <w:rsid w:val="00E267D2"/>
    <w:rsid w:val="00E352D2"/>
    <w:rsid w:val="00E404A1"/>
    <w:rsid w:val="00E42274"/>
    <w:rsid w:val="00E42340"/>
    <w:rsid w:val="00E429C7"/>
    <w:rsid w:val="00E528ED"/>
    <w:rsid w:val="00E556D7"/>
    <w:rsid w:val="00E634B1"/>
    <w:rsid w:val="00E70453"/>
    <w:rsid w:val="00E72344"/>
    <w:rsid w:val="00E75864"/>
    <w:rsid w:val="00E76D15"/>
    <w:rsid w:val="00E84608"/>
    <w:rsid w:val="00E947A1"/>
    <w:rsid w:val="00E94A0B"/>
    <w:rsid w:val="00E9682A"/>
    <w:rsid w:val="00EA0C41"/>
    <w:rsid w:val="00EA70D2"/>
    <w:rsid w:val="00EB1652"/>
    <w:rsid w:val="00EB26C4"/>
    <w:rsid w:val="00EB4F12"/>
    <w:rsid w:val="00EB604C"/>
    <w:rsid w:val="00EB7229"/>
    <w:rsid w:val="00EC2B52"/>
    <w:rsid w:val="00EC58BF"/>
    <w:rsid w:val="00ED72CD"/>
    <w:rsid w:val="00EE1912"/>
    <w:rsid w:val="00EE1A5F"/>
    <w:rsid w:val="00EE2E43"/>
    <w:rsid w:val="00EE2ED0"/>
    <w:rsid w:val="00EE3687"/>
    <w:rsid w:val="00EE4CA2"/>
    <w:rsid w:val="00EE5DEB"/>
    <w:rsid w:val="00EE71A9"/>
    <w:rsid w:val="00EF5980"/>
    <w:rsid w:val="00F021DB"/>
    <w:rsid w:val="00F02A87"/>
    <w:rsid w:val="00F10A93"/>
    <w:rsid w:val="00F115CB"/>
    <w:rsid w:val="00F16126"/>
    <w:rsid w:val="00F20705"/>
    <w:rsid w:val="00F24404"/>
    <w:rsid w:val="00F246FA"/>
    <w:rsid w:val="00F274E8"/>
    <w:rsid w:val="00F27878"/>
    <w:rsid w:val="00F337E5"/>
    <w:rsid w:val="00F3555F"/>
    <w:rsid w:val="00F36E21"/>
    <w:rsid w:val="00F47DE6"/>
    <w:rsid w:val="00F621F8"/>
    <w:rsid w:val="00F63280"/>
    <w:rsid w:val="00F70A9E"/>
    <w:rsid w:val="00F81989"/>
    <w:rsid w:val="00F82808"/>
    <w:rsid w:val="00F87927"/>
    <w:rsid w:val="00F8794E"/>
    <w:rsid w:val="00F90003"/>
    <w:rsid w:val="00F97F3D"/>
    <w:rsid w:val="00FB04F2"/>
    <w:rsid w:val="00FB17D4"/>
    <w:rsid w:val="00FB2D09"/>
    <w:rsid w:val="00FB5DFE"/>
    <w:rsid w:val="00FC1379"/>
    <w:rsid w:val="00FC3565"/>
    <w:rsid w:val="00FC57EC"/>
    <w:rsid w:val="00FD5C28"/>
    <w:rsid w:val="00FE1BC3"/>
    <w:rsid w:val="00FE52D3"/>
    <w:rsid w:val="00FE796D"/>
    <w:rsid w:val="00FF0292"/>
    <w:rsid w:val="00FF19BB"/>
    <w:rsid w:val="00FF44BE"/>
    <w:rsid w:val="00FF51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9F0A1D2"/>
  <w15:docId w15:val="{6E0A43B8-4FCE-4A5F-A4EB-FB49232F4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8B1157"/>
    <w:pPr>
      <w:spacing w:after="0" w:line="240" w:lineRule="auto"/>
      <w:jc w:val="both"/>
    </w:pPr>
    <w:rPr>
      <w:rFonts w:ascii="Arial" w:eastAsia="Times New Roman" w:hAnsi="Arial" w:cs="Arial"/>
      <w:sz w:val="20"/>
      <w:szCs w:val="20"/>
      <w:lang w:eastAsia="ru-RU"/>
    </w:rPr>
  </w:style>
  <w:style w:type="paragraph" w:styleId="1">
    <w:name w:val="heading 1"/>
    <w:basedOn w:val="a3"/>
    <w:next w:val="a3"/>
    <w:link w:val="10"/>
    <w:qFormat/>
    <w:rsid w:val="000E2DE1"/>
    <w:pPr>
      <w:keepNext/>
      <w:outlineLvl w:val="0"/>
    </w:pPr>
    <w:rPr>
      <w:b/>
      <w:sz w:val="18"/>
    </w:rPr>
  </w:style>
  <w:style w:type="paragraph" w:styleId="2">
    <w:name w:val="heading 2"/>
    <w:aliases w:val="Attribute Heading 2,h2,2,Header 2,l2,Level 2 Head,heading 2,Titolo 2.gf,Titre 2,Level 2,w2,sub-sect,Arial 12 Fett Kursiv,Abschnitt,H2,CAPITOLO,Paragrafo,Func Header,S Heading,S Heading 2,rlhead2,t2,l21,l22,l23,l24,l25,l211,l221,l231"/>
    <w:basedOn w:val="a3"/>
    <w:next w:val="a3"/>
    <w:link w:val="20"/>
    <w:unhideWhenUsed/>
    <w:qFormat/>
    <w:rsid w:val="000E2DE1"/>
    <w:pPr>
      <w:keepNext/>
      <w:jc w:val="center"/>
      <w:outlineLvl w:val="1"/>
    </w:pPr>
    <w:rPr>
      <w:b/>
    </w:rPr>
  </w:style>
  <w:style w:type="paragraph" w:styleId="3">
    <w:name w:val="heading 3"/>
    <w:basedOn w:val="a3"/>
    <w:next w:val="a3"/>
    <w:link w:val="30"/>
    <w:unhideWhenUsed/>
    <w:qFormat/>
    <w:rsid w:val="00101B49"/>
    <w:pPr>
      <w:keepNext/>
      <w:jc w:val="center"/>
      <w:outlineLvl w:val="2"/>
    </w:pPr>
    <w:rPr>
      <w:b/>
    </w:rPr>
  </w:style>
  <w:style w:type="paragraph" w:styleId="4">
    <w:name w:val="heading 4"/>
    <w:aliases w:val="Заголовок 4 Знак Знак Знак"/>
    <w:basedOn w:val="a3"/>
    <w:next w:val="a3"/>
    <w:link w:val="40"/>
    <w:unhideWhenUsed/>
    <w:rsid w:val="000E2DE1"/>
    <w:pPr>
      <w:keepNext/>
      <w:jc w:val="center"/>
      <w:outlineLvl w:val="3"/>
    </w:pPr>
    <w:rPr>
      <w:color w:val="000000"/>
      <w:sz w:val="18"/>
    </w:rPr>
  </w:style>
  <w:style w:type="paragraph" w:styleId="5">
    <w:name w:val="heading 5"/>
    <w:basedOn w:val="a3"/>
    <w:next w:val="a3"/>
    <w:link w:val="50"/>
    <w:qFormat/>
    <w:rsid w:val="000C1406"/>
    <w:pPr>
      <w:keepNext/>
      <w:ind w:left="1008" w:hanging="1008"/>
      <w:jc w:val="center"/>
      <w:outlineLvl w:val="4"/>
    </w:pPr>
    <w:rPr>
      <w:rFonts w:ascii="Frutiger 45 Light" w:hAnsi="Frutiger 45 Light" w:cs="Times New Roman"/>
      <w:b/>
      <w:bCs/>
      <w:sz w:val="24"/>
      <w:lang w:val="it-IT" w:eastAsia="it-IT"/>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11">
    <w:name w:val="Стиль1"/>
    <w:basedOn w:val="a3"/>
    <w:next w:val="a7"/>
    <w:link w:val="12"/>
    <w:autoRedefine/>
    <w:rsid w:val="002F13F6"/>
    <w:pPr>
      <w:ind w:left="851" w:hanging="491"/>
    </w:pPr>
    <w:rPr>
      <w:rFonts w:asciiTheme="majorHAnsi" w:eastAsiaTheme="majorEastAsia" w:hAnsiTheme="majorHAnsi" w:cstheme="majorBidi"/>
      <w:b/>
      <w:iCs/>
      <w:color w:val="4F81BD" w:themeColor="accent1"/>
      <w:spacing w:val="15"/>
      <w:szCs w:val="24"/>
    </w:rPr>
  </w:style>
  <w:style w:type="character" w:customStyle="1" w:styleId="12">
    <w:name w:val="Стиль1 Знак"/>
    <w:basedOn w:val="a4"/>
    <w:link w:val="11"/>
    <w:rsid w:val="002F13F6"/>
    <w:rPr>
      <w:rFonts w:asciiTheme="majorHAnsi" w:eastAsiaTheme="majorEastAsia" w:hAnsiTheme="majorHAnsi" w:cstheme="majorBidi"/>
      <w:b/>
      <w:iCs/>
      <w:color w:val="4F81BD" w:themeColor="accent1"/>
      <w:spacing w:val="15"/>
      <w:szCs w:val="24"/>
    </w:rPr>
  </w:style>
  <w:style w:type="paragraph" w:styleId="a7">
    <w:name w:val="Subtitle"/>
    <w:basedOn w:val="a3"/>
    <w:next w:val="a3"/>
    <w:link w:val="a8"/>
    <w:uiPriority w:val="99"/>
    <w:qFormat/>
    <w:rsid w:val="002F13F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8">
    <w:name w:val="Подзаголовок Знак"/>
    <w:basedOn w:val="a4"/>
    <w:link w:val="a7"/>
    <w:uiPriority w:val="99"/>
    <w:rsid w:val="002F13F6"/>
    <w:rPr>
      <w:rFonts w:asciiTheme="majorHAnsi" w:eastAsiaTheme="majorEastAsia" w:hAnsiTheme="majorHAnsi" w:cstheme="majorBidi"/>
      <w:i/>
      <w:iCs/>
      <w:color w:val="4F81BD" w:themeColor="accent1"/>
      <w:spacing w:val="15"/>
      <w:sz w:val="24"/>
      <w:szCs w:val="24"/>
    </w:rPr>
  </w:style>
  <w:style w:type="paragraph" w:styleId="a9">
    <w:name w:val="header"/>
    <w:aliases w:val="Titul,Heder"/>
    <w:basedOn w:val="a3"/>
    <w:link w:val="aa"/>
    <w:uiPriority w:val="99"/>
    <w:unhideWhenUsed/>
    <w:rsid w:val="00CF76FD"/>
    <w:pPr>
      <w:tabs>
        <w:tab w:val="center" w:pos="4677"/>
        <w:tab w:val="right" w:pos="9355"/>
      </w:tabs>
    </w:pPr>
  </w:style>
  <w:style w:type="character" w:customStyle="1" w:styleId="aa">
    <w:name w:val="Верхний колонтитул Знак"/>
    <w:aliases w:val="Titul Знак,Heder Знак"/>
    <w:basedOn w:val="a4"/>
    <w:link w:val="a9"/>
    <w:uiPriority w:val="99"/>
    <w:rsid w:val="00CF76FD"/>
  </w:style>
  <w:style w:type="paragraph" w:styleId="ab">
    <w:name w:val="footer"/>
    <w:basedOn w:val="a3"/>
    <w:link w:val="ac"/>
    <w:uiPriority w:val="99"/>
    <w:unhideWhenUsed/>
    <w:rsid w:val="00CF76FD"/>
    <w:pPr>
      <w:tabs>
        <w:tab w:val="center" w:pos="4677"/>
        <w:tab w:val="right" w:pos="9355"/>
      </w:tabs>
    </w:pPr>
  </w:style>
  <w:style w:type="character" w:customStyle="1" w:styleId="ac">
    <w:name w:val="Нижний колонтитул Знак"/>
    <w:basedOn w:val="a4"/>
    <w:link w:val="ab"/>
    <w:uiPriority w:val="99"/>
    <w:rsid w:val="00CF76FD"/>
  </w:style>
  <w:style w:type="paragraph" w:styleId="ad">
    <w:name w:val="Balloon Text"/>
    <w:basedOn w:val="a3"/>
    <w:link w:val="ae"/>
    <w:uiPriority w:val="99"/>
    <w:semiHidden/>
    <w:unhideWhenUsed/>
    <w:rsid w:val="00CF76FD"/>
    <w:rPr>
      <w:rFonts w:ascii="Tahoma" w:hAnsi="Tahoma" w:cs="Tahoma"/>
      <w:sz w:val="16"/>
      <w:szCs w:val="16"/>
    </w:rPr>
  </w:style>
  <w:style w:type="character" w:customStyle="1" w:styleId="ae">
    <w:name w:val="Текст выноски Знак"/>
    <w:basedOn w:val="a4"/>
    <w:link w:val="ad"/>
    <w:uiPriority w:val="99"/>
    <w:semiHidden/>
    <w:rsid w:val="00CF76FD"/>
    <w:rPr>
      <w:rFonts w:ascii="Tahoma" w:hAnsi="Tahoma" w:cs="Tahoma"/>
      <w:sz w:val="16"/>
      <w:szCs w:val="16"/>
    </w:rPr>
  </w:style>
  <w:style w:type="paragraph" w:styleId="af">
    <w:name w:val="Body Text"/>
    <w:basedOn w:val="a3"/>
    <w:link w:val="af0"/>
    <w:uiPriority w:val="99"/>
    <w:rsid w:val="00CF76FD"/>
    <w:pPr>
      <w:autoSpaceDE w:val="0"/>
      <w:autoSpaceDN w:val="0"/>
    </w:pPr>
    <w:rPr>
      <w:sz w:val="28"/>
    </w:rPr>
  </w:style>
  <w:style w:type="character" w:customStyle="1" w:styleId="af0">
    <w:name w:val="Основной текст Знак"/>
    <w:basedOn w:val="a4"/>
    <w:link w:val="af"/>
    <w:uiPriority w:val="99"/>
    <w:rsid w:val="00CF76FD"/>
    <w:rPr>
      <w:rFonts w:ascii="Times New Roman" w:eastAsia="Times New Roman" w:hAnsi="Times New Roman" w:cs="Times New Roman"/>
      <w:sz w:val="28"/>
      <w:szCs w:val="20"/>
      <w:lang w:eastAsia="ru-RU"/>
    </w:rPr>
  </w:style>
  <w:style w:type="paragraph" w:styleId="21">
    <w:name w:val="Body Text 2"/>
    <w:basedOn w:val="a3"/>
    <w:link w:val="22"/>
    <w:uiPriority w:val="99"/>
    <w:rsid w:val="00CF76FD"/>
    <w:pPr>
      <w:tabs>
        <w:tab w:val="left" w:pos="426"/>
      </w:tabs>
      <w:autoSpaceDE w:val="0"/>
      <w:autoSpaceDN w:val="0"/>
      <w:spacing w:before="120" w:line="360" w:lineRule="auto"/>
    </w:pPr>
    <w:rPr>
      <w:sz w:val="24"/>
    </w:rPr>
  </w:style>
  <w:style w:type="character" w:customStyle="1" w:styleId="22">
    <w:name w:val="Основной текст 2 Знак"/>
    <w:basedOn w:val="a4"/>
    <w:link w:val="21"/>
    <w:uiPriority w:val="99"/>
    <w:rsid w:val="00CF76FD"/>
    <w:rPr>
      <w:rFonts w:ascii="Times New Roman" w:eastAsia="Times New Roman" w:hAnsi="Times New Roman" w:cs="Times New Roman"/>
      <w:sz w:val="24"/>
      <w:szCs w:val="20"/>
      <w:lang w:eastAsia="ru-RU"/>
    </w:rPr>
  </w:style>
  <w:style w:type="paragraph" w:styleId="af1">
    <w:name w:val="Body Text Indent"/>
    <w:basedOn w:val="a3"/>
    <w:link w:val="af2"/>
    <w:rsid w:val="00CF76FD"/>
    <w:pPr>
      <w:tabs>
        <w:tab w:val="num" w:pos="1276"/>
      </w:tabs>
      <w:autoSpaceDE w:val="0"/>
      <w:autoSpaceDN w:val="0"/>
    </w:pPr>
    <w:rPr>
      <w:lang w:val="sr-Cyrl-CS"/>
    </w:rPr>
  </w:style>
  <w:style w:type="character" w:customStyle="1" w:styleId="af2">
    <w:name w:val="Основной текст с отступом Знак"/>
    <w:basedOn w:val="a4"/>
    <w:link w:val="af1"/>
    <w:rsid w:val="00CF76FD"/>
    <w:rPr>
      <w:rFonts w:ascii="Times New Roman" w:eastAsia="Times New Roman" w:hAnsi="Times New Roman" w:cs="Times New Roman"/>
      <w:sz w:val="20"/>
      <w:szCs w:val="20"/>
      <w:lang w:val="sr-Cyrl-CS" w:eastAsia="ru-RU"/>
    </w:rPr>
  </w:style>
  <w:style w:type="paragraph" w:styleId="31">
    <w:name w:val="Body Text 3"/>
    <w:basedOn w:val="a3"/>
    <w:link w:val="32"/>
    <w:uiPriority w:val="99"/>
    <w:rsid w:val="00CF76FD"/>
    <w:pPr>
      <w:spacing w:line="360" w:lineRule="auto"/>
      <w:jc w:val="center"/>
    </w:pPr>
    <w:rPr>
      <w:i/>
      <w:sz w:val="24"/>
      <w:lang w:val="en-US"/>
    </w:rPr>
  </w:style>
  <w:style w:type="character" w:customStyle="1" w:styleId="32">
    <w:name w:val="Основной текст 3 Знак"/>
    <w:basedOn w:val="a4"/>
    <w:link w:val="31"/>
    <w:uiPriority w:val="99"/>
    <w:rsid w:val="00CF76FD"/>
    <w:rPr>
      <w:rFonts w:ascii="Times New Roman" w:eastAsia="Times New Roman" w:hAnsi="Times New Roman" w:cs="Times New Roman"/>
      <w:i/>
      <w:sz w:val="24"/>
      <w:szCs w:val="20"/>
      <w:lang w:val="en-US" w:eastAsia="ru-RU"/>
    </w:rPr>
  </w:style>
  <w:style w:type="paragraph" w:styleId="af3">
    <w:name w:val="Block Text"/>
    <w:basedOn w:val="a3"/>
    <w:rsid w:val="00CF76FD"/>
    <w:pPr>
      <w:spacing w:line="221" w:lineRule="auto"/>
      <w:ind w:left="40" w:right="5045"/>
    </w:pPr>
  </w:style>
  <w:style w:type="paragraph" w:customStyle="1" w:styleId="ConsNormal">
    <w:name w:val="ConsNormal"/>
    <w:rsid w:val="00CF76FD"/>
    <w:pPr>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ConsPlusNormal">
    <w:name w:val="ConsPlusNormal"/>
    <w:rsid w:val="00CF76FD"/>
    <w:pPr>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f4">
    <w:name w:val="List Paragraph"/>
    <w:aliases w:val="1 Parr,Paragrafo elenco 2,List Paragraph2,Bullet edison,List Paragraph3,List Paragraph4,lp1,Bulleted Text,FooterText,TOC style,Sub bullet,Bullet OSM,Proposal Bullet List,Heading Bullet,numbered,Paragraphe de liste1,列出段落,列出段落1,Table-Normal,А"/>
    <w:basedOn w:val="a3"/>
    <w:link w:val="af5"/>
    <w:uiPriority w:val="34"/>
    <w:qFormat/>
    <w:rsid w:val="00CF76FD"/>
    <w:pPr>
      <w:spacing w:after="200" w:line="276" w:lineRule="auto"/>
      <w:ind w:left="720"/>
      <w:contextualSpacing/>
    </w:pPr>
    <w:rPr>
      <w:rFonts w:ascii="Calibri" w:hAnsi="Calibri"/>
      <w:sz w:val="22"/>
      <w:szCs w:val="22"/>
    </w:rPr>
  </w:style>
  <w:style w:type="paragraph" w:customStyle="1" w:styleId="23">
    <w:name w:val="Основной текст2"/>
    <w:basedOn w:val="a3"/>
    <w:rsid w:val="00CF76FD"/>
    <w:pPr>
      <w:shd w:val="clear" w:color="auto" w:fill="FFFFFF"/>
      <w:spacing w:line="0" w:lineRule="atLeast"/>
    </w:pPr>
    <w:rPr>
      <w:color w:val="000000"/>
      <w:sz w:val="22"/>
      <w:szCs w:val="22"/>
      <w:lang w:val="ru"/>
    </w:rPr>
  </w:style>
  <w:style w:type="paragraph" w:styleId="af6">
    <w:name w:val="No Spacing"/>
    <w:basedOn w:val="a3"/>
    <w:uiPriority w:val="1"/>
    <w:qFormat/>
    <w:rsid w:val="00CF76FD"/>
    <w:rPr>
      <w:rFonts w:ascii="Calibri" w:eastAsiaTheme="minorHAnsi" w:hAnsi="Calibri" w:cs="Calibri"/>
      <w:sz w:val="22"/>
      <w:szCs w:val="22"/>
      <w:lang w:eastAsia="en-US"/>
    </w:rPr>
  </w:style>
  <w:style w:type="paragraph" w:customStyle="1" w:styleId="a">
    <w:name w:val="подзаголовок нумерованный"/>
    <w:basedOn w:val="af4"/>
    <w:link w:val="af7"/>
    <w:qFormat/>
    <w:rsid w:val="000E038D"/>
    <w:pPr>
      <w:numPr>
        <w:numId w:val="1"/>
      </w:numPr>
      <w:tabs>
        <w:tab w:val="left" w:pos="284"/>
      </w:tabs>
      <w:spacing w:after="120" w:line="240" w:lineRule="auto"/>
      <w:jc w:val="center"/>
    </w:pPr>
    <w:rPr>
      <w:rFonts w:ascii="Arial" w:hAnsi="Arial"/>
      <w:b/>
      <w:snapToGrid w:val="0"/>
      <w:color w:val="000000"/>
      <w:sz w:val="20"/>
      <w:szCs w:val="20"/>
    </w:rPr>
  </w:style>
  <w:style w:type="character" w:customStyle="1" w:styleId="af5">
    <w:name w:val="Абзац списка Знак"/>
    <w:aliases w:val="1 Parr Знак,Paragrafo elenco 2 Знак,List Paragraph2 Знак,Bullet edison Знак,List Paragraph3 Знак,List Paragraph4 Знак,lp1 Знак,Bulleted Text Знак,FooterText Знак,TOC style Знак,Sub bullet Знак,Bullet OSM Знак,Proposal Bullet List Знак"/>
    <w:basedOn w:val="a4"/>
    <w:link w:val="af4"/>
    <w:uiPriority w:val="34"/>
    <w:qFormat/>
    <w:rsid w:val="00FE796D"/>
    <w:rPr>
      <w:rFonts w:ascii="Calibri" w:eastAsia="Times New Roman" w:hAnsi="Calibri" w:cs="Times New Roman"/>
      <w:lang w:eastAsia="ru-RU"/>
    </w:rPr>
  </w:style>
  <w:style w:type="character" w:customStyle="1" w:styleId="af7">
    <w:name w:val="подзаголовок нумерованный Знак"/>
    <w:basedOn w:val="af5"/>
    <w:link w:val="a"/>
    <w:rsid w:val="000E038D"/>
    <w:rPr>
      <w:rFonts w:ascii="Arial" w:eastAsia="Times New Roman" w:hAnsi="Arial" w:cs="Arial"/>
      <w:b/>
      <w:snapToGrid w:val="0"/>
      <w:color w:val="000000"/>
      <w:sz w:val="20"/>
      <w:szCs w:val="20"/>
      <w:lang w:eastAsia="ru-RU"/>
    </w:rPr>
  </w:style>
  <w:style w:type="character" w:customStyle="1" w:styleId="10">
    <w:name w:val="Заголовок 1 Знак"/>
    <w:basedOn w:val="a4"/>
    <w:link w:val="1"/>
    <w:rsid w:val="000E2DE1"/>
    <w:rPr>
      <w:rFonts w:ascii="Times New Roman" w:eastAsia="Times New Roman" w:hAnsi="Times New Roman" w:cs="Times New Roman"/>
      <w:b/>
      <w:sz w:val="18"/>
      <w:szCs w:val="20"/>
      <w:lang w:eastAsia="ru-RU"/>
    </w:rPr>
  </w:style>
  <w:style w:type="character" w:customStyle="1" w:styleId="20">
    <w:name w:val="Заголовок 2 Знак"/>
    <w:aliases w:val="Attribute Heading 2 Знак,h2 Знак,2 Знак,Header 2 Знак,l2 Знак,Level 2 Head Знак,heading 2 Знак,Titolo 2.gf Знак,Titre 2 Знак,Level 2 Знак,w2 Знак,sub-sect Знак,Arial 12 Fett Kursiv Знак,Abschnitt Знак,H2 Знак,CAPITOLO Знак,rlhead2 Знак"/>
    <w:basedOn w:val="a4"/>
    <w:link w:val="2"/>
    <w:rsid w:val="000E2DE1"/>
    <w:rPr>
      <w:rFonts w:ascii="Times New Roman" w:eastAsia="Times New Roman" w:hAnsi="Times New Roman" w:cs="Times New Roman"/>
      <w:b/>
      <w:sz w:val="20"/>
      <w:szCs w:val="20"/>
      <w:lang w:eastAsia="ru-RU"/>
    </w:rPr>
  </w:style>
  <w:style w:type="character" w:customStyle="1" w:styleId="30">
    <w:name w:val="Заголовок 3 Знак"/>
    <w:basedOn w:val="a4"/>
    <w:link w:val="3"/>
    <w:rsid w:val="00101B49"/>
    <w:rPr>
      <w:rFonts w:ascii="Arial" w:eastAsia="Times New Roman" w:hAnsi="Arial" w:cs="Arial"/>
      <w:b/>
      <w:sz w:val="20"/>
      <w:szCs w:val="20"/>
      <w:lang w:eastAsia="ru-RU"/>
    </w:rPr>
  </w:style>
  <w:style w:type="character" w:customStyle="1" w:styleId="40">
    <w:name w:val="Заголовок 4 Знак"/>
    <w:aliases w:val="Заголовок 4 Знак Знак Знак Знак"/>
    <w:basedOn w:val="a4"/>
    <w:link w:val="4"/>
    <w:rsid w:val="000E2DE1"/>
    <w:rPr>
      <w:rFonts w:ascii="Times New Roman" w:eastAsia="Times New Roman" w:hAnsi="Times New Roman" w:cs="Times New Roman"/>
      <w:color w:val="000000"/>
      <w:sz w:val="18"/>
      <w:szCs w:val="20"/>
      <w:lang w:eastAsia="ru-RU"/>
    </w:rPr>
  </w:style>
  <w:style w:type="character" w:styleId="af8">
    <w:name w:val="Hyperlink"/>
    <w:uiPriority w:val="99"/>
    <w:unhideWhenUsed/>
    <w:rsid w:val="000E2DE1"/>
    <w:rPr>
      <w:color w:val="0000CC"/>
      <w:u w:val="single"/>
    </w:rPr>
  </w:style>
  <w:style w:type="paragraph" w:styleId="af9">
    <w:name w:val="Title"/>
    <w:basedOn w:val="a3"/>
    <w:link w:val="afa"/>
    <w:qFormat/>
    <w:rsid w:val="000E2DE1"/>
    <w:pPr>
      <w:jc w:val="center"/>
    </w:pPr>
    <w:rPr>
      <w:b/>
      <w:sz w:val="18"/>
    </w:rPr>
  </w:style>
  <w:style w:type="character" w:customStyle="1" w:styleId="afa">
    <w:name w:val="Заголовок Знак"/>
    <w:basedOn w:val="a4"/>
    <w:link w:val="af9"/>
    <w:rsid w:val="000E2DE1"/>
    <w:rPr>
      <w:rFonts w:ascii="Times New Roman" w:eastAsia="Times New Roman" w:hAnsi="Times New Roman" w:cs="Times New Roman"/>
      <w:b/>
      <w:sz w:val="18"/>
      <w:szCs w:val="20"/>
      <w:lang w:eastAsia="ru-RU"/>
    </w:rPr>
  </w:style>
  <w:style w:type="paragraph" w:styleId="24">
    <w:name w:val="Body Text Indent 2"/>
    <w:basedOn w:val="a3"/>
    <w:link w:val="25"/>
    <w:uiPriority w:val="99"/>
    <w:unhideWhenUsed/>
    <w:rsid w:val="000E2DE1"/>
    <w:pPr>
      <w:spacing w:after="120" w:line="480" w:lineRule="auto"/>
      <w:ind w:left="283"/>
    </w:pPr>
  </w:style>
  <w:style w:type="character" w:customStyle="1" w:styleId="25">
    <w:name w:val="Основной текст с отступом 2 Знак"/>
    <w:basedOn w:val="a4"/>
    <w:link w:val="24"/>
    <w:uiPriority w:val="99"/>
    <w:rsid w:val="000E2DE1"/>
    <w:rPr>
      <w:rFonts w:ascii="Times New Roman" w:eastAsia="Times New Roman" w:hAnsi="Times New Roman" w:cs="Times New Roman"/>
      <w:sz w:val="20"/>
      <w:szCs w:val="20"/>
      <w:lang w:eastAsia="ru-RU"/>
    </w:rPr>
  </w:style>
  <w:style w:type="paragraph" w:styleId="afb">
    <w:name w:val="Plain Text"/>
    <w:basedOn w:val="a3"/>
    <w:link w:val="afc"/>
    <w:uiPriority w:val="99"/>
    <w:unhideWhenUsed/>
    <w:rsid w:val="000E2DE1"/>
    <w:rPr>
      <w:rFonts w:ascii="Courier New" w:hAnsi="Courier New"/>
    </w:rPr>
  </w:style>
  <w:style w:type="character" w:customStyle="1" w:styleId="afc">
    <w:name w:val="Текст Знак"/>
    <w:basedOn w:val="a4"/>
    <w:link w:val="afb"/>
    <w:uiPriority w:val="99"/>
    <w:rsid w:val="000E2DE1"/>
    <w:rPr>
      <w:rFonts w:ascii="Courier New" w:eastAsia="Times New Roman" w:hAnsi="Courier New" w:cs="Times New Roman"/>
      <w:sz w:val="20"/>
      <w:szCs w:val="20"/>
      <w:lang w:eastAsia="ru-RU"/>
    </w:rPr>
  </w:style>
  <w:style w:type="character" w:customStyle="1" w:styleId="-2">
    <w:name w:val="Уровень-2 Знак Знак Знак"/>
    <w:link w:val="-20"/>
    <w:locked/>
    <w:rsid w:val="000E2DE1"/>
    <w:rPr>
      <w:rFonts w:ascii="Times New Roman" w:eastAsia="Times New Roman" w:hAnsi="Times New Roman" w:cs="Times New Roman"/>
      <w:sz w:val="24"/>
      <w:szCs w:val="24"/>
      <w:lang w:eastAsia="ru-RU"/>
    </w:rPr>
  </w:style>
  <w:style w:type="paragraph" w:customStyle="1" w:styleId="-20">
    <w:name w:val="Уровень-2 Знак Знак"/>
    <w:basedOn w:val="a3"/>
    <w:link w:val="-2"/>
    <w:rsid w:val="000E2DE1"/>
    <w:pPr>
      <w:tabs>
        <w:tab w:val="num" w:pos="480"/>
      </w:tabs>
      <w:ind w:left="480" w:hanging="480"/>
    </w:pPr>
    <w:rPr>
      <w:sz w:val="24"/>
      <w:szCs w:val="24"/>
    </w:rPr>
  </w:style>
  <w:style w:type="paragraph" w:customStyle="1" w:styleId="TitleB">
    <w:name w:val="TitleB"/>
    <w:aliases w:val="tb"/>
    <w:basedOn w:val="a3"/>
    <w:rsid w:val="000E2DE1"/>
    <w:pPr>
      <w:keepNext/>
      <w:spacing w:after="240"/>
      <w:jc w:val="center"/>
    </w:pPr>
    <w:rPr>
      <w:b/>
      <w:sz w:val="24"/>
      <w:szCs w:val="24"/>
      <w:lang w:val="en-GB" w:eastAsia="en-US"/>
    </w:rPr>
  </w:style>
  <w:style w:type="character" w:customStyle="1" w:styleId="Verdana101250">
    <w:name w:val="Стиль Verdana 10 пт Слева:  125 см Первая строка:  0 см Междус... Знак"/>
    <w:link w:val="Verdana1012500"/>
    <w:uiPriority w:val="99"/>
    <w:locked/>
    <w:rsid w:val="000E2DE1"/>
    <w:rPr>
      <w:rFonts w:ascii="Verdana" w:eastAsia="Times New Roman" w:hAnsi="Verdana" w:cs="Times New Roman"/>
      <w:sz w:val="20"/>
      <w:szCs w:val="20"/>
      <w:lang w:eastAsia="ru-RU"/>
    </w:rPr>
  </w:style>
  <w:style w:type="paragraph" w:customStyle="1" w:styleId="Verdana1012500">
    <w:name w:val="Стиль Verdana 10 пт Слева:  125 см Первая строка:  0 см Междус..."/>
    <w:basedOn w:val="a3"/>
    <w:link w:val="Verdana101250"/>
    <w:autoRedefine/>
    <w:uiPriority w:val="99"/>
    <w:rsid w:val="000E2DE1"/>
    <w:pPr>
      <w:widowControl w:val="0"/>
      <w:autoSpaceDE w:val="0"/>
      <w:autoSpaceDN w:val="0"/>
      <w:adjustRightInd w:val="0"/>
      <w:ind w:firstLine="720"/>
    </w:pPr>
    <w:rPr>
      <w:rFonts w:ascii="Verdana" w:hAnsi="Verdana"/>
    </w:rPr>
  </w:style>
  <w:style w:type="paragraph" w:customStyle="1" w:styleId="a2">
    <w:name w:val="список"/>
    <w:basedOn w:val="af4"/>
    <w:link w:val="afd"/>
    <w:qFormat/>
    <w:rsid w:val="00AA0E92"/>
    <w:pPr>
      <w:numPr>
        <w:numId w:val="2"/>
      </w:numPr>
      <w:tabs>
        <w:tab w:val="left" w:pos="284"/>
      </w:tabs>
      <w:spacing w:after="0" w:line="240" w:lineRule="auto"/>
      <w:ind w:left="0" w:firstLine="0"/>
    </w:pPr>
    <w:rPr>
      <w:rFonts w:ascii="Arial" w:eastAsia="MS Mincho" w:hAnsi="Arial"/>
      <w:sz w:val="20"/>
    </w:rPr>
  </w:style>
  <w:style w:type="paragraph" w:customStyle="1" w:styleId="footnote">
    <w:name w:val="footnote"/>
    <w:basedOn w:val="a3"/>
    <w:link w:val="footnote0"/>
    <w:qFormat/>
    <w:rsid w:val="00AA0E92"/>
    <w:pPr>
      <w:jc w:val="left"/>
    </w:pPr>
    <w:rPr>
      <w:sz w:val="16"/>
    </w:rPr>
  </w:style>
  <w:style w:type="character" w:customStyle="1" w:styleId="afd">
    <w:name w:val="список Знак"/>
    <w:basedOn w:val="af5"/>
    <w:link w:val="a2"/>
    <w:rsid w:val="00AA0E92"/>
    <w:rPr>
      <w:rFonts w:ascii="Arial" w:eastAsia="MS Mincho" w:hAnsi="Arial" w:cs="Arial"/>
      <w:sz w:val="20"/>
      <w:lang w:eastAsia="ru-RU"/>
    </w:rPr>
  </w:style>
  <w:style w:type="paragraph" w:customStyle="1" w:styleId="afe">
    <w:name w:val="список буквы"/>
    <w:basedOn w:val="a3"/>
    <w:link w:val="aff"/>
    <w:qFormat/>
    <w:rsid w:val="00101B49"/>
    <w:pPr>
      <w:ind w:left="284"/>
    </w:pPr>
  </w:style>
  <w:style w:type="character" w:customStyle="1" w:styleId="footnote0">
    <w:name w:val="footnote Знак"/>
    <w:basedOn w:val="a4"/>
    <w:link w:val="footnote"/>
    <w:rsid w:val="00AA0E92"/>
    <w:rPr>
      <w:rFonts w:ascii="Arial" w:eastAsia="Times New Roman" w:hAnsi="Arial" w:cs="Arial"/>
      <w:sz w:val="16"/>
      <w:szCs w:val="20"/>
      <w:lang w:eastAsia="ru-RU"/>
    </w:rPr>
  </w:style>
  <w:style w:type="character" w:customStyle="1" w:styleId="aff">
    <w:name w:val="список буквы Знак"/>
    <w:basedOn w:val="a4"/>
    <w:link w:val="afe"/>
    <w:rsid w:val="00101B49"/>
    <w:rPr>
      <w:rFonts w:ascii="Arial" w:eastAsia="Times New Roman" w:hAnsi="Arial" w:cs="Arial"/>
      <w:sz w:val="20"/>
      <w:szCs w:val="20"/>
      <w:lang w:eastAsia="ru-RU"/>
    </w:rPr>
  </w:style>
  <w:style w:type="paragraph" w:customStyle="1" w:styleId="AONormal">
    <w:name w:val="AONormal"/>
    <w:rsid w:val="00294E9B"/>
    <w:pPr>
      <w:spacing w:after="0" w:line="260" w:lineRule="atLeast"/>
    </w:pPr>
    <w:rPr>
      <w:rFonts w:ascii="Times New Roman" w:eastAsia="SimSun" w:hAnsi="Times New Roman" w:cs="Times New Roman"/>
      <w:lang w:val="en-GB"/>
    </w:rPr>
  </w:style>
  <w:style w:type="paragraph" w:customStyle="1" w:styleId="111">
    <w:name w:val="Стиль Заголовок 1 + 11 пт"/>
    <w:basedOn w:val="1"/>
    <w:rsid w:val="00E03D79"/>
    <w:pPr>
      <w:numPr>
        <w:numId w:val="3"/>
      </w:numPr>
      <w:tabs>
        <w:tab w:val="clear" w:pos="3780"/>
        <w:tab w:val="num" w:pos="360"/>
      </w:tabs>
      <w:spacing w:before="360" w:after="120"/>
      <w:ind w:left="0" w:firstLine="0"/>
      <w:jc w:val="center"/>
    </w:pPr>
    <w:rPr>
      <w:rFonts w:ascii="Times New Roman" w:hAnsi="Times New Roman" w:cs="Times New Roman"/>
      <w:bCs/>
      <w:sz w:val="22"/>
    </w:rPr>
  </w:style>
  <w:style w:type="paragraph" w:customStyle="1" w:styleId="a0">
    <w:name w:val="статьи договора"/>
    <w:basedOn w:val="111"/>
    <w:rsid w:val="00E03D79"/>
    <w:pPr>
      <w:keepNext w:val="0"/>
      <w:widowControl w:val="0"/>
      <w:numPr>
        <w:ilvl w:val="1"/>
      </w:numPr>
      <w:tabs>
        <w:tab w:val="clear" w:pos="1332"/>
        <w:tab w:val="num" w:pos="360"/>
      </w:tabs>
      <w:spacing w:before="0" w:after="60"/>
      <w:jc w:val="both"/>
      <w:outlineLvl w:val="1"/>
    </w:pPr>
    <w:rPr>
      <w:b w:val="0"/>
      <w:bCs w:val="0"/>
      <w:szCs w:val="22"/>
    </w:rPr>
  </w:style>
  <w:style w:type="paragraph" w:customStyle="1" w:styleId="a1">
    <w:name w:val="подпункты договора"/>
    <w:basedOn w:val="a0"/>
    <w:rsid w:val="00E03D79"/>
    <w:pPr>
      <w:numPr>
        <w:ilvl w:val="2"/>
      </w:numPr>
      <w:tabs>
        <w:tab w:val="clear" w:pos="1800"/>
        <w:tab w:val="num" w:pos="360"/>
      </w:tabs>
    </w:pPr>
    <w:rPr>
      <w:bCs/>
    </w:rPr>
  </w:style>
  <w:style w:type="character" w:customStyle="1" w:styleId="13">
    <w:name w:val="Подзаголовок Знак1"/>
    <w:basedOn w:val="a4"/>
    <w:locked/>
    <w:rsid w:val="00DD49C7"/>
    <w:rPr>
      <w:b/>
      <w:sz w:val="28"/>
      <w:lang w:val="ru-RU" w:eastAsia="ru-RU" w:bidi="ar-SA"/>
    </w:rPr>
  </w:style>
  <w:style w:type="table" w:styleId="aff0">
    <w:name w:val="Table Grid"/>
    <w:basedOn w:val="a5"/>
    <w:rsid w:val="00BB03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footnote reference"/>
    <w:basedOn w:val="a4"/>
    <w:uiPriority w:val="99"/>
    <w:rsid w:val="00EE4CA2"/>
    <w:rPr>
      <w:vertAlign w:val="superscript"/>
    </w:rPr>
  </w:style>
  <w:style w:type="paragraph" w:styleId="aff2">
    <w:name w:val="endnote text"/>
    <w:basedOn w:val="a3"/>
    <w:link w:val="aff3"/>
    <w:uiPriority w:val="99"/>
    <w:semiHidden/>
    <w:unhideWhenUsed/>
    <w:rsid w:val="00EE4CA2"/>
  </w:style>
  <w:style w:type="character" w:customStyle="1" w:styleId="aff3">
    <w:name w:val="Текст концевой сноски Знак"/>
    <w:basedOn w:val="a4"/>
    <w:link w:val="aff2"/>
    <w:uiPriority w:val="99"/>
    <w:semiHidden/>
    <w:rsid w:val="00EE4CA2"/>
    <w:rPr>
      <w:rFonts w:ascii="Arial" w:eastAsia="Times New Roman" w:hAnsi="Arial" w:cs="Arial"/>
      <w:sz w:val="20"/>
      <w:szCs w:val="20"/>
      <w:lang w:eastAsia="ru-RU"/>
    </w:rPr>
  </w:style>
  <w:style w:type="character" w:styleId="aff4">
    <w:name w:val="endnote reference"/>
    <w:basedOn w:val="a4"/>
    <w:uiPriority w:val="99"/>
    <w:semiHidden/>
    <w:unhideWhenUsed/>
    <w:rsid w:val="00EE4CA2"/>
    <w:rPr>
      <w:vertAlign w:val="superscript"/>
    </w:rPr>
  </w:style>
  <w:style w:type="paragraph" w:styleId="aff5">
    <w:name w:val="footnote text"/>
    <w:basedOn w:val="a3"/>
    <w:link w:val="aff6"/>
    <w:uiPriority w:val="99"/>
    <w:semiHidden/>
    <w:unhideWhenUsed/>
    <w:rsid w:val="00EE4CA2"/>
  </w:style>
  <w:style w:type="character" w:customStyle="1" w:styleId="aff6">
    <w:name w:val="Текст сноски Знак"/>
    <w:basedOn w:val="a4"/>
    <w:link w:val="aff5"/>
    <w:uiPriority w:val="99"/>
    <w:semiHidden/>
    <w:rsid w:val="00EE4CA2"/>
    <w:rPr>
      <w:rFonts w:ascii="Arial" w:eastAsia="Times New Roman" w:hAnsi="Arial" w:cs="Arial"/>
      <w:sz w:val="20"/>
      <w:szCs w:val="20"/>
      <w:lang w:eastAsia="ru-RU"/>
    </w:rPr>
  </w:style>
  <w:style w:type="character" w:customStyle="1" w:styleId="baec5a81-e4d6-4674-97f3-e9220f0136c1">
    <w:name w:val="baec5a81-e4d6-4674-97f3-e9220f0136c1"/>
    <w:basedOn w:val="a4"/>
    <w:rsid w:val="0051188E"/>
  </w:style>
  <w:style w:type="character" w:styleId="aff7">
    <w:name w:val="annotation reference"/>
    <w:basedOn w:val="a4"/>
    <w:uiPriority w:val="99"/>
    <w:unhideWhenUsed/>
    <w:rsid w:val="00F27878"/>
    <w:rPr>
      <w:sz w:val="16"/>
      <w:szCs w:val="16"/>
    </w:rPr>
  </w:style>
  <w:style w:type="paragraph" w:styleId="aff8">
    <w:name w:val="annotation text"/>
    <w:basedOn w:val="a3"/>
    <w:link w:val="aff9"/>
    <w:uiPriority w:val="99"/>
    <w:unhideWhenUsed/>
    <w:rsid w:val="00F27878"/>
  </w:style>
  <w:style w:type="character" w:customStyle="1" w:styleId="aff9">
    <w:name w:val="Текст примечания Знак"/>
    <w:basedOn w:val="a4"/>
    <w:link w:val="aff8"/>
    <w:uiPriority w:val="99"/>
    <w:rsid w:val="00F27878"/>
    <w:rPr>
      <w:rFonts w:ascii="Arial" w:eastAsia="Times New Roman" w:hAnsi="Arial" w:cs="Arial"/>
      <w:sz w:val="20"/>
      <w:szCs w:val="20"/>
      <w:lang w:eastAsia="ru-RU"/>
    </w:rPr>
  </w:style>
  <w:style w:type="paragraph" w:styleId="affa">
    <w:name w:val="annotation subject"/>
    <w:basedOn w:val="aff8"/>
    <w:next w:val="aff8"/>
    <w:link w:val="affb"/>
    <w:uiPriority w:val="99"/>
    <w:semiHidden/>
    <w:unhideWhenUsed/>
    <w:rsid w:val="00F27878"/>
    <w:rPr>
      <w:b/>
      <w:bCs/>
    </w:rPr>
  </w:style>
  <w:style w:type="character" w:customStyle="1" w:styleId="affb">
    <w:name w:val="Тема примечания Знак"/>
    <w:basedOn w:val="aff9"/>
    <w:link w:val="affa"/>
    <w:uiPriority w:val="99"/>
    <w:semiHidden/>
    <w:rsid w:val="00F27878"/>
    <w:rPr>
      <w:rFonts w:ascii="Arial" w:eastAsia="Times New Roman" w:hAnsi="Arial" w:cs="Arial"/>
      <w:b/>
      <w:bCs/>
      <w:sz w:val="20"/>
      <w:szCs w:val="20"/>
      <w:lang w:eastAsia="ru-RU"/>
    </w:rPr>
  </w:style>
  <w:style w:type="paragraph" w:customStyle="1" w:styleId="Enelcorpodeltesto">
    <w:name w:val="Enel_corpo del testo"/>
    <w:link w:val="EnelcorpodeltestoCarattere"/>
    <w:uiPriority w:val="99"/>
    <w:rsid w:val="00AA591D"/>
    <w:pPr>
      <w:spacing w:after="0" w:line="240" w:lineRule="auto"/>
      <w:jc w:val="both"/>
    </w:pPr>
    <w:rPr>
      <w:rFonts w:ascii="Verdana" w:eastAsia="Calibri" w:hAnsi="Verdana" w:cs="Times New Roman"/>
      <w:sz w:val="18"/>
      <w:szCs w:val="16"/>
      <w:lang w:val="it-IT"/>
    </w:rPr>
  </w:style>
  <w:style w:type="character" w:customStyle="1" w:styleId="body0020textchar">
    <w:name w:val="body_0020text__char"/>
    <w:rsid w:val="00AA591D"/>
  </w:style>
  <w:style w:type="paragraph" w:customStyle="1" w:styleId="14">
    <w:name w:val="Обычный1"/>
    <w:basedOn w:val="a3"/>
    <w:rsid w:val="00AA591D"/>
    <w:pPr>
      <w:spacing w:before="100" w:beforeAutospacing="1" w:after="100" w:afterAutospacing="1"/>
      <w:jc w:val="left"/>
    </w:pPr>
    <w:rPr>
      <w:rFonts w:ascii="Times New Roman" w:hAnsi="Times New Roman" w:cs="Times New Roman"/>
      <w:sz w:val="24"/>
      <w:szCs w:val="24"/>
    </w:rPr>
  </w:style>
  <w:style w:type="character" w:customStyle="1" w:styleId="normalchar">
    <w:name w:val="normal__char"/>
    <w:rsid w:val="00AA591D"/>
  </w:style>
  <w:style w:type="paragraph" w:customStyle="1" w:styleId="body0020text">
    <w:name w:val="body_0020text"/>
    <w:basedOn w:val="a3"/>
    <w:rsid w:val="00AA591D"/>
    <w:pPr>
      <w:spacing w:before="100" w:beforeAutospacing="1" w:after="100" w:afterAutospacing="1"/>
      <w:jc w:val="left"/>
    </w:pPr>
    <w:rPr>
      <w:rFonts w:ascii="Times New Roman" w:hAnsi="Times New Roman" w:cs="Times New Roman"/>
      <w:sz w:val="24"/>
      <w:szCs w:val="24"/>
    </w:rPr>
  </w:style>
  <w:style w:type="character" w:customStyle="1" w:styleId="EnelcorpodeltestoCarattere">
    <w:name w:val="Enel_corpo del testo Carattere"/>
    <w:link w:val="Enelcorpodeltesto"/>
    <w:uiPriority w:val="99"/>
    <w:rsid w:val="00F16126"/>
    <w:rPr>
      <w:rFonts w:ascii="Verdana" w:eastAsia="Calibri" w:hAnsi="Verdana" w:cs="Times New Roman"/>
      <w:sz w:val="18"/>
      <w:szCs w:val="16"/>
      <w:lang w:val="it-IT"/>
    </w:rPr>
  </w:style>
  <w:style w:type="paragraph" w:customStyle="1" w:styleId="Default">
    <w:name w:val="Default"/>
    <w:rsid w:val="00F63280"/>
    <w:pPr>
      <w:autoSpaceDE w:val="0"/>
      <w:autoSpaceDN w:val="0"/>
      <w:adjustRightInd w:val="0"/>
      <w:spacing w:after="0" w:line="240" w:lineRule="auto"/>
    </w:pPr>
    <w:rPr>
      <w:rFonts w:ascii="Times New Roman" w:eastAsia="Times New Roman" w:hAnsi="Times New Roman" w:cs="Times New Roman"/>
      <w:color w:val="000000"/>
      <w:sz w:val="24"/>
      <w:szCs w:val="24"/>
      <w:lang w:val="it-IT" w:eastAsia="it-IT"/>
    </w:rPr>
  </w:style>
  <w:style w:type="character" w:customStyle="1" w:styleId="15">
    <w:name w:val="Заголовок Знак1"/>
    <w:basedOn w:val="a4"/>
    <w:rsid w:val="00D00CA5"/>
    <w:rPr>
      <w:rFonts w:ascii="Times New Roman" w:eastAsia="Times New Roman" w:hAnsi="Times New Roman" w:cs="Times New Roman"/>
      <w:b/>
      <w:sz w:val="18"/>
      <w:szCs w:val="20"/>
      <w:lang w:eastAsia="ru-RU"/>
    </w:rPr>
  </w:style>
  <w:style w:type="character" w:customStyle="1" w:styleId="50">
    <w:name w:val="Заголовок 5 Знак"/>
    <w:basedOn w:val="a4"/>
    <w:link w:val="5"/>
    <w:rsid w:val="000C1406"/>
    <w:rPr>
      <w:rFonts w:ascii="Frutiger 45 Light" w:eastAsia="Times New Roman" w:hAnsi="Frutiger 45 Light" w:cs="Times New Roman"/>
      <w:b/>
      <w:bCs/>
      <w:sz w:val="24"/>
      <w:szCs w:val="20"/>
      <w:lang w:val="it-IT" w:eastAsia="it-IT"/>
    </w:rPr>
  </w:style>
  <w:style w:type="paragraph" w:styleId="affc">
    <w:name w:val="Revision"/>
    <w:hidden/>
    <w:uiPriority w:val="99"/>
    <w:semiHidden/>
    <w:rsid w:val="007F1059"/>
    <w:pPr>
      <w:spacing w:after="0" w:line="240" w:lineRule="auto"/>
    </w:pPr>
    <w:rPr>
      <w:rFonts w:ascii="Arial" w:eastAsia="Times New Roman" w:hAnsi="Arial" w:cs="Arial"/>
      <w:sz w:val="20"/>
      <w:szCs w:val="20"/>
      <w:lang w:eastAsia="ru-RU"/>
    </w:rPr>
  </w:style>
  <w:style w:type="character" w:customStyle="1" w:styleId="affd">
    <w:name w:val="Основной текст_"/>
    <w:link w:val="16"/>
    <w:rsid w:val="00B16759"/>
    <w:rPr>
      <w:rFonts w:ascii="Arial" w:eastAsia="Arial" w:hAnsi="Arial" w:cs="Arial"/>
      <w:sz w:val="18"/>
      <w:szCs w:val="18"/>
      <w:shd w:val="clear" w:color="auto" w:fill="FFFFFF"/>
    </w:rPr>
  </w:style>
  <w:style w:type="character" w:customStyle="1" w:styleId="33">
    <w:name w:val="Основной текст (3)_"/>
    <w:link w:val="34"/>
    <w:rsid w:val="00B16759"/>
    <w:rPr>
      <w:rFonts w:ascii="Arial" w:eastAsia="Arial" w:hAnsi="Arial" w:cs="Arial"/>
      <w:sz w:val="18"/>
      <w:szCs w:val="18"/>
      <w:shd w:val="clear" w:color="auto" w:fill="FFFFFF"/>
    </w:rPr>
  </w:style>
  <w:style w:type="paragraph" w:customStyle="1" w:styleId="16">
    <w:name w:val="Основной текст1"/>
    <w:basedOn w:val="a3"/>
    <w:link w:val="affd"/>
    <w:rsid w:val="00B16759"/>
    <w:pPr>
      <w:shd w:val="clear" w:color="auto" w:fill="FFFFFF"/>
      <w:spacing w:before="240" w:after="480" w:line="0" w:lineRule="atLeast"/>
      <w:ind w:hanging="360"/>
      <w:jc w:val="left"/>
    </w:pPr>
    <w:rPr>
      <w:rFonts w:eastAsia="Arial"/>
      <w:sz w:val="18"/>
      <w:szCs w:val="18"/>
      <w:lang w:eastAsia="en-US"/>
    </w:rPr>
  </w:style>
  <w:style w:type="paragraph" w:customStyle="1" w:styleId="34">
    <w:name w:val="Основной текст (3)"/>
    <w:basedOn w:val="a3"/>
    <w:link w:val="33"/>
    <w:rsid w:val="00B16759"/>
    <w:pPr>
      <w:shd w:val="clear" w:color="auto" w:fill="FFFFFF"/>
      <w:spacing w:after="180" w:line="227" w:lineRule="exact"/>
      <w:ind w:hanging="280"/>
    </w:pPr>
    <w:rPr>
      <w:rFonts w:eastAsia="Arial"/>
      <w:sz w:val="18"/>
      <w:szCs w:val="18"/>
      <w:lang w:eastAsia="en-US"/>
    </w:rPr>
  </w:style>
  <w:style w:type="character" w:customStyle="1" w:styleId="ui-provider">
    <w:name w:val="ui-provider"/>
    <w:rsid w:val="002B23E0"/>
  </w:style>
  <w:style w:type="paragraph" w:customStyle="1" w:styleId="26">
    <w:name w:val="Обычный2"/>
    <w:rsid w:val="00671D7D"/>
    <w:pPr>
      <w:spacing w:after="0" w:line="240" w:lineRule="auto"/>
    </w:pPr>
    <w:rPr>
      <w:rFonts w:ascii="Times New Roman CYR" w:eastAsia="Times New Roman" w:hAnsi="Times New Roman CYR" w:cs="Times New Roman"/>
      <w:sz w:val="20"/>
      <w:szCs w:val="20"/>
      <w:lang w:eastAsia="ru-RU"/>
    </w:rPr>
  </w:style>
  <w:style w:type="paragraph" w:styleId="35">
    <w:name w:val="Body Text Indent 3"/>
    <w:basedOn w:val="a3"/>
    <w:link w:val="36"/>
    <w:uiPriority w:val="99"/>
    <w:semiHidden/>
    <w:unhideWhenUsed/>
    <w:rsid w:val="00816823"/>
    <w:pPr>
      <w:spacing w:after="120"/>
      <w:ind w:left="283"/>
    </w:pPr>
    <w:rPr>
      <w:sz w:val="16"/>
      <w:szCs w:val="16"/>
    </w:rPr>
  </w:style>
  <w:style w:type="character" w:customStyle="1" w:styleId="36">
    <w:name w:val="Основной текст с отступом 3 Знак"/>
    <w:basedOn w:val="a4"/>
    <w:link w:val="35"/>
    <w:uiPriority w:val="99"/>
    <w:semiHidden/>
    <w:rsid w:val="00816823"/>
    <w:rPr>
      <w:rFonts w:ascii="Arial" w:eastAsia="Times New Roman" w:hAnsi="Arial" w:cs="Arial"/>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059487">
      <w:bodyDiv w:val="1"/>
      <w:marLeft w:val="0"/>
      <w:marRight w:val="0"/>
      <w:marTop w:val="0"/>
      <w:marBottom w:val="0"/>
      <w:divBdr>
        <w:top w:val="none" w:sz="0" w:space="0" w:color="auto"/>
        <w:left w:val="none" w:sz="0" w:space="0" w:color="auto"/>
        <w:bottom w:val="none" w:sz="0" w:space="0" w:color="auto"/>
        <w:right w:val="none" w:sz="0" w:space="0" w:color="auto"/>
      </w:divBdr>
    </w:div>
    <w:div w:id="358775023">
      <w:bodyDiv w:val="1"/>
      <w:marLeft w:val="0"/>
      <w:marRight w:val="0"/>
      <w:marTop w:val="0"/>
      <w:marBottom w:val="0"/>
      <w:divBdr>
        <w:top w:val="none" w:sz="0" w:space="0" w:color="auto"/>
        <w:left w:val="none" w:sz="0" w:space="0" w:color="auto"/>
        <w:bottom w:val="none" w:sz="0" w:space="0" w:color="auto"/>
        <w:right w:val="none" w:sz="0" w:space="0" w:color="auto"/>
      </w:divBdr>
    </w:div>
    <w:div w:id="467631818">
      <w:bodyDiv w:val="1"/>
      <w:marLeft w:val="0"/>
      <w:marRight w:val="0"/>
      <w:marTop w:val="0"/>
      <w:marBottom w:val="0"/>
      <w:divBdr>
        <w:top w:val="none" w:sz="0" w:space="0" w:color="auto"/>
        <w:left w:val="none" w:sz="0" w:space="0" w:color="auto"/>
        <w:bottom w:val="none" w:sz="0" w:space="0" w:color="auto"/>
        <w:right w:val="none" w:sz="0" w:space="0" w:color="auto"/>
      </w:divBdr>
    </w:div>
    <w:div w:id="529224471">
      <w:bodyDiv w:val="1"/>
      <w:marLeft w:val="0"/>
      <w:marRight w:val="0"/>
      <w:marTop w:val="0"/>
      <w:marBottom w:val="0"/>
      <w:divBdr>
        <w:top w:val="none" w:sz="0" w:space="0" w:color="auto"/>
        <w:left w:val="none" w:sz="0" w:space="0" w:color="auto"/>
        <w:bottom w:val="none" w:sz="0" w:space="0" w:color="auto"/>
        <w:right w:val="none" w:sz="0" w:space="0" w:color="auto"/>
      </w:divBdr>
    </w:div>
    <w:div w:id="564419295">
      <w:bodyDiv w:val="1"/>
      <w:marLeft w:val="0"/>
      <w:marRight w:val="0"/>
      <w:marTop w:val="0"/>
      <w:marBottom w:val="0"/>
      <w:divBdr>
        <w:top w:val="none" w:sz="0" w:space="0" w:color="auto"/>
        <w:left w:val="none" w:sz="0" w:space="0" w:color="auto"/>
        <w:bottom w:val="none" w:sz="0" w:space="0" w:color="auto"/>
        <w:right w:val="none" w:sz="0" w:space="0" w:color="auto"/>
      </w:divBdr>
    </w:div>
    <w:div w:id="1093085520">
      <w:bodyDiv w:val="1"/>
      <w:marLeft w:val="0"/>
      <w:marRight w:val="0"/>
      <w:marTop w:val="0"/>
      <w:marBottom w:val="0"/>
      <w:divBdr>
        <w:top w:val="none" w:sz="0" w:space="0" w:color="auto"/>
        <w:left w:val="none" w:sz="0" w:space="0" w:color="auto"/>
        <w:bottom w:val="none" w:sz="0" w:space="0" w:color="auto"/>
        <w:right w:val="none" w:sz="0" w:space="0" w:color="auto"/>
      </w:divBdr>
    </w:div>
    <w:div w:id="1134761875">
      <w:bodyDiv w:val="1"/>
      <w:marLeft w:val="0"/>
      <w:marRight w:val="0"/>
      <w:marTop w:val="0"/>
      <w:marBottom w:val="0"/>
      <w:divBdr>
        <w:top w:val="none" w:sz="0" w:space="0" w:color="auto"/>
        <w:left w:val="none" w:sz="0" w:space="0" w:color="auto"/>
        <w:bottom w:val="none" w:sz="0" w:space="0" w:color="auto"/>
        <w:right w:val="none" w:sz="0" w:space="0" w:color="auto"/>
      </w:divBdr>
    </w:div>
    <w:div w:id="1137452807">
      <w:bodyDiv w:val="1"/>
      <w:marLeft w:val="0"/>
      <w:marRight w:val="0"/>
      <w:marTop w:val="0"/>
      <w:marBottom w:val="0"/>
      <w:divBdr>
        <w:top w:val="none" w:sz="0" w:space="0" w:color="auto"/>
        <w:left w:val="none" w:sz="0" w:space="0" w:color="auto"/>
        <w:bottom w:val="none" w:sz="0" w:space="0" w:color="auto"/>
        <w:right w:val="none" w:sz="0" w:space="0" w:color="auto"/>
      </w:divBdr>
    </w:div>
    <w:div w:id="1698777777">
      <w:bodyDiv w:val="1"/>
      <w:marLeft w:val="0"/>
      <w:marRight w:val="0"/>
      <w:marTop w:val="0"/>
      <w:marBottom w:val="0"/>
      <w:divBdr>
        <w:top w:val="none" w:sz="0" w:space="0" w:color="auto"/>
        <w:left w:val="none" w:sz="0" w:space="0" w:color="auto"/>
        <w:bottom w:val="none" w:sz="0" w:space="0" w:color="auto"/>
        <w:right w:val="none" w:sz="0" w:space="0" w:color="auto"/>
      </w:divBdr>
    </w:div>
    <w:div w:id="1773471624">
      <w:bodyDiv w:val="1"/>
      <w:marLeft w:val="0"/>
      <w:marRight w:val="0"/>
      <w:marTop w:val="0"/>
      <w:marBottom w:val="0"/>
      <w:divBdr>
        <w:top w:val="none" w:sz="0" w:space="0" w:color="auto"/>
        <w:left w:val="none" w:sz="0" w:space="0" w:color="auto"/>
        <w:bottom w:val="none" w:sz="0" w:space="0" w:color="auto"/>
        <w:right w:val="none" w:sz="0" w:space="0" w:color="auto"/>
      </w:divBdr>
    </w:div>
    <w:div w:id="1787962609">
      <w:bodyDiv w:val="1"/>
      <w:marLeft w:val="0"/>
      <w:marRight w:val="0"/>
      <w:marTop w:val="0"/>
      <w:marBottom w:val="0"/>
      <w:divBdr>
        <w:top w:val="none" w:sz="0" w:space="0" w:color="auto"/>
        <w:left w:val="none" w:sz="0" w:space="0" w:color="auto"/>
        <w:bottom w:val="none" w:sz="0" w:space="0" w:color="auto"/>
        <w:right w:val="none" w:sz="0" w:space="0" w:color="auto"/>
      </w:divBdr>
    </w:div>
    <w:div w:id="2082942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427D35-291C-418C-8CD0-F2F67BF6A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14178</Words>
  <Characters>80816</Characters>
  <Application>Microsoft Office Word</Application>
  <DocSecurity>4</DocSecurity>
  <Lines>673</Lines>
  <Paragraphs>189</Paragraphs>
  <ScaleCrop>false</ScaleCrop>
  <HeadingPairs>
    <vt:vector size="2" baseType="variant">
      <vt:variant>
        <vt:lpstr>Название</vt:lpstr>
      </vt:variant>
      <vt:variant>
        <vt:i4>1</vt:i4>
      </vt:variant>
    </vt:vector>
  </HeadingPairs>
  <TitlesOfParts>
    <vt:vector size="1" baseType="lpstr">
      <vt:lpstr/>
    </vt:vector>
  </TitlesOfParts>
  <Company>Enel OGK-5</Company>
  <LinksUpToDate>false</LinksUpToDate>
  <CharactersWithSpaces>94805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Markova Elena (OGK5 HQ)</dc:creator>
  <cp:keywords/>
  <dc:description/>
  <cp:lastModifiedBy>Аникин Александр Николаевич (ЦОф)</cp:lastModifiedBy>
  <cp:revision>2</cp:revision>
  <cp:lastPrinted>2016-03-30T14:39:00Z</cp:lastPrinted>
  <dcterms:created xsi:type="dcterms:W3CDTF">2026-09-02T11:46:00Z</dcterms:created>
  <dcterms:modified xsi:type="dcterms:W3CDTF">2026-09-02T11:46:00Z</dcterms:modified>
</cp:coreProperties>
</file>