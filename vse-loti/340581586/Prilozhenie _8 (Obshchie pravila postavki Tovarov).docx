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E01C76" w14:textId="77777777" w:rsidR="00F70C42" w:rsidRPr="005931E9" w:rsidRDefault="00F70C42" w:rsidP="005931E9">
      <w:pPr>
        <w:suppressAutoHyphens w:val="0"/>
        <w:spacing w:line="259" w:lineRule="auto"/>
        <w:ind w:firstLine="567"/>
        <w:jc w:val="right"/>
        <w:rPr>
          <w:rFonts w:ascii="Arial" w:hAnsi="Arial" w:cs="Arial"/>
          <w:sz w:val="22"/>
          <w:szCs w:val="22"/>
        </w:rPr>
      </w:pPr>
      <w:r w:rsidRPr="005931E9">
        <w:rPr>
          <w:rFonts w:ascii="Arial" w:hAnsi="Arial" w:cs="Arial"/>
          <w:sz w:val="22"/>
          <w:szCs w:val="22"/>
        </w:rPr>
        <w:t>Приложение № 8</w:t>
      </w:r>
    </w:p>
    <w:p w14:paraId="6AB09F33" w14:textId="327EFF24" w:rsidR="00F70C42" w:rsidRPr="005931E9" w:rsidRDefault="00F70C42" w:rsidP="005931E9">
      <w:pPr>
        <w:pStyle w:val="a8"/>
        <w:tabs>
          <w:tab w:val="left" w:pos="284"/>
        </w:tabs>
        <w:ind w:left="0" w:firstLine="567"/>
        <w:jc w:val="right"/>
        <w:rPr>
          <w:rFonts w:ascii="Arial" w:hAnsi="Arial" w:cs="Arial"/>
          <w:sz w:val="22"/>
          <w:szCs w:val="22"/>
        </w:rPr>
      </w:pPr>
      <w:r w:rsidRPr="005931E9">
        <w:rPr>
          <w:rFonts w:ascii="Arial" w:hAnsi="Arial" w:cs="Arial"/>
          <w:sz w:val="22"/>
          <w:szCs w:val="22"/>
        </w:rPr>
        <w:t xml:space="preserve">к Договору № </w:t>
      </w:r>
      <w:r w:rsidR="008024BC">
        <w:rPr>
          <w:rFonts w:ascii="Arial" w:hAnsi="Arial" w:cs="Arial"/>
          <w:sz w:val="22"/>
          <w:szCs w:val="22"/>
        </w:rPr>
        <w:t>__________ от ______________</w:t>
      </w:r>
    </w:p>
    <w:p w14:paraId="14D85A8C" w14:textId="77777777" w:rsidR="00F70C42" w:rsidRPr="005931E9" w:rsidRDefault="00F70C42" w:rsidP="005931E9">
      <w:pPr>
        <w:pStyle w:val="a8"/>
        <w:tabs>
          <w:tab w:val="left" w:pos="284"/>
        </w:tabs>
        <w:ind w:left="0" w:firstLine="567"/>
        <w:jc w:val="both"/>
        <w:rPr>
          <w:rFonts w:ascii="Arial" w:hAnsi="Arial" w:cs="Arial"/>
          <w:sz w:val="22"/>
          <w:szCs w:val="22"/>
        </w:rPr>
      </w:pPr>
    </w:p>
    <w:p w14:paraId="4B16705F" w14:textId="77777777" w:rsidR="00F70C42" w:rsidRPr="005931E9" w:rsidRDefault="00F70C42" w:rsidP="005931E9">
      <w:pPr>
        <w:pStyle w:val="ConsPlusNormal"/>
        <w:ind w:firstLine="567"/>
        <w:jc w:val="center"/>
        <w:rPr>
          <w:b/>
          <w:sz w:val="22"/>
          <w:szCs w:val="22"/>
          <w:lang w:eastAsia="ar-SA"/>
        </w:rPr>
      </w:pPr>
      <w:r w:rsidRPr="005931E9">
        <w:rPr>
          <w:b/>
          <w:sz w:val="22"/>
          <w:szCs w:val="22"/>
          <w:lang w:eastAsia="ar-SA"/>
        </w:rPr>
        <w:t>ОБЩИЕ ПРАВИЛА ПОСТАВКИ ТОВАРОВ</w:t>
      </w:r>
    </w:p>
    <w:p w14:paraId="36E1B93D" w14:textId="77777777" w:rsidR="00F70C42" w:rsidRPr="005931E9" w:rsidRDefault="00F70C42" w:rsidP="005931E9">
      <w:pPr>
        <w:pStyle w:val="ConsPlusNormal"/>
        <w:ind w:firstLine="567"/>
        <w:jc w:val="center"/>
        <w:rPr>
          <w:b/>
          <w:sz w:val="22"/>
          <w:szCs w:val="22"/>
          <w:lang w:eastAsia="ar-SA"/>
        </w:rPr>
      </w:pPr>
    </w:p>
    <w:p w14:paraId="0C8C3301" w14:textId="77777777" w:rsidR="00F70C42" w:rsidRPr="005931E9" w:rsidRDefault="00F70C42" w:rsidP="005931E9">
      <w:pPr>
        <w:pStyle w:val="a8"/>
        <w:numPr>
          <w:ilvl w:val="0"/>
          <w:numId w:val="2"/>
        </w:numPr>
        <w:suppressAutoHyphens w:val="0"/>
        <w:ind w:left="0" w:firstLine="567"/>
        <w:rPr>
          <w:rFonts w:ascii="Arial" w:hAnsi="Arial" w:cs="Arial"/>
          <w:b/>
          <w:sz w:val="22"/>
          <w:szCs w:val="22"/>
          <w:lang w:eastAsia="ru-RU"/>
        </w:rPr>
      </w:pPr>
      <w:r w:rsidRPr="005931E9">
        <w:rPr>
          <w:rFonts w:ascii="Arial" w:hAnsi="Arial" w:cs="Arial"/>
          <w:b/>
          <w:sz w:val="22"/>
          <w:szCs w:val="22"/>
          <w:lang w:eastAsia="ru-RU"/>
        </w:rPr>
        <w:t>Общие положения</w:t>
      </w:r>
    </w:p>
    <w:p w14:paraId="798D58AB" w14:textId="77777777" w:rsidR="00F70C42" w:rsidRPr="005931E9" w:rsidRDefault="3603448D" w:rsidP="005931E9">
      <w:pPr>
        <w:pStyle w:val="a8"/>
        <w:widowControl w:val="0"/>
        <w:numPr>
          <w:ilvl w:val="1"/>
          <w:numId w:val="1"/>
        </w:numPr>
        <w:suppressAutoHyphens w:val="0"/>
        <w:ind w:left="0" w:firstLine="567"/>
        <w:jc w:val="both"/>
        <w:rPr>
          <w:rFonts w:ascii="Arial" w:hAnsi="Arial" w:cs="Arial"/>
          <w:sz w:val="22"/>
          <w:szCs w:val="22"/>
        </w:rPr>
      </w:pPr>
      <w:r w:rsidRPr="005931E9">
        <w:rPr>
          <w:rFonts w:ascii="Arial" w:hAnsi="Arial" w:cs="Arial"/>
          <w:sz w:val="22"/>
          <w:szCs w:val="22"/>
        </w:rPr>
        <w:t>Общие правила поставки Товаров (Правила) регулируют отношения, возникающие между Покупателем и Поставщиком при поставке товаров, и являются неотъемлемой частью Договора, заключенного между Сторонами.</w:t>
      </w:r>
    </w:p>
    <w:p w14:paraId="7A677733" w14:textId="08103F8F" w:rsidR="354AAFC1" w:rsidRPr="005931E9" w:rsidRDefault="008F3938" w:rsidP="005931E9">
      <w:pPr>
        <w:pStyle w:val="a8"/>
        <w:numPr>
          <w:ilvl w:val="1"/>
          <w:numId w:val="1"/>
        </w:numPr>
        <w:ind w:left="0" w:firstLine="567"/>
        <w:jc w:val="both"/>
        <w:rPr>
          <w:rFonts w:ascii="Arial" w:eastAsiaTheme="minorEastAsia" w:hAnsi="Arial" w:cs="Arial"/>
          <w:sz w:val="22"/>
          <w:szCs w:val="22"/>
        </w:rPr>
      </w:pPr>
      <w:r>
        <w:rPr>
          <w:rFonts w:ascii="Arial" w:eastAsia="Arial Narrow" w:hAnsi="Arial" w:cs="Arial"/>
          <w:sz w:val="22"/>
          <w:szCs w:val="22"/>
        </w:rPr>
        <w:t>Покупатель</w:t>
      </w:r>
      <w:r w:rsidR="354AAFC1" w:rsidRPr="005931E9">
        <w:rPr>
          <w:rFonts w:ascii="Arial" w:eastAsia="Arial Narrow" w:hAnsi="Arial" w:cs="Arial"/>
          <w:sz w:val="22"/>
          <w:szCs w:val="22"/>
        </w:rPr>
        <w:t xml:space="preserve"> вправе, руководствуясь требованиями, рекомендациями органов государственной власти, местного самоуправления, организаций здравоохранения и/или </w:t>
      </w:r>
      <w:proofErr w:type="spellStart"/>
      <w:r w:rsidR="354AAFC1" w:rsidRPr="005931E9">
        <w:rPr>
          <w:rFonts w:ascii="Arial" w:eastAsia="Arial Narrow" w:hAnsi="Arial" w:cs="Arial"/>
          <w:sz w:val="22"/>
          <w:szCs w:val="22"/>
        </w:rPr>
        <w:t>Роспотребнадзора</w:t>
      </w:r>
      <w:proofErr w:type="spellEnd"/>
      <w:r w:rsidR="354AAFC1" w:rsidRPr="005931E9">
        <w:rPr>
          <w:rFonts w:ascii="Arial" w:eastAsia="Arial Narrow" w:hAnsi="Arial" w:cs="Arial"/>
          <w:sz w:val="22"/>
          <w:szCs w:val="22"/>
        </w:rPr>
        <w:t xml:space="preserve">, устанавливать дополнительные требования к исполнению Договора в области ОТ и ПБ в случае, когда такая необходимость, по мнению </w:t>
      </w:r>
      <w:r>
        <w:rPr>
          <w:rFonts w:ascii="Arial" w:eastAsia="Arial Narrow" w:hAnsi="Arial" w:cs="Arial"/>
          <w:sz w:val="22"/>
          <w:szCs w:val="22"/>
        </w:rPr>
        <w:t>Покупателя</w:t>
      </w:r>
      <w:r w:rsidR="354AAFC1" w:rsidRPr="005931E9">
        <w:rPr>
          <w:rFonts w:ascii="Arial" w:eastAsia="Arial Narrow" w:hAnsi="Arial" w:cs="Arial"/>
          <w:sz w:val="22"/>
          <w:szCs w:val="22"/>
        </w:rPr>
        <w:t xml:space="preserve">, вызвана санитарно-гигиеническими требованиями, эпидемиологической обстановкой в мире, стране, регионе и/или определённой местности, соблюдением мер безопасности и профилактики предупреждения возникновения и распространения вирусных и/или инфекционных заболеваний, в том числе в отношении применения СИЗ </w:t>
      </w:r>
      <w:r w:rsidR="001F1548" w:rsidRPr="005931E9">
        <w:rPr>
          <w:rFonts w:ascii="Arial" w:eastAsia="Arial Narrow" w:hAnsi="Arial" w:cs="Arial"/>
          <w:sz w:val="22"/>
          <w:szCs w:val="22"/>
        </w:rPr>
        <w:t>Поставщиком</w:t>
      </w:r>
      <w:r w:rsidR="354AAFC1" w:rsidRPr="005931E9">
        <w:rPr>
          <w:rFonts w:ascii="Arial" w:eastAsia="Arial Narrow" w:hAnsi="Arial" w:cs="Arial"/>
          <w:sz w:val="22"/>
          <w:szCs w:val="22"/>
        </w:rPr>
        <w:t>, путем направления соответствующего уведомления.</w:t>
      </w:r>
    </w:p>
    <w:p w14:paraId="3E8F97E0" w14:textId="77777777" w:rsidR="00F70C42" w:rsidRPr="005931E9" w:rsidRDefault="3603448D" w:rsidP="005931E9">
      <w:pPr>
        <w:pStyle w:val="a8"/>
        <w:widowControl w:val="0"/>
        <w:numPr>
          <w:ilvl w:val="1"/>
          <w:numId w:val="1"/>
        </w:numPr>
        <w:suppressAutoHyphens w:val="0"/>
        <w:ind w:left="0" w:firstLine="567"/>
        <w:jc w:val="both"/>
        <w:rPr>
          <w:rFonts w:ascii="Arial" w:hAnsi="Arial" w:cs="Arial"/>
          <w:sz w:val="22"/>
          <w:szCs w:val="22"/>
        </w:rPr>
      </w:pPr>
      <w:r w:rsidRPr="005931E9">
        <w:rPr>
          <w:rFonts w:ascii="Arial" w:hAnsi="Arial" w:cs="Arial"/>
          <w:sz w:val="22"/>
          <w:szCs w:val="22"/>
        </w:rPr>
        <w:t>Подписывая Договор Поставщик подтверждает, что полностью ознакомлен и согласен с Правилами.</w:t>
      </w:r>
    </w:p>
    <w:p w14:paraId="25C23AAD" w14:textId="77777777" w:rsidR="00F70C42" w:rsidRPr="005931E9" w:rsidRDefault="00F70C42" w:rsidP="005931E9">
      <w:pPr>
        <w:pStyle w:val="ConsPlusNormal"/>
        <w:ind w:firstLine="567"/>
        <w:jc w:val="center"/>
        <w:rPr>
          <w:b/>
          <w:sz w:val="22"/>
          <w:szCs w:val="22"/>
          <w:lang w:eastAsia="ar-SA"/>
        </w:rPr>
      </w:pPr>
    </w:p>
    <w:p w14:paraId="2751D192" w14:textId="77777777" w:rsidR="00F70C42" w:rsidRPr="005931E9" w:rsidRDefault="00F70C42" w:rsidP="005931E9">
      <w:pPr>
        <w:pStyle w:val="a8"/>
        <w:numPr>
          <w:ilvl w:val="0"/>
          <w:numId w:val="2"/>
        </w:numPr>
        <w:suppressAutoHyphens w:val="0"/>
        <w:ind w:left="0" w:firstLine="567"/>
        <w:rPr>
          <w:rFonts w:ascii="Arial" w:hAnsi="Arial" w:cs="Arial"/>
          <w:b/>
          <w:sz w:val="22"/>
          <w:szCs w:val="22"/>
          <w:lang w:eastAsia="ru-RU"/>
        </w:rPr>
      </w:pPr>
      <w:r w:rsidRPr="005931E9">
        <w:rPr>
          <w:rFonts w:ascii="Arial" w:hAnsi="Arial" w:cs="Arial"/>
          <w:b/>
          <w:sz w:val="22"/>
          <w:szCs w:val="22"/>
          <w:lang w:eastAsia="ru-RU"/>
        </w:rPr>
        <w:t>Условия поставки, качество и порядок приемки</w:t>
      </w:r>
    </w:p>
    <w:p w14:paraId="08E195E6" w14:textId="77777777" w:rsidR="00F70C42" w:rsidRPr="005931E9" w:rsidRDefault="00F70C42" w:rsidP="005931E9">
      <w:pPr>
        <w:pStyle w:val="a8"/>
        <w:numPr>
          <w:ilvl w:val="1"/>
          <w:numId w:val="2"/>
        </w:numPr>
        <w:suppressAutoHyphens w:val="0"/>
        <w:ind w:left="0" w:firstLine="567"/>
        <w:jc w:val="both"/>
        <w:rPr>
          <w:rFonts w:ascii="Arial" w:hAnsi="Arial" w:cs="Arial"/>
          <w:sz w:val="22"/>
          <w:szCs w:val="22"/>
        </w:rPr>
      </w:pPr>
      <w:r w:rsidRPr="005931E9">
        <w:rPr>
          <w:rFonts w:ascii="Arial" w:hAnsi="Arial" w:cs="Arial"/>
          <w:sz w:val="22"/>
          <w:szCs w:val="22"/>
        </w:rPr>
        <w:t xml:space="preserve">Товар должен соответствовать требованиям Договора и любых его неотъемлемых составных частей; проектной и рабочей документации (в </w:t>
      </w:r>
      <w:proofErr w:type="spellStart"/>
      <w:r w:rsidRPr="005931E9">
        <w:rPr>
          <w:rFonts w:ascii="Arial" w:hAnsi="Arial" w:cs="Arial"/>
          <w:sz w:val="22"/>
          <w:szCs w:val="22"/>
        </w:rPr>
        <w:t>т.ч</w:t>
      </w:r>
      <w:proofErr w:type="spellEnd"/>
      <w:r w:rsidRPr="005931E9">
        <w:rPr>
          <w:rFonts w:ascii="Arial" w:hAnsi="Arial" w:cs="Arial"/>
          <w:sz w:val="22"/>
          <w:szCs w:val="22"/>
        </w:rPr>
        <w:t>. заказным спецификациям и опросным листам); действующему законодательству и стандартам качества.</w:t>
      </w:r>
    </w:p>
    <w:p w14:paraId="51405373" w14:textId="77777777" w:rsidR="00F70C42" w:rsidRDefault="00F70C42" w:rsidP="005931E9">
      <w:pPr>
        <w:pStyle w:val="a8"/>
        <w:numPr>
          <w:ilvl w:val="1"/>
          <w:numId w:val="2"/>
        </w:numPr>
        <w:suppressAutoHyphens w:val="0"/>
        <w:ind w:left="0" w:firstLine="567"/>
        <w:jc w:val="both"/>
        <w:rPr>
          <w:rFonts w:ascii="Arial" w:hAnsi="Arial" w:cs="Arial"/>
          <w:sz w:val="22"/>
          <w:szCs w:val="22"/>
        </w:rPr>
      </w:pPr>
      <w:r w:rsidRPr="005931E9">
        <w:rPr>
          <w:rFonts w:ascii="Arial" w:hAnsi="Arial" w:cs="Arial"/>
          <w:sz w:val="22"/>
          <w:szCs w:val="22"/>
        </w:rPr>
        <w:t>Все Товары, поставляемые по Договору, должны иметь происхождение из стран и территорий, приемлемых в соответствии с условиями Договора, и обеспечивающих соответствие установленным Договором требованиям.</w:t>
      </w:r>
    </w:p>
    <w:p w14:paraId="428682BD" w14:textId="08EBABE0" w:rsidR="008F3938" w:rsidRPr="008F3938" w:rsidRDefault="008F3938" w:rsidP="008F3938">
      <w:pPr>
        <w:suppressAutoHyphens w:val="0"/>
        <w:ind w:firstLine="567"/>
        <w:jc w:val="both"/>
        <w:rPr>
          <w:rFonts w:ascii="Arial" w:hAnsi="Arial" w:cs="Arial"/>
          <w:sz w:val="22"/>
          <w:szCs w:val="22"/>
        </w:rPr>
      </w:pPr>
      <w:r w:rsidRPr="008F3938">
        <w:rPr>
          <w:rFonts w:ascii="Arial" w:hAnsi="Arial" w:cs="Arial"/>
          <w:sz w:val="22"/>
          <w:szCs w:val="22"/>
        </w:rPr>
        <w:t xml:space="preserve">2.2.1. </w:t>
      </w:r>
      <w:r w:rsidRPr="008F3938">
        <w:rPr>
          <w:rFonts w:ascii="Arial" w:hAnsi="Arial" w:cs="Arial"/>
          <w:sz w:val="22"/>
          <w:szCs w:val="22"/>
        </w:rPr>
        <w:tab/>
        <w:t xml:space="preserve">По запросу Покупателя в срок, указанный в таком запросе, Поставщик обязан предоставлять отчетность: </w:t>
      </w:r>
      <w:r>
        <w:rPr>
          <w:rFonts w:ascii="Arial" w:hAnsi="Arial" w:cs="Arial"/>
          <w:sz w:val="22"/>
          <w:szCs w:val="22"/>
        </w:rPr>
        <w:t xml:space="preserve"> </w:t>
      </w:r>
    </w:p>
    <w:p w14:paraId="3D52685F" w14:textId="77777777" w:rsidR="008F3938" w:rsidRPr="008F3938" w:rsidRDefault="008F3938" w:rsidP="008F3938">
      <w:pPr>
        <w:pStyle w:val="a8"/>
        <w:suppressAutoHyphens w:val="0"/>
        <w:jc w:val="both"/>
        <w:rPr>
          <w:rFonts w:ascii="Arial" w:hAnsi="Arial" w:cs="Arial"/>
          <w:sz w:val="22"/>
          <w:szCs w:val="22"/>
        </w:rPr>
      </w:pPr>
      <w:r w:rsidRPr="008F3938">
        <w:rPr>
          <w:rFonts w:ascii="Arial" w:hAnsi="Arial" w:cs="Arial"/>
          <w:sz w:val="22"/>
          <w:szCs w:val="22"/>
        </w:rPr>
        <w:t>•</w:t>
      </w:r>
      <w:r w:rsidRPr="008F3938">
        <w:rPr>
          <w:rFonts w:ascii="Arial" w:hAnsi="Arial" w:cs="Arial"/>
          <w:sz w:val="22"/>
          <w:szCs w:val="22"/>
        </w:rPr>
        <w:tab/>
        <w:t>о размещении заказа на производство Товара (копии заказных спецификаций (без коммерческих условий), письма от заводов-изготовителей и пр.);</w:t>
      </w:r>
    </w:p>
    <w:p w14:paraId="1D7AEAF1" w14:textId="77777777" w:rsidR="008F3938" w:rsidRPr="008F3938" w:rsidRDefault="008F3938" w:rsidP="008F3938">
      <w:pPr>
        <w:pStyle w:val="a8"/>
        <w:suppressAutoHyphens w:val="0"/>
        <w:jc w:val="both"/>
        <w:rPr>
          <w:rFonts w:ascii="Arial" w:hAnsi="Arial" w:cs="Arial"/>
          <w:sz w:val="22"/>
          <w:szCs w:val="22"/>
        </w:rPr>
      </w:pPr>
      <w:r w:rsidRPr="008F3938">
        <w:rPr>
          <w:rFonts w:ascii="Arial" w:hAnsi="Arial" w:cs="Arial"/>
          <w:sz w:val="22"/>
          <w:szCs w:val="22"/>
        </w:rPr>
        <w:t>•</w:t>
      </w:r>
      <w:r w:rsidRPr="008F3938">
        <w:rPr>
          <w:rFonts w:ascii="Arial" w:hAnsi="Arial" w:cs="Arial"/>
          <w:sz w:val="22"/>
          <w:szCs w:val="22"/>
        </w:rPr>
        <w:tab/>
        <w:t>о ходе изготовления Товара с графиком производства и указанием на процент готовности Товара;</w:t>
      </w:r>
    </w:p>
    <w:p w14:paraId="6FA3E4BA" w14:textId="0F93DEA5" w:rsidR="008F3938" w:rsidRPr="005931E9" w:rsidRDefault="008F3938" w:rsidP="008F3938">
      <w:pPr>
        <w:pStyle w:val="a8"/>
        <w:suppressAutoHyphens w:val="0"/>
        <w:jc w:val="both"/>
        <w:rPr>
          <w:rFonts w:ascii="Arial" w:hAnsi="Arial" w:cs="Arial"/>
          <w:sz w:val="22"/>
          <w:szCs w:val="22"/>
        </w:rPr>
      </w:pPr>
      <w:r w:rsidRPr="008F3938">
        <w:rPr>
          <w:rFonts w:ascii="Arial" w:hAnsi="Arial" w:cs="Arial"/>
          <w:sz w:val="22"/>
          <w:szCs w:val="22"/>
        </w:rPr>
        <w:t>•</w:t>
      </w:r>
      <w:r w:rsidRPr="008F3938">
        <w:rPr>
          <w:rFonts w:ascii="Arial" w:hAnsi="Arial" w:cs="Arial"/>
          <w:sz w:val="22"/>
          <w:szCs w:val="22"/>
        </w:rPr>
        <w:tab/>
        <w:t>фото/видеоматериалы, подтверждающие фактический статус процесса изготовления Товара.</w:t>
      </w:r>
    </w:p>
    <w:p w14:paraId="546C1F8A" w14:textId="5561AF38" w:rsidR="00CB1998" w:rsidRDefault="00CB1998" w:rsidP="005931E9">
      <w:pPr>
        <w:ind w:firstLine="567"/>
        <w:jc w:val="both"/>
        <w:rPr>
          <w:rFonts w:ascii="Arial" w:hAnsi="Arial" w:cs="Arial"/>
          <w:sz w:val="22"/>
          <w:szCs w:val="22"/>
        </w:rPr>
      </w:pPr>
      <w:r w:rsidRPr="005931E9">
        <w:rPr>
          <w:rFonts w:ascii="Arial" w:hAnsi="Arial" w:cs="Arial"/>
          <w:sz w:val="22"/>
          <w:szCs w:val="22"/>
        </w:rPr>
        <w:t xml:space="preserve">2.3. Поставщик должен обеспечить упаковку Товаров таким образом, чтобы предотвратить их повреждение или разрушение при транспортировке до конечного пункта назначения, указанного в Договоре. </w:t>
      </w:r>
    </w:p>
    <w:p w14:paraId="419A6F45" w14:textId="0537EE0C" w:rsidR="008F1DB5" w:rsidRDefault="008F1DB5" w:rsidP="005931E9">
      <w:pPr>
        <w:ind w:firstLine="567"/>
        <w:jc w:val="both"/>
        <w:rPr>
          <w:rFonts w:ascii="Arial" w:hAnsi="Arial" w:cs="Arial"/>
          <w:i/>
          <w:color w:val="FF0000"/>
          <w:sz w:val="22"/>
          <w:szCs w:val="22"/>
        </w:rPr>
      </w:pPr>
      <w:r>
        <w:rPr>
          <w:rFonts w:ascii="Arial" w:hAnsi="Arial" w:cs="Arial"/>
          <w:i/>
          <w:color w:val="FF0000"/>
          <w:sz w:val="22"/>
          <w:szCs w:val="22"/>
        </w:rPr>
        <w:t>Выбрать применимый вариант:</w:t>
      </w:r>
    </w:p>
    <w:p w14:paraId="5CB77608" w14:textId="3E5DD62D" w:rsidR="008F1DB5" w:rsidRPr="00B95AC8" w:rsidRDefault="008F1DB5" w:rsidP="005931E9">
      <w:pPr>
        <w:ind w:firstLine="567"/>
        <w:jc w:val="both"/>
        <w:rPr>
          <w:rFonts w:ascii="Arial" w:hAnsi="Arial" w:cs="Arial"/>
          <w:i/>
          <w:color w:val="FF0000"/>
          <w:sz w:val="22"/>
          <w:szCs w:val="22"/>
        </w:rPr>
      </w:pPr>
      <w:r>
        <w:rPr>
          <w:rFonts w:ascii="Arial" w:hAnsi="Arial" w:cs="Arial"/>
          <w:i/>
          <w:color w:val="FF0000"/>
          <w:sz w:val="22"/>
          <w:szCs w:val="22"/>
        </w:rPr>
        <w:t xml:space="preserve">Вариант 1. </w:t>
      </w:r>
      <w:r w:rsidR="00B95AC8" w:rsidRPr="00B95AC8">
        <w:rPr>
          <w:rFonts w:ascii="Arial" w:hAnsi="Arial" w:cs="Arial"/>
          <w:i/>
          <w:color w:val="FF0000"/>
          <w:sz w:val="22"/>
          <w:szCs w:val="22"/>
        </w:rPr>
        <w:t>Доставка до склада Грузополучателя силами и за счет Поставщика</w:t>
      </w:r>
    </w:p>
    <w:p w14:paraId="5302C6C6" w14:textId="66E4210F" w:rsidR="00CB1998" w:rsidRPr="005931E9" w:rsidRDefault="00CB1998" w:rsidP="005931E9">
      <w:pPr>
        <w:ind w:firstLine="567"/>
        <w:jc w:val="both"/>
        <w:rPr>
          <w:rFonts w:ascii="Arial" w:hAnsi="Arial" w:cs="Arial"/>
          <w:sz w:val="22"/>
          <w:szCs w:val="22"/>
        </w:rPr>
      </w:pPr>
      <w:r w:rsidRPr="005931E9">
        <w:rPr>
          <w:rFonts w:ascii="Arial" w:hAnsi="Arial" w:cs="Arial"/>
          <w:sz w:val="22"/>
          <w:szCs w:val="22"/>
        </w:rPr>
        <w:t>2.4. О дате доставки</w:t>
      </w:r>
      <w:r w:rsidR="00233E3D">
        <w:rPr>
          <w:rFonts w:ascii="Arial" w:hAnsi="Arial" w:cs="Arial"/>
          <w:sz w:val="22"/>
          <w:szCs w:val="22"/>
        </w:rPr>
        <w:t xml:space="preserve"> </w:t>
      </w:r>
      <w:r w:rsidRPr="005931E9">
        <w:rPr>
          <w:rFonts w:ascii="Arial" w:hAnsi="Arial" w:cs="Arial"/>
          <w:sz w:val="22"/>
          <w:szCs w:val="22"/>
        </w:rPr>
        <w:t xml:space="preserve">Товара Поставщик обязан письменно уведомить Покупателя путем направления письменного извещения не позднее, чем за </w:t>
      </w:r>
      <w:r w:rsidR="00CC2066">
        <w:rPr>
          <w:rFonts w:ascii="Arial" w:hAnsi="Arial" w:cs="Arial"/>
          <w:sz w:val="22"/>
          <w:szCs w:val="22"/>
        </w:rPr>
        <w:t>5</w:t>
      </w:r>
      <w:r w:rsidRPr="005931E9">
        <w:rPr>
          <w:rFonts w:ascii="Arial" w:hAnsi="Arial" w:cs="Arial"/>
          <w:sz w:val="22"/>
          <w:szCs w:val="22"/>
        </w:rPr>
        <w:t xml:space="preserve"> рабочих дней до предполагаемой даты доставки, указав при этом:</w:t>
      </w:r>
    </w:p>
    <w:p w14:paraId="2C908B5F" w14:textId="58D51E01" w:rsidR="00CB1998" w:rsidRPr="005931E9" w:rsidRDefault="00CB1998" w:rsidP="005931E9">
      <w:pPr>
        <w:ind w:firstLine="567"/>
        <w:jc w:val="both"/>
        <w:rPr>
          <w:rFonts w:ascii="Arial" w:hAnsi="Arial" w:cs="Arial"/>
          <w:sz w:val="22"/>
          <w:szCs w:val="22"/>
        </w:rPr>
      </w:pPr>
      <w:r w:rsidRPr="005931E9">
        <w:rPr>
          <w:rFonts w:ascii="Arial" w:hAnsi="Arial" w:cs="Arial"/>
          <w:sz w:val="22"/>
          <w:szCs w:val="22"/>
        </w:rPr>
        <w:t xml:space="preserve">· </w:t>
      </w:r>
      <w:r w:rsidR="00E937D4">
        <w:rPr>
          <w:rFonts w:ascii="Arial" w:hAnsi="Arial" w:cs="Arial"/>
          <w:sz w:val="22"/>
          <w:szCs w:val="22"/>
        </w:rPr>
        <w:t>д</w:t>
      </w:r>
      <w:r w:rsidRPr="005931E9">
        <w:rPr>
          <w:rFonts w:ascii="Arial" w:hAnsi="Arial" w:cs="Arial"/>
          <w:sz w:val="22"/>
          <w:szCs w:val="22"/>
        </w:rPr>
        <w:t>ату отгрузки со склада Поставщика;</w:t>
      </w:r>
    </w:p>
    <w:p w14:paraId="403F9580" w14:textId="02ECF93D" w:rsidR="00CB1998" w:rsidRPr="005931E9" w:rsidRDefault="00CB1998" w:rsidP="005931E9">
      <w:pPr>
        <w:ind w:firstLine="567"/>
        <w:jc w:val="both"/>
        <w:rPr>
          <w:rFonts w:ascii="Arial" w:hAnsi="Arial" w:cs="Arial"/>
          <w:sz w:val="22"/>
          <w:szCs w:val="22"/>
        </w:rPr>
      </w:pPr>
      <w:r w:rsidRPr="005931E9">
        <w:rPr>
          <w:rFonts w:ascii="Arial" w:hAnsi="Arial" w:cs="Arial"/>
          <w:sz w:val="22"/>
          <w:szCs w:val="22"/>
        </w:rPr>
        <w:t xml:space="preserve">· </w:t>
      </w:r>
      <w:r w:rsidR="00E937D4">
        <w:rPr>
          <w:rFonts w:ascii="Arial" w:hAnsi="Arial" w:cs="Arial"/>
          <w:sz w:val="22"/>
          <w:szCs w:val="22"/>
        </w:rPr>
        <w:t>н</w:t>
      </w:r>
      <w:r w:rsidRPr="005931E9">
        <w:rPr>
          <w:rFonts w:ascii="Arial" w:hAnsi="Arial" w:cs="Arial"/>
          <w:sz w:val="22"/>
          <w:szCs w:val="22"/>
        </w:rPr>
        <w:t>омер Договора;</w:t>
      </w:r>
    </w:p>
    <w:p w14:paraId="62572F1B" w14:textId="582249B6" w:rsidR="00CB1998" w:rsidRPr="005931E9" w:rsidRDefault="00CB1998" w:rsidP="005931E9">
      <w:pPr>
        <w:ind w:firstLine="567"/>
        <w:jc w:val="both"/>
        <w:rPr>
          <w:rFonts w:ascii="Arial" w:hAnsi="Arial" w:cs="Arial"/>
          <w:sz w:val="22"/>
          <w:szCs w:val="22"/>
        </w:rPr>
      </w:pPr>
      <w:r w:rsidRPr="005931E9">
        <w:rPr>
          <w:rFonts w:ascii="Arial" w:hAnsi="Arial" w:cs="Arial"/>
          <w:sz w:val="22"/>
          <w:szCs w:val="22"/>
        </w:rPr>
        <w:t xml:space="preserve">· </w:t>
      </w:r>
      <w:r w:rsidR="00E937D4">
        <w:rPr>
          <w:rFonts w:ascii="Arial" w:hAnsi="Arial" w:cs="Arial"/>
          <w:sz w:val="22"/>
          <w:szCs w:val="22"/>
        </w:rPr>
        <w:t>н</w:t>
      </w:r>
      <w:r w:rsidRPr="005931E9">
        <w:rPr>
          <w:rFonts w:ascii="Arial" w:hAnsi="Arial" w:cs="Arial"/>
          <w:sz w:val="22"/>
          <w:szCs w:val="22"/>
        </w:rPr>
        <w:t>аименование Товара;</w:t>
      </w:r>
    </w:p>
    <w:p w14:paraId="45B71652" w14:textId="3672BFEF" w:rsidR="00CB1998" w:rsidRPr="005931E9" w:rsidRDefault="00CB1998" w:rsidP="005931E9">
      <w:pPr>
        <w:ind w:firstLine="567"/>
        <w:jc w:val="both"/>
        <w:rPr>
          <w:rFonts w:ascii="Arial" w:hAnsi="Arial" w:cs="Arial"/>
          <w:sz w:val="22"/>
          <w:szCs w:val="22"/>
        </w:rPr>
      </w:pPr>
      <w:r w:rsidRPr="005931E9">
        <w:rPr>
          <w:rFonts w:ascii="Arial" w:hAnsi="Arial" w:cs="Arial"/>
          <w:sz w:val="22"/>
          <w:szCs w:val="22"/>
        </w:rPr>
        <w:t xml:space="preserve">· </w:t>
      </w:r>
      <w:r w:rsidR="00E937D4">
        <w:rPr>
          <w:rFonts w:ascii="Arial" w:hAnsi="Arial" w:cs="Arial"/>
          <w:sz w:val="22"/>
          <w:szCs w:val="22"/>
        </w:rPr>
        <w:t>к</w:t>
      </w:r>
      <w:r w:rsidRPr="005931E9">
        <w:rPr>
          <w:rFonts w:ascii="Arial" w:hAnsi="Arial" w:cs="Arial"/>
          <w:sz w:val="22"/>
          <w:szCs w:val="22"/>
        </w:rPr>
        <w:t>оличество Товара;</w:t>
      </w:r>
    </w:p>
    <w:p w14:paraId="1BE016C4" w14:textId="6B3A051E" w:rsidR="00CB1998" w:rsidRPr="005931E9" w:rsidRDefault="00CB1998" w:rsidP="005931E9">
      <w:pPr>
        <w:ind w:firstLine="567"/>
        <w:jc w:val="both"/>
        <w:rPr>
          <w:rFonts w:ascii="Arial" w:hAnsi="Arial" w:cs="Arial"/>
          <w:sz w:val="22"/>
          <w:szCs w:val="22"/>
        </w:rPr>
      </w:pPr>
      <w:r w:rsidRPr="005931E9">
        <w:rPr>
          <w:rFonts w:ascii="Arial" w:hAnsi="Arial" w:cs="Arial"/>
          <w:sz w:val="22"/>
          <w:szCs w:val="22"/>
        </w:rPr>
        <w:t xml:space="preserve">· </w:t>
      </w:r>
      <w:r w:rsidR="00E937D4">
        <w:rPr>
          <w:rFonts w:ascii="Arial" w:hAnsi="Arial" w:cs="Arial"/>
          <w:sz w:val="22"/>
          <w:szCs w:val="22"/>
        </w:rPr>
        <w:t>п</w:t>
      </w:r>
      <w:r w:rsidRPr="005931E9">
        <w:rPr>
          <w:rFonts w:ascii="Arial" w:hAnsi="Arial" w:cs="Arial"/>
          <w:sz w:val="22"/>
          <w:szCs w:val="22"/>
        </w:rPr>
        <w:t>ланируемую дату прибытия Товара в место поставки.</w:t>
      </w:r>
    </w:p>
    <w:p w14:paraId="7ED621E9" w14:textId="0CD8F46D" w:rsidR="00CB1998" w:rsidRPr="005931E9" w:rsidRDefault="00CB1998" w:rsidP="005931E9">
      <w:pPr>
        <w:ind w:firstLine="567"/>
        <w:jc w:val="both"/>
        <w:rPr>
          <w:rFonts w:ascii="Arial" w:hAnsi="Arial" w:cs="Arial"/>
          <w:sz w:val="22"/>
          <w:szCs w:val="22"/>
        </w:rPr>
      </w:pPr>
      <w:r w:rsidRPr="005931E9">
        <w:rPr>
          <w:rFonts w:ascii="Arial" w:hAnsi="Arial" w:cs="Arial"/>
          <w:sz w:val="22"/>
          <w:szCs w:val="22"/>
        </w:rPr>
        <w:t xml:space="preserve">Покупатель в ответ на такое </w:t>
      </w:r>
      <w:r w:rsidR="00F42FA9">
        <w:rPr>
          <w:rFonts w:ascii="Arial" w:hAnsi="Arial" w:cs="Arial"/>
          <w:sz w:val="22"/>
          <w:szCs w:val="22"/>
        </w:rPr>
        <w:t>извещение</w:t>
      </w:r>
      <w:r w:rsidRPr="005931E9">
        <w:rPr>
          <w:rFonts w:ascii="Arial" w:hAnsi="Arial" w:cs="Arial"/>
          <w:sz w:val="22"/>
          <w:szCs w:val="22"/>
        </w:rPr>
        <w:t xml:space="preserve"> (не позднее, чем через </w:t>
      </w:r>
      <w:r w:rsidR="00A60258">
        <w:rPr>
          <w:rFonts w:ascii="Arial" w:hAnsi="Arial" w:cs="Arial"/>
          <w:sz w:val="22"/>
          <w:szCs w:val="22"/>
        </w:rPr>
        <w:t>2</w:t>
      </w:r>
      <w:r w:rsidRPr="005931E9">
        <w:rPr>
          <w:rFonts w:ascii="Arial" w:hAnsi="Arial" w:cs="Arial"/>
          <w:sz w:val="22"/>
          <w:szCs w:val="22"/>
        </w:rPr>
        <w:t xml:space="preserve"> рабочих дн</w:t>
      </w:r>
      <w:r w:rsidR="00A60258">
        <w:rPr>
          <w:rFonts w:ascii="Arial" w:hAnsi="Arial" w:cs="Arial"/>
          <w:sz w:val="22"/>
          <w:szCs w:val="22"/>
        </w:rPr>
        <w:t>я</w:t>
      </w:r>
      <w:r w:rsidRPr="005931E9">
        <w:rPr>
          <w:rFonts w:ascii="Arial" w:hAnsi="Arial" w:cs="Arial"/>
          <w:sz w:val="22"/>
          <w:szCs w:val="22"/>
        </w:rPr>
        <w:t xml:space="preserve"> с даты его получения) вправе дать Поставщику указание о приостановке отгрузки (доставки) Товара в место поставки на срок не более 30 дней. Расходы Поставщика на временное хранение Товара в период приостановки отгрузки считаются включенными в стоимость такого Товара. По истечени</w:t>
      </w:r>
      <w:r w:rsidR="00E937D4">
        <w:rPr>
          <w:rFonts w:ascii="Arial" w:hAnsi="Arial" w:cs="Arial"/>
          <w:sz w:val="22"/>
          <w:szCs w:val="22"/>
        </w:rPr>
        <w:t>и</w:t>
      </w:r>
      <w:r w:rsidRPr="005931E9">
        <w:rPr>
          <w:rFonts w:ascii="Arial" w:hAnsi="Arial" w:cs="Arial"/>
          <w:sz w:val="22"/>
          <w:szCs w:val="22"/>
        </w:rPr>
        <w:t xml:space="preserve"> вышеуказанного периода приостановки отгрузки Поставщик осуществляет доставку Товара в место поставки, о чем предварительно письменно уведомляет Покупателя. Если Покупатель сообщает Поставщику о неготовности принять Товар в месте поставки по истечении вышеуказанного периода приостановки, то возможность дальнейшего хранения Товара Поставщиком, плата за такое хранение, измененные условия приемки и оплаты Товара могут быть согласованы исключительно на основании дополнительного соглашения Сторон. </w:t>
      </w:r>
    </w:p>
    <w:p w14:paraId="7890BCFF" w14:textId="3B6FD7C9"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lastRenderedPageBreak/>
        <w:t>В день отгрузки Товара или партии Товара со склада Поставщика Поставщик должен предоставить Покупателю копии следующих документов на отгруженный Товар:</w:t>
      </w:r>
    </w:p>
    <w:p w14:paraId="63AF8D2D" w14:textId="31EFC132"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 упаковочный лист на каждое товарно-транспортное место</w:t>
      </w:r>
      <w:r w:rsidR="00A60258" w:rsidRPr="000462F2">
        <w:rPr>
          <w:rFonts w:ascii="Arial" w:hAnsi="Arial" w:cs="Arial"/>
          <w:sz w:val="22"/>
          <w:szCs w:val="22"/>
        </w:rPr>
        <w:t xml:space="preserve">, содержащий </w:t>
      </w:r>
      <w:r w:rsidRPr="000462F2">
        <w:rPr>
          <w:rFonts w:ascii="Arial" w:hAnsi="Arial" w:cs="Arial"/>
          <w:sz w:val="22"/>
          <w:szCs w:val="22"/>
        </w:rPr>
        <w:t>следующие сведения</w:t>
      </w:r>
      <w:r w:rsidR="00E937D4" w:rsidRPr="000462F2">
        <w:rPr>
          <w:rFonts w:ascii="Arial" w:hAnsi="Arial" w:cs="Arial"/>
          <w:sz w:val="22"/>
          <w:szCs w:val="22"/>
        </w:rPr>
        <w:t xml:space="preserve"> (если применимо)</w:t>
      </w:r>
      <w:r w:rsidRPr="000462F2">
        <w:rPr>
          <w:rFonts w:ascii="Arial" w:hAnsi="Arial" w:cs="Arial"/>
          <w:sz w:val="22"/>
          <w:szCs w:val="22"/>
        </w:rPr>
        <w:t xml:space="preserve">: </w:t>
      </w:r>
    </w:p>
    <w:p w14:paraId="60C7F201" w14:textId="7B165E17"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 xml:space="preserve">-перечень упакованных ТМЦ, </w:t>
      </w:r>
    </w:p>
    <w:p w14:paraId="719BF776" w14:textId="292EAC98"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 xml:space="preserve">-их количество, </w:t>
      </w:r>
    </w:p>
    <w:p w14:paraId="077167AD" w14:textId="5D7F5187"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 xml:space="preserve">-тип (модель), </w:t>
      </w:r>
    </w:p>
    <w:p w14:paraId="24A30A6D" w14:textId="386CB010"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 xml:space="preserve">-вес брутто и нетто, </w:t>
      </w:r>
    </w:p>
    <w:p w14:paraId="1DD3C261" w14:textId="55D35741"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 xml:space="preserve">-номер </w:t>
      </w:r>
      <w:r w:rsidR="00A60258" w:rsidRPr="000462F2">
        <w:rPr>
          <w:rFonts w:ascii="Arial" w:hAnsi="Arial" w:cs="Arial"/>
          <w:sz w:val="22"/>
          <w:szCs w:val="22"/>
        </w:rPr>
        <w:t>Договора</w:t>
      </w:r>
      <w:r w:rsidRPr="000462F2">
        <w:rPr>
          <w:rFonts w:ascii="Arial" w:hAnsi="Arial" w:cs="Arial"/>
          <w:sz w:val="22"/>
          <w:szCs w:val="22"/>
        </w:rPr>
        <w:t xml:space="preserve">, </w:t>
      </w:r>
    </w:p>
    <w:p w14:paraId="5FD4C15A" w14:textId="4ADB3076"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-номер ящика (контейнера),</w:t>
      </w:r>
    </w:p>
    <w:p w14:paraId="000A89CB" w14:textId="22DB6AAD"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 xml:space="preserve">-общее количество ящиков (контейнеров), </w:t>
      </w:r>
    </w:p>
    <w:p w14:paraId="2F54DA08" w14:textId="2A1845E6"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 xml:space="preserve">-номер транспортного документа, </w:t>
      </w:r>
    </w:p>
    <w:p w14:paraId="653D41F7" w14:textId="6FAE63C6"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-габаритные размеры товарно-транспортного места,</w:t>
      </w:r>
    </w:p>
    <w:p w14:paraId="7A189F22" w14:textId="1765BA38"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-условия складского хранения товарно-транспортного места.</w:t>
      </w:r>
    </w:p>
    <w:p w14:paraId="1D9DC59A" w14:textId="1FD9AFE2"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 Счет-фактуру</w:t>
      </w:r>
      <w:r w:rsidR="00706822" w:rsidRPr="000462F2">
        <w:rPr>
          <w:rFonts w:ascii="Arial" w:hAnsi="Arial" w:cs="Arial"/>
          <w:sz w:val="22"/>
          <w:szCs w:val="22"/>
        </w:rPr>
        <w:t xml:space="preserve"> (оформленный в соответствии с требованиями НК РФ)</w:t>
      </w:r>
      <w:r w:rsidRPr="000462F2">
        <w:rPr>
          <w:rFonts w:ascii="Arial" w:hAnsi="Arial" w:cs="Arial"/>
          <w:sz w:val="22"/>
          <w:szCs w:val="22"/>
        </w:rPr>
        <w:t>;</w:t>
      </w:r>
    </w:p>
    <w:p w14:paraId="48B26E4D" w14:textId="783BE4B8" w:rsidR="005A3902" w:rsidRPr="000462F2" w:rsidRDefault="005A3902" w:rsidP="005931E9">
      <w:pPr>
        <w:ind w:firstLine="567"/>
        <w:jc w:val="both"/>
        <w:rPr>
          <w:rFonts w:ascii="Arial" w:hAnsi="Arial" w:cs="Arial"/>
          <w:sz w:val="22"/>
          <w:szCs w:val="22"/>
        </w:rPr>
      </w:pPr>
      <w:r w:rsidRPr="000462F2">
        <w:rPr>
          <w:rFonts w:ascii="Arial" w:hAnsi="Arial" w:cs="Arial"/>
          <w:sz w:val="22"/>
          <w:szCs w:val="22"/>
        </w:rPr>
        <w:t>· Товарную накладную ТОРГ-12/УПД</w:t>
      </w:r>
      <w:del w:id="0" w:author="Orlova Svetlana Anatolyevna" w:date="2026-08-14T11:40:00Z">
        <w:r w:rsidRPr="000462F2" w:rsidDel="000462F2">
          <w:rPr>
            <w:rFonts w:ascii="Arial" w:hAnsi="Arial" w:cs="Arial"/>
            <w:sz w:val="22"/>
            <w:szCs w:val="22"/>
          </w:rPr>
          <w:delText>;</w:delText>
        </w:r>
      </w:del>
      <w:ins w:id="1" w:author="Orlova Svetlana Anatolyevna" w:date="2026-08-14T11:40:00Z">
        <w:r w:rsidR="000462F2">
          <w:rPr>
            <w:rFonts w:ascii="Arial" w:hAnsi="Arial" w:cs="Arial"/>
            <w:sz w:val="22"/>
            <w:szCs w:val="22"/>
          </w:rPr>
          <w:t>.</w:t>
        </w:r>
      </w:ins>
    </w:p>
    <w:p w14:paraId="7A1D6EDA" w14:textId="666F7EB2" w:rsidR="00A60258" w:rsidRDefault="00D771C8" w:rsidP="00ED111D">
      <w:pPr>
        <w:suppressAutoHyphens w:val="0"/>
        <w:ind w:firstLine="567"/>
        <w:jc w:val="both"/>
        <w:rPr>
          <w:rFonts w:ascii="Arial" w:hAnsi="Arial" w:cs="Arial"/>
          <w:sz w:val="22"/>
          <w:szCs w:val="22"/>
        </w:rPr>
      </w:pPr>
      <w:bookmarkStart w:id="2" w:name="_GoBack"/>
      <w:bookmarkEnd w:id="2"/>
      <w:r w:rsidRPr="000462F2">
        <w:rPr>
          <w:rFonts w:ascii="Arial" w:hAnsi="Arial" w:cs="Arial"/>
          <w:sz w:val="22"/>
          <w:szCs w:val="22"/>
        </w:rPr>
        <w:t xml:space="preserve">Копии вышеуказанных документов в сканированном виде Поставщик обязан направить </w:t>
      </w:r>
      <w:r w:rsidR="008F3938" w:rsidRPr="000462F2">
        <w:rPr>
          <w:rFonts w:ascii="Arial" w:hAnsi="Arial" w:cs="Arial"/>
          <w:sz w:val="22"/>
          <w:szCs w:val="22"/>
        </w:rPr>
        <w:t>в срок, указанный в настоящем пункте, посредством электронной почты по адресам, указанным в п.3.4 Договора.</w:t>
      </w:r>
    </w:p>
    <w:p w14:paraId="65DE0497" w14:textId="08C5F56E" w:rsidR="008F30CB" w:rsidRPr="00501ADA" w:rsidRDefault="008F30CB" w:rsidP="008F3938">
      <w:pPr>
        <w:suppressAutoHyphens w:val="0"/>
        <w:ind w:firstLine="567"/>
        <w:jc w:val="both"/>
        <w:rPr>
          <w:rFonts w:ascii="Arial" w:hAnsi="Arial" w:cs="Arial"/>
          <w:sz w:val="22"/>
          <w:szCs w:val="22"/>
        </w:rPr>
      </w:pPr>
      <w:r w:rsidRPr="00501ADA">
        <w:rPr>
          <w:rFonts w:ascii="Arial" w:hAnsi="Arial" w:cs="Arial"/>
          <w:sz w:val="22"/>
          <w:szCs w:val="22"/>
        </w:rPr>
        <w:t xml:space="preserve">2.5. Приемка Товара Покупателем осуществляется: </w:t>
      </w:r>
    </w:p>
    <w:p w14:paraId="1162FB10" w14:textId="6A335930" w:rsidR="008F30CB" w:rsidRPr="000462F2" w:rsidRDefault="008F30CB" w:rsidP="00200E99">
      <w:pPr>
        <w:pStyle w:val="a8"/>
        <w:numPr>
          <w:ilvl w:val="2"/>
          <w:numId w:val="21"/>
        </w:numPr>
        <w:ind w:left="0" w:firstLine="567"/>
        <w:jc w:val="both"/>
        <w:rPr>
          <w:rFonts w:ascii="Arial" w:hAnsi="Arial" w:cs="Arial"/>
          <w:sz w:val="22"/>
          <w:szCs w:val="22"/>
        </w:rPr>
      </w:pPr>
      <w:r w:rsidRPr="00501ADA">
        <w:rPr>
          <w:rFonts w:ascii="Arial" w:hAnsi="Arial" w:cs="Arial"/>
          <w:sz w:val="22"/>
          <w:szCs w:val="22"/>
        </w:rPr>
        <w:t>по количеству мест и внешнему виду (в отношении целостности и внешнего вида упаковки) при получении Товара</w:t>
      </w:r>
      <w:r w:rsidR="008F3938" w:rsidRPr="00501ADA">
        <w:rPr>
          <w:rStyle w:val="ac"/>
          <w:rFonts w:ascii="Arial" w:hAnsi="Arial" w:cs="Arial"/>
          <w:sz w:val="22"/>
          <w:szCs w:val="22"/>
        </w:rPr>
        <w:footnoteReference w:id="2"/>
      </w:r>
      <w:r w:rsidRPr="00501ADA">
        <w:rPr>
          <w:rFonts w:ascii="Arial" w:hAnsi="Arial" w:cs="Arial"/>
          <w:sz w:val="22"/>
          <w:szCs w:val="22"/>
        </w:rPr>
        <w:t xml:space="preserve"> </w:t>
      </w:r>
      <w:r w:rsidR="00233E3D" w:rsidRPr="00501ADA">
        <w:rPr>
          <w:rFonts w:ascii="Arial" w:hAnsi="Arial" w:cs="Arial"/>
          <w:sz w:val="22"/>
          <w:szCs w:val="22"/>
        </w:rPr>
        <w:t xml:space="preserve">Покупателем </w:t>
      </w:r>
      <w:r w:rsidRPr="00501ADA">
        <w:rPr>
          <w:rFonts w:ascii="Arial" w:hAnsi="Arial" w:cs="Arial"/>
          <w:sz w:val="22"/>
          <w:szCs w:val="22"/>
        </w:rPr>
        <w:t xml:space="preserve">и подтверждается </w:t>
      </w:r>
      <w:r w:rsidRPr="000462F2">
        <w:rPr>
          <w:rFonts w:ascii="Arial" w:hAnsi="Arial" w:cs="Arial"/>
          <w:sz w:val="22"/>
          <w:szCs w:val="22"/>
        </w:rPr>
        <w:t>подписанием транспортно</w:t>
      </w:r>
      <w:r w:rsidR="00545576" w:rsidRPr="000462F2">
        <w:rPr>
          <w:rFonts w:ascii="Arial" w:hAnsi="Arial" w:cs="Arial"/>
          <w:sz w:val="22"/>
          <w:szCs w:val="22"/>
        </w:rPr>
        <w:t>го</w:t>
      </w:r>
      <w:r w:rsidRPr="000462F2">
        <w:rPr>
          <w:rFonts w:ascii="Arial" w:hAnsi="Arial" w:cs="Arial"/>
          <w:sz w:val="22"/>
          <w:szCs w:val="22"/>
        </w:rPr>
        <w:t xml:space="preserve"> </w:t>
      </w:r>
      <w:r w:rsidR="00545576" w:rsidRPr="000462F2">
        <w:rPr>
          <w:rFonts w:ascii="Arial" w:hAnsi="Arial" w:cs="Arial"/>
          <w:sz w:val="22"/>
          <w:szCs w:val="22"/>
        </w:rPr>
        <w:t>документа, указанного в п. 1.3. Договора</w:t>
      </w:r>
      <w:r w:rsidR="005C0EE9" w:rsidRPr="000462F2">
        <w:rPr>
          <w:rFonts w:ascii="Arial" w:hAnsi="Arial" w:cs="Arial"/>
          <w:sz w:val="22"/>
          <w:szCs w:val="22"/>
        </w:rPr>
        <w:t xml:space="preserve"> (дата доставки)</w:t>
      </w:r>
      <w:r w:rsidR="00233E3D" w:rsidRPr="000462F2">
        <w:rPr>
          <w:rFonts w:ascii="Arial" w:hAnsi="Arial" w:cs="Arial"/>
          <w:sz w:val="22"/>
          <w:szCs w:val="22"/>
        </w:rPr>
        <w:t>.</w:t>
      </w:r>
    </w:p>
    <w:p w14:paraId="7241DD61" w14:textId="77777777" w:rsidR="004D09C1" w:rsidRDefault="004D09C1" w:rsidP="00200E99">
      <w:pPr>
        <w:pStyle w:val="a8"/>
        <w:numPr>
          <w:ilvl w:val="2"/>
          <w:numId w:val="21"/>
        </w:numPr>
        <w:ind w:left="0" w:firstLine="567"/>
        <w:jc w:val="both"/>
        <w:rPr>
          <w:rFonts w:ascii="Arial" w:hAnsi="Arial" w:cs="Arial"/>
          <w:sz w:val="22"/>
          <w:szCs w:val="22"/>
        </w:rPr>
      </w:pPr>
    </w:p>
    <w:p w14:paraId="4124972A" w14:textId="77777777" w:rsidR="00545576" w:rsidRDefault="004D09C1" w:rsidP="00C82068">
      <w:pPr>
        <w:pStyle w:val="a8"/>
        <w:ind w:left="0"/>
        <w:jc w:val="both"/>
        <w:rPr>
          <w:rFonts w:ascii="Arial" w:hAnsi="Arial" w:cs="Arial"/>
          <w:sz w:val="22"/>
          <w:szCs w:val="22"/>
        </w:rPr>
      </w:pPr>
      <w:r>
        <w:rPr>
          <w:rFonts w:ascii="Arial" w:hAnsi="Arial" w:cs="Arial"/>
          <w:sz w:val="22"/>
          <w:szCs w:val="22"/>
        </w:rPr>
        <w:t xml:space="preserve">Вариант 1 (общие условия) </w:t>
      </w:r>
    </w:p>
    <w:p w14:paraId="2924BCD9" w14:textId="1F90F83D" w:rsidR="00F05DCE" w:rsidRDefault="008F30CB" w:rsidP="00C82068">
      <w:pPr>
        <w:pStyle w:val="a8"/>
        <w:ind w:left="0"/>
        <w:jc w:val="both"/>
        <w:rPr>
          <w:rFonts w:ascii="Arial" w:hAnsi="Arial" w:cs="Arial"/>
          <w:sz w:val="22"/>
          <w:szCs w:val="22"/>
        </w:rPr>
      </w:pPr>
      <w:r w:rsidRPr="00200E99">
        <w:rPr>
          <w:rFonts w:ascii="Arial" w:hAnsi="Arial" w:cs="Arial"/>
          <w:sz w:val="22"/>
          <w:szCs w:val="22"/>
        </w:rPr>
        <w:t xml:space="preserve">по </w:t>
      </w:r>
      <w:proofErr w:type="spellStart"/>
      <w:r w:rsidRPr="00200E99">
        <w:rPr>
          <w:rFonts w:ascii="Arial" w:hAnsi="Arial" w:cs="Arial"/>
          <w:sz w:val="22"/>
          <w:szCs w:val="22"/>
        </w:rPr>
        <w:t>внутритарному</w:t>
      </w:r>
      <w:proofErr w:type="spellEnd"/>
      <w:r w:rsidRPr="00200E99">
        <w:rPr>
          <w:rFonts w:ascii="Arial" w:hAnsi="Arial" w:cs="Arial"/>
          <w:sz w:val="22"/>
          <w:szCs w:val="22"/>
        </w:rPr>
        <w:t xml:space="preserve"> количеству, качеству, ассортименту и комплектности в течение 20 дней с даты </w:t>
      </w:r>
      <w:r w:rsidRPr="00DD4987">
        <w:rPr>
          <w:rFonts w:ascii="Arial" w:hAnsi="Arial" w:cs="Arial"/>
          <w:sz w:val="22"/>
          <w:szCs w:val="22"/>
        </w:rPr>
        <w:t xml:space="preserve">подписания Покупателем </w:t>
      </w:r>
      <w:r w:rsidR="00545576" w:rsidRPr="00200E99">
        <w:rPr>
          <w:rFonts w:ascii="Arial" w:hAnsi="Arial" w:cs="Arial"/>
          <w:sz w:val="22"/>
          <w:szCs w:val="22"/>
        </w:rPr>
        <w:t>транспортно</w:t>
      </w:r>
      <w:r w:rsidR="00545576">
        <w:rPr>
          <w:rFonts w:ascii="Arial" w:hAnsi="Arial" w:cs="Arial"/>
          <w:sz w:val="22"/>
          <w:szCs w:val="22"/>
        </w:rPr>
        <w:t>го</w:t>
      </w:r>
      <w:r w:rsidR="00545576" w:rsidRPr="00200E99">
        <w:rPr>
          <w:rFonts w:ascii="Arial" w:hAnsi="Arial" w:cs="Arial"/>
          <w:sz w:val="22"/>
          <w:szCs w:val="22"/>
        </w:rPr>
        <w:t xml:space="preserve"> </w:t>
      </w:r>
      <w:r w:rsidR="00545576">
        <w:rPr>
          <w:rFonts w:ascii="Arial" w:hAnsi="Arial" w:cs="Arial"/>
          <w:sz w:val="22"/>
          <w:szCs w:val="22"/>
        </w:rPr>
        <w:t>документа</w:t>
      </w:r>
      <w:r w:rsidR="00DD4987" w:rsidRPr="00C82068">
        <w:rPr>
          <w:rFonts w:ascii="Arial" w:hAnsi="Arial" w:cs="Arial"/>
          <w:color w:val="00B0F0"/>
          <w:sz w:val="22"/>
          <w:szCs w:val="20"/>
        </w:rPr>
        <w:t xml:space="preserve"> </w:t>
      </w:r>
      <w:r w:rsidRPr="00DD4987">
        <w:rPr>
          <w:rFonts w:ascii="Arial" w:hAnsi="Arial" w:cs="Arial"/>
          <w:sz w:val="22"/>
          <w:szCs w:val="22"/>
        </w:rPr>
        <w:t>и получения</w:t>
      </w:r>
      <w:r w:rsidRPr="00200E99">
        <w:rPr>
          <w:rFonts w:ascii="Arial" w:hAnsi="Arial" w:cs="Arial"/>
          <w:sz w:val="22"/>
          <w:szCs w:val="22"/>
        </w:rPr>
        <w:t xml:space="preserve"> Покупателем документов</w:t>
      </w:r>
      <w:r w:rsidR="00A60258" w:rsidRPr="00200E99">
        <w:rPr>
          <w:rFonts w:ascii="Arial" w:hAnsi="Arial" w:cs="Arial"/>
          <w:sz w:val="22"/>
          <w:szCs w:val="22"/>
        </w:rPr>
        <w:t>,</w:t>
      </w:r>
      <w:r w:rsidRPr="00200E99">
        <w:rPr>
          <w:rFonts w:ascii="Arial" w:hAnsi="Arial" w:cs="Arial"/>
          <w:sz w:val="22"/>
          <w:szCs w:val="22"/>
        </w:rPr>
        <w:t xml:space="preserve"> указанных в </w:t>
      </w:r>
      <w:hyperlink w:anchor="пункт2_5" w:history="1">
        <w:r w:rsidRPr="00200E99">
          <w:rPr>
            <w:rFonts w:ascii="Arial" w:hAnsi="Arial" w:cs="Arial"/>
            <w:sz w:val="22"/>
            <w:szCs w:val="22"/>
          </w:rPr>
          <w:t>п.1.3.</w:t>
        </w:r>
      </w:hyperlink>
      <w:r w:rsidRPr="00200E99">
        <w:rPr>
          <w:rFonts w:ascii="Arial" w:hAnsi="Arial" w:cs="Arial"/>
          <w:sz w:val="22"/>
          <w:szCs w:val="22"/>
        </w:rPr>
        <w:t xml:space="preserve"> Договора, и подтверждается подписанием Покупателем товарной накладной по форме ТОРГ-12/УПД</w:t>
      </w:r>
      <w:r w:rsidR="00F05DCE" w:rsidRPr="00200E99">
        <w:rPr>
          <w:rFonts w:ascii="Arial" w:hAnsi="Arial" w:cs="Arial"/>
          <w:sz w:val="22"/>
          <w:szCs w:val="22"/>
        </w:rPr>
        <w:t xml:space="preserve"> (дата поставки)</w:t>
      </w:r>
      <w:r w:rsidRPr="00200E99">
        <w:rPr>
          <w:rFonts w:ascii="Arial" w:hAnsi="Arial" w:cs="Arial"/>
          <w:sz w:val="22"/>
          <w:szCs w:val="22"/>
        </w:rPr>
        <w:t>.</w:t>
      </w:r>
    </w:p>
    <w:p w14:paraId="17B6336A" w14:textId="77777777" w:rsidR="00545576" w:rsidRDefault="004D09C1" w:rsidP="00C82068">
      <w:pPr>
        <w:pStyle w:val="a8"/>
        <w:ind w:left="0"/>
        <w:jc w:val="both"/>
        <w:rPr>
          <w:rFonts w:ascii="Arial" w:hAnsi="Arial" w:cs="Arial"/>
          <w:sz w:val="22"/>
          <w:szCs w:val="22"/>
        </w:rPr>
      </w:pPr>
      <w:r>
        <w:rPr>
          <w:rFonts w:ascii="Arial" w:hAnsi="Arial" w:cs="Arial"/>
          <w:sz w:val="22"/>
          <w:szCs w:val="22"/>
        </w:rPr>
        <w:t xml:space="preserve">Вариант 2 (в отношении </w:t>
      </w:r>
      <w:r w:rsidRPr="004D09C1">
        <w:rPr>
          <w:rFonts w:ascii="Arial" w:hAnsi="Arial" w:cs="Arial"/>
          <w:sz w:val="22"/>
          <w:szCs w:val="22"/>
        </w:rPr>
        <w:t>ионообменных</w:t>
      </w:r>
      <w:r>
        <w:rPr>
          <w:rFonts w:ascii="Arial" w:hAnsi="Arial" w:cs="Arial"/>
          <w:sz w:val="22"/>
          <w:szCs w:val="22"/>
        </w:rPr>
        <w:t xml:space="preserve"> смол) </w:t>
      </w:r>
    </w:p>
    <w:p w14:paraId="69CD80BE" w14:textId="0BFF62D1" w:rsidR="004D09C1" w:rsidRPr="004D09C1" w:rsidRDefault="004D09C1" w:rsidP="00C82068">
      <w:pPr>
        <w:pStyle w:val="a8"/>
        <w:ind w:left="0"/>
        <w:jc w:val="both"/>
        <w:rPr>
          <w:rFonts w:ascii="Arial" w:hAnsi="Arial" w:cs="Arial"/>
          <w:sz w:val="22"/>
          <w:szCs w:val="22"/>
        </w:rPr>
      </w:pPr>
      <w:r w:rsidRPr="004D09C1">
        <w:rPr>
          <w:rFonts w:ascii="Arial" w:hAnsi="Arial" w:cs="Arial"/>
          <w:sz w:val="22"/>
          <w:szCs w:val="22"/>
        </w:rPr>
        <w:t xml:space="preserve">по </w:t>
      </w:r>
      <w:proofErr w:type="spellStart"/>
      <w:r w:rsidRPr="004D09C1">
        <w:rPr>
          <w:rFonts w:ascii="Arial" w:hAnsi="Arial" w:cs="Arial"/>
          <w:sz w:val="22"/>
          <w:szCs w:val="22"/>
        </w:rPr>
        <w:t>внутритарному</w:t>
      </w:r>
      <w:proofErr w:type="spellEnd"/>
      <w:r w:rsidRPr="004D09C1">
        <w:rPr>
          <w:rFonts w:ascii="Arial" w:hAnsi="Arial" w:cs="Arial"/>
          <w:sz w:val="22"/>
          <w:szCs w:val="22"/>
        </w:rPr>
        <w:t xml:space="preserve"> количеству, качеству, ассортим</w:t>
      </w:r>
      <w:r>
        <w:rPr>
          <w:rFonts w:ascii="Arial" w:hAnsi="Arial" w:cs="Arial"/>
          <w:sz w:val="22"/>
          <w:szCs w:val="22"/>
        </w:rPr>
        <w:t>енту и комплектности в течение 4</w:t>
      </w:r>
      <w:r w:rsidRPr="004D09C1">
        <w:rPr>
          <w:rFonts w:ascii="Arial" w:hAnsi="Arial" w:cs="Arial"/>
          <w:sz w:val="22"/>
          <w:szCs w:val="22"/>
        </w:rPr>
        <w:t xml:space="preserve">0 дней с даты подписания Покупателем </w:t>
      </w:r>
      <w:r w:rsidR="00545576" w:rsidRPr="00200E99">
        <w:rPr>
          <w:rFonts w:ascii="Arial" w:hAnsi="Arial" w:cs="Arial"/>
          <w:sz w:val="22"/>
          <w:szCs w:val="22"/>
        </w:rPr>
        <w:t>транспортно</w:t>
      </w:r>
      <w:r w:rsidR="00545576">
        <w:rPr>
          <w:rFonts w:ascii="Arial" w:hAnsi="Arial" w:cs="Arial"/>
          <w:sz w:val="22"/>
          <w:szCs w:val="22"/>
        </w:rPr>
        <w:t>го</w:t>
      </w:r>
      <w:r w:rsidR="00545576" w:rsidRPr="00200E99">
        <w:rPr>
          <w:rFonts w:ascii="Arial" w:hAnsi="Arial" w:cs="Arial"/>
          <w:sz w:val="22"/>
          <w:szCs w:val="22"/>
        </w:rPr>
        <w:t xml:space="preserve"> </w:t>
      </w:r>
      <w:r w:rsidR="00545576">
        <w:rPr>
          <w:rFonts w:ascii="Arial" w:hAnsi="Arial" w:cs="Arial"/>
          <w:sz w:val="22"/>
          <w:szCs w:val="22"/>
        </w:rPr>
        <w:t>документа</w:t>
      </w:r>
      <w:r w:rsidR="00DD4987">
        <w:rPr>
          <w:rFonts w:ascii="Arial" w:hAnsi="Arial" w:cs="Arial"/>
          <w:color w:val="00B0F0"/>
          <w:sz w:val="22"/>
          <w:szCs w:val="20"/>
        </w:rPr>
        <w:t xml:space="preserve"> </w:t>
      </w:r>
      <w:r w:rsidRPr="004D09C1">
        <w:rPr>
          <w:rFonts w:ascii="Arial" w:hAnsi="Arial" w:cs="Arial"/>
          <w:sz w:val="22"/>
          <w:szCs w:val="22"/>
        </w:rPr>
        <w:t>и получения Покупателем документов, указанных в п.1.3. Договора, и подтверждается подписанием Покупателем товарной накладной по форме ТОРГ-12/УПД (дата поставки).</w:t>
      </w:r>
    </w:p>
    <w:p w14:paraId="2AEBA098" w14:textId="141C4A9F" w:rsidR="008F30CB" w:rsidRPr="005931E9" w:rsidRDefault="009872BC" w:rsidP="005931E9">
      <w:pPr>
        <w:ind w:firstLine="567"/>
        <w:contextualSpacing/>
        <w:jc w:val="both"/>
        <w:rPr>
          <w:rFonts w:ascii="Arial" w:hAnsi="Arial" w:cs="Arial"/>
          <w:sz w:val="22"/>
          <w:szCs w:val="22"/>
        </w:rPr>
      </w:pPr>
      <w:r>
        <w:rPr>
          <w:rFonts w:ascii="Arial" w:hAnsi="Arial" w:cs="Arial"/>
          <w:sz w:val="22"/>
          <w:szCs w:val="22"/>
        </w:rPr>
        <w:t>2.</w:t>
      </w:r>
      <w:r w:rsidR="00A60258">
        <w:rPr>
          <w:rFonts w:ascii="Arial" w:hAnsi="Arial" w:cs="Arial"/>
          <w:sz w:val="22"/>
          <w:szCs w:val="22"/>
        </w:rPr>
        <w:t>6</w:t>
      </w:r>
      <w:r w:rsidR="008F30CB" w:rsidRPr="005931E9">
        <w:rPr>
          <w:rFonts w:ascii="Arial" w:hAnsi="Arial" w:cs="Arial"/>
          <w:sz w:val="22"/>
          <w:szCs w:val="22"/>
        </w:rPr>
        <w:t xml:space="preserve">. Если указанные в п.1.3. Договора документы не </w:t>
      </w:r>
      <w:r w:rsidR="00F05DCE">
        <w:rPr>
          <w:rFonts w:ascii="Arial" w:hAnsi="Arial" w:cs="Arial"/>
          <w:sz w:val="22"/>
          <w:szCs w:val="22"/>
        </w:rPr>
        <w:t>переданы</w:t>
      </w:r>
      <w:r w:rsidR="008F30CB" w:rsidRPr="005931E9">
        <w:rPr>
          <w:rFonts w:ascii="Arial" w:hAnsi="Arial" w:cs="Arial"/>
          <w:sz w:val="22"/>
          <w:szCs w:val="22"/>
        </w:rPr>
        <w:t xml:space="preserve"> </w:t>
      </w:r>
      <w:r w:rsidR="00A60258">
        <w:rPr>
          <w:rFonts w:ascii="Arial" w:hAnsi="Arial" w:cs="Arial"/>
          <w:sz w:val="22"/>
          <w:szCs w:val="22"/>
        </w:rPr>
        <w:t xml:space="preserve">Покупателю </w:t>
      </w:r>
      <w:r w:rsidR="008F30CB" w:rsidRPr="005931E9">
        <w:rPr>
          <w:rFonts w:ascii="Arial" w:hAnsi="Arial" w:cs="Arial"/>
          <w:sz w:val="22"/>
          <w:szCs w:val="22"/>
        </w:rPr>
        <w:t xml:space="preserve">одновременно с Товаром, Поставщик обязуется в срок не позднее 5 дней доставить Покупателю документы способом, обеспечивающим гарантированную доставку Покупателю указанных документов. </w:t>
      </w:r>
    </w:p>
    <w:p w14:paraId="2C7CA689" w14:textId="77777777" w:rsidR="008F30CB" w:rsidRPr="005931E9" w:rsidRDefault="008F30CB" w:rsidP="005931E9">
      <w:pPr>
        <w:ind w:firstLine="567"/>
        <w:contextualSpacing/>
        <w:jc w:val="both"/>
        <w:rPr>
          <w:rFonts w:ascii="Arial" w:hAnsi="Arial" w:cs="Arial"/>
          <w:sz w:val="22"/>
          <w:szCs w:val="22"/>
        </w:rPr>
      </w:pPr>
      <w:r w:rsidRPr="005931E9">
        <w:rPr>
          <w:rFonts w:ascii="Arial" w:hAnsi="Arial" w:cs="Arial"/>
          <w:sz w:val="22"/>
          <w:szCs w:val="22"/>
        </w:rPr>
        <w:t>Вся товарораспорядительная документация должна содержать ссылку на регистрационный номер и дату Договора.</w:t>
      </w:r>
    </w:p>
    <w:p w14:paraId="450D9BE7" w14:textId="463A3AF6" w:rsidR="008F30CB" w:rsidRPr="005931E9" w:rsidRDefault="008F30CB" w:rsidP="005931E9">
      <w:pPr>
        <w:ind w:firstLine="567"/>
        <w:contextualSpacing/>
        <w:jc w:val="both"/>
        <w:rPr>
          <w:rFonts w:ascii="Arial" w:hAnsi="Arial" w:cs="Arial"/>
          <w:sz w:val="22"/>
          <w:szCs w:val="22"/>
        </w:rPr>
      </w:pPr>
      <w:r w:rsidRPr="005931E9">
        <w:rPr>
          <w:rFonts w:ascii="Arial" w:hAnsi="Arial" w:cs="Arial"/>
          <w:sz w:val="22"/>
          <w:szCs w:val="22"/>
        </w:rPr>
        <w:t>В случае просрочки предоставления товаросопроводительной документации Покупатель вправе не подписывать ТОРГ-12/УПД</w:t>
      </w:r>
      <w:r w:rsidR="009872BC">
        <w:rPr>
          <w:rFonts w:ascii="Arial" w:hAnsi="Arial" w:cs="Arial"/>
          <w:sz w:val="22"/>
          <w:szCs w:val="22"/>
        </w:rPr>
        <w:t xml:space="preserve"> до получения всех необходимых документов</w:t>
      </w:r>
      <w:r w:rsidRPr="005931E9">
        <w:rPr>
          <w:rFonts w:ascii="Arial" w:hAnsi="Arial" w:cs="Arial"/>
          <w:sz w:val="22"/>
          <w:szCs w:val="22"/>
        </w:rPr>
        <w:t xml:space="preserve"> и увеличить срок оплаты Товара соразмерно времени просрочки предоставления всех документов.</w:t>
      </w:r>
    </w:p>
    <w:p w14:paraId="13792B77" w14:textId="4464A197" w:rsidR="008F3938" w:rsidRPr="008F3938" w:rsidRDefault="009872BC" w:rsidP="008F3938">
      <w:pPr>
        <w:ind w:firstLine="567"/>
        <w:jc w:val="both"/>
        <w:rPr>
          <w:rFonts w:ascii="Arial" w:hAnsi="Arial" w:cs="Arial"/>
          <w:sz w:val="22"/>
          <w:szCs w:val="22"/>
        </w:rPr>
      </w:pPr>
      <w:r>
        <w:rPr>
          <w:rFonts w:ascii="Arial" w:hAnsi="Arial" w:cs="Arial"/>
          <w:color w:val="000000" w:themeColor="text1"/>
          <w:sz w:val="22"/>
          <w:szCs w:val="22"/>
        </w:rPr>
        <w:t>2.</w:t>
      </w:r>
      <w:r w:rsidR="00200E99">
        <w:rPr>
          <w:rFonts w:ascii="Arial" w:hAnsi="Arial" w:cs="Arial"/>
          <w:color w:val="000000" w:themeColor="text1"/>
          <w:sz w:val="22"/>
          <w:szCs w:val="22"/>
        </w:rPr>
        <w:t>7</w:t>
      </w:r>
      <w:r w:rsidR="008F30CB" w:rsidRPr="1BB50469">
        <w:rPr>
          <w:rFonts w:ascii="Arial" w:hAnsi="Arial" w:cs="Arial"/>
          <w:color w:val="000000" w:themeColor="text1"/>
          <w:sz w:val="22"/>
          <w:szCs w:val="22"/>
        </w:rPr>
        <w:t xml:space="preserve">. </w:t>
      </w:r>
      <w:r w:rsidR="008F3938" w:rsidRPr="008F3938">
        <w:rPr>
          <w:rFonts w:ascii="Arial" w:hAnsi="Arial" w:cs="Arial"/>
          <w:sz w:val="22"/>
          <w:szCs w:val="22"/>
        </w:rPr>
        <w:t xml:space="preserve">Если в ходе приемки Товара согласно п. 2.5.2. настоящего Приложения у Покупателя возникают замечания по </w:t>
      </w:r>
      <w:proofErr w:type="spellStart"/>
      <w:r w:rsidR="008F3938" w:rsidRPr="008F3938">
        <w:rPr>
          <w:rFonts w:ascii="Arial" w:hAnsi="Arial" w:cs="Arial"/>
          <w:sz w:val="22"/>
          <w:szCs w:val="22"/>
        </w:rPr>
        <w:t>внутритарному</w:t>
      </w:r>
      <w:proofErr w:type="spellEnd"/>
      <w:r w:rsidR="008F3938" w:rsidRPr="008F3938">
        <w:rPr>
          <w:rFonts w:ascii="Arial" w:hAnsi="Arial" w:cs="Arial"/>
          <w:sz w:val="22"/>
          <w:szCs w:val="22"/>
        </w:rPr>
        <w:t xml:space="preserve"> количеству, качеству (в отношении явных (видимых) недостатков), ассортименту и комплектности Товара, то Покупатель не подписывает ТОРГ-12/УПД и составляет Акт о несоответствии.</w:t>
      </w:r>
    </w:p>
    <w:p w14:paraId="2C51EA5B" w14:textId="77777777" w:rsidR="008F3938" w:rsidRDefault="008F3938" w:rsidP="008F3938">
      <w:pPr>
        <w:pStyle w:val="a8"/>
        <w:suppressAutoHyphens w:val="0"/>
        <w:ind w:left="0" w:firstLine="567"/>
        <w:jc w:val="both"/>
        <w:rPr>
          <w:rFonts w:ascii="Arial" w:hAnsi="Arial" w:cs="Arial"/>
          <w:sz w:val="22"/>
          <w:szCs w:val="22"/>
        </w:rPr>
      </w:pPr>
      <w:r w:rsidRPr="008F3938">
        <w:rPr>
          <w:rFonts w:ascii="Arial" w:hAnsi="Arial" w:cs="Arial"/>
          <w:sz w:val="22"/>
          <w:szCs w:val="22"/>
        </w:rPr>
        <w:t xml:space="preserve">Покупатель в течение 3 дней с момента окончания приемки направляет Поставщику документы по приемке (подписанные ТОРГ-12/УПД либо уведомление об обнаружении недостатков (с приложением Акта о несоответствии) с целью вызова Поставщика для составления совместного Акта о выявленных недостатках Товара (по форме Приложения № 4 к Договору)). Порядок вызова Поставщика аналогичен порядку, предусмотренному </w:t>
      </w:r>
      <w:proofErr w:type="spellStart"/>
      <w:r w:rsidRPr="008F3938">
        <w:rPr>
          <w:rFonts w:ascii="Arial" w:hAnsi="Arial" w:cs="Arial"/>
          <w:sz w:val="22"/>
          <w:szCs w:val="22"/>
        </w:rPr>
        <w:t>пп</w:t>
      </w:r>
      <w:proofErr w:type="spellEnd"/>
      <w:r w:rsidRPr="008F3938">
        <w:rPr>
          <w:rFonts w:ascii="Arial" w:hAnsi="Arial" w:cs="Arial"/>
          <w:sz w:val="22"/>
          <w:szCs w:val="22"/>
        </w:rPr>
        <w:t>. 2.14 - 2.21 настоящего Приложения.</w:t>
      </w:r>
    </w:p>
    <w:p w14:paraId="37DA2018" w14:textId="5D1F132E" w:rsidR="008F3938" w:rsidRDefault="00200E99" w:rsidP="00200E99">
      <w:pPr>
        <w:suppressAutoHyphens w:val="0"/>
        <w:ind w:firstLine="567"/>
        <w:jc w:val="both"/>
        <w:rPr>
          <w:rFonts w:ascii="Arial" w:hAnsi="Arial" w:cs="Arial"/>
          <w:sz w:val="22"/>
          <w:szCs w:val="22"/>
        </w:rPr>
      </w:pPr>
      <w:r>
        <w:rPr>
          <w:rFonts w:ascii="Arial" w:hAnsi="Arial" w:cs="Arial"/>
          <w:sz w:val="22"/>
          <w:szCs w:val="22"/>
        </w:rPr>
        <w:t xml:space="preserve">2.8. </w:t>
      </w:r>
      <w:r w:rsidR="008F3938" w:rsidRPr="00200E99">
        <w:rPr>
          <w:rFonts w:ascii="Arial" w:hAnsi="Arial" w:cs="Arial"/>
          <w:sz w:val="22"/>
          <w:szCs w:val="22"/>
        </w:rPr>
        <w:t xml:space="preserve">Если в ходе приемки Товара согласно п. 2.5.1 настоящего Приложения Покупатель выявляет несоответствия Товара условиям Договора о качестве и/или количестве и/или комплектности и/или сборке Товара и/или ассортименте, а также выявляет несоответствие </w:t>
      </w:r>
      <w:r w:rsidR="008F3938" w:rsidRPr="00200E99">
        <w:rPr>
          <w:rFonts w:ascii="Arial" w:hAnsi="Arial" w:cs="Arial"/>
          <w:sz w:val="22"/>
          <w:szCs w:val="22"/>
        </w:rPr>
        <w:lastRenderedPageBreak/>
        <w:t xml:space="preserve">Товара товаросопроводительным документам, Покупатель  вправе закончить разгрузку поступившего Товара на отдельную площадку, обеспечив сохранение выявленных недостатков в неизменном виде, а также принять меры по обеспечению сохранности поступившего Товара, в том числе от любых воздействий, ухудшающих его качество. При этом Покупатель </w:t>
      </w:r>
      <w:r w:rsidR="008F3938" w:rsidRPr="00413E88">
        <w:rPr>
          <w:rFonts w:ascii="Arial" w:hAnsi="Arial" w:cs="Arial"/>
          <w:sz w:val="22"/>
          <w:szCs w:val="22"/>
        </w:rPr>
        <w:t xml:space="preserve">подписывает транспортные </w:t>
      </w:r>
      <w:r w:rsidR="00584D42" w:rsidRPr="00413E88">
        <w:rPr>
          <w:rFonts w:ascii="Arial" w:hAnsi="Arial" w:cs="Arial"/>
          <w:sz w:val="22"/>
          <w:szCs w:val="22"/>
        </w:rPr>
        <w:t>документы</w:t>
      </w:r>
      <w:r w:rsidR="007120F7" w:rsidRPr="00413E88">
        <w:rPr>
          <w:rFonts w:ascii="Arial" w:hAnsi="Arial" w:cs="Arial"/>
          <w:sz w:val="22"/>
          <w:szCs w:val="22"/>
        </w:rPr>
        <w:t xml:space="preserve">, указанные в п.1.3 </w:t>
      </w:r>
      <w:proofErr w:type="gramStart"/>
      <w:r w:rsidR="007120F7" w:rsidRPr="00413E88">
        <w:rPr>
          <w:rFonts w:ascii="Arial" w:hAnsi="Arial" w:cs="Arial"/>
          <w:sz w:val="22"/>
          <w:szCs w:val="22"/>
        </w:rPr>
        <w:t>Договора,</w:t>
      </w:r>
      <w:r w:rsidR="008F3938" w:rsidRPr="00413E88">
        <w:rPr>
          <w:rFonts w:ascii="Arial" w:hAnsi="Arial" w:cs="Arial"/>
          <w:sz w:val="22"/>
          <w:szCs w:val="22"/>
        </w:rPr>
        <w:t xml:space="preserve"> </w:t>
      </w:r>
      <w:r w:rsidR="00512020" w:rsidRPr="00413E88">
        <w:rPr>
          <w:rFonts w:ascii="Arial" w:hAnsi="Arial" w:cs="Arial"/>
          <w:color w:val="00B0F0"/>
          <w:sz w:val="22"/>
          <w:szCs w:val="20"/>
        </w:rPr>
        <w:t xml:space="preserve"> </w:t>
      </w:r>
      <w:r w:rsidR="008F3938" w:rsidRPr="00413E88">
        <w:rPr>
          <w:rFonts w:ascii="Arial" w:hAnsi="Arial" w:cs="Arial"/>
          <w:sz w:val="22"/>
          <w:szCs w:val="22"/>
        </w:rPr>
        <w:t>с</w:t>
      </w:r>
      <w:proofErr w:type="gramEnd"/>
      <w:r w:rsidR="008F3938" w:rsidRPr="00413E88">
        <w:rPr>
          <w:rFonts w:ascii="Arial" w:hAnsi="Arial" w:cs="Arial"/>
          <w:sz w:val="22"/>
          <w:szCs w:val="22"/>
        </w:rPr>
        <w:t xml:space="preserve"> отметкой о выявленных несоответствиях</w:t>
      </w:r>
      <w:r w:rsidR="008F3938" w:rsidRPr="00200E99">
        <w:rPr>
          <w:rFonts w:ascii="Arial" w:hAnsi="Arial" w:cs="Arial"/>
          <w:sz w:val="22"/>
          <w:szCs w:val="22"/>
        </w:rPr>
        <w:t xml:space="preserve"> и осуществляет дальнейшую приемку согласно п. 2.5.2. настоящего Приложения. </w:t>
      </w:r>
    </w:p>
    <w:p w14:paraId="0FDA881B" w14:textId="786A531E" w:rsidR="00F70C42" w:rsidRPr="005931E9" w:rsidRDefault="00F70C42" w:rsidP="00200E99">
      <w:pPr>
        <w:pStyle w:val="a8"/>
        <w:numPr>
          <w:ilvl w:val="1"/>
          <w:numId w:val="22"/>
        </w:numPr>
        <w:suppressAutoHyphens w:val="0"/>
        <w:ind w:left="0" w:firstLine="567"/>
        <w:jc w:val="both"/>
        <w:rPr>
          <w:rFonts w:ascii="Arial" w:hAnsi="Arial" w:cs="Arial"/>
          <w:sz w:val="22"/>
          <w:szCs w:val="22"/>
        </w:rPr>
      </w:pPr>
      <w:r w:rsidRPr="005931E9">
        <w:rPr>
          <w:rFonts w:ascii="Arial" w:hAnsi="Arial" w:cs="Arial"/>
          <w:sz w:val="22"/>
          <w:szCs w:val="22"/>
        </w:rPr>
        <w:t>Если Техническим заданием и/или Спецификацией предусмотрено, что Товар должен поставляться комплектом, то Товар, не соответствующий описанию, данному в Техническом задании и/или Спецификации, считается некомплектным.</w:t>
      </w:r>
    </w:p>
    <w:p w14:paraId="7A60F66F" w14:textId="6DF82F39" w:rsidR="00F70C42" w:rsidRPr="005931E9" w:rsidRDefault="00F70C42" w:rsidP="00200E99">
      <w:pPr>
        <w:pStyle w:val="a8"/>
        <w:numPr>
          <w:ilvl w:val="1"/>
          <w:numId w:val="22"/>
        </w:numPr>
        <w:suppressAutoHyphens w:val="0"/>
        <w:ind w:left="0" w:firstLine="567"/>
        <w:jc w:val="both"/>
        <w:rPr>
          <w:rFonts w:ascii="Arial" w:hAnsi="Arial" w:cs="Arial"/>
          <w:sz w:val="22"/>
          <w:szCs w:val="22"/>
        </w:rPr>
      </w:pPr>
      <w:r w:rsidRPr="005931E9">
        <w:rPr>
          <w:rFonts w:ascii="Arial" w:hAnsi="Arial" w:cs="Arial"/>
          <w:sz w:val="22"/>
          <w:szCs w:val="22"/>
        </w:rPr>
        <w:t xml:space="preserve">Товар должен поставляться в собранном виде, если иная степень сборки не указана в Спецификации. Если Поставщик осуществил демонтаж комплектующих, входящих в Товар, в целях транспортировки или иных целях, то такие комплектующие должны быть смонтированы на месте установки Товара силами и за счет Поставщика, с использованием его инструментов. </w:t>
      </w:r>
    </w:p>
    <w:p w14:paraId="64CC560E" w14:textId="777550C3" w:rsidR="00200E99" w:rsidRDefault="00200E99" w:rsidP="00200E99">
      <w:pPr>
        <w:pStyle w:val="a8"/>
        <w:numPr>
          <w:ilvl w:val="1"/>
          <w:numId w:val="22"/>
        </w:numPr>
        <w:suppressAutoHyphens w:val="0"/>
        <w:ind w:left="0" w:firstLine="567"/>
        <w:jc w:val="both"/>
        <w:rPr>
          <w:rFonts w:ascii="Arial" w:hAnsi="Arial" w:cs="Arial"/>
          <w:sz w:val="22"/>
          <w:szCs w:val="22"/>
        </w:rPr>
      </w:pPr>
      <w:r w:rsidRPr="005931E9">
        <w:rPr>
          <w:rFonts w:ascii="Arial" w:hAnsi="Arial" w:cs="Arial"/>
          <w:sz w:val="22"/>
          <w:szCs w:val="22"/>
        </w:rPr>
        <w:t>Дата устранения недостатков в Товаре (в том числе выполнение обязательств по сборке Товара) подтверждается Актом об устранении недостатков, подписанным Поставщиком и Покупателем. В случае если для устранения недостатков Товара/сборки Товар вывозился Поставщиком с территории Покупателя, датой устранения недостатков/сборки является дата доставки Товара в место поставки Товара, указанное в Спецификации после устранения недостатков/сборки, подтвержденная транспортными документами.</w:t>
      </w:r>
    </w:p>
    <w:p w14:paraId="5A43430F" w14:textId="77777777" w:rsidR="00200E99" w:rsidRPr="005931E9" w:rsidRDefault="00200E99" w:rsidP="00200E99">
      <w:pPr>
        <w:pStyle w:val="a8"/>
        <w:numPr>
          <w:ilvl w:val="1"/>
          <w:numId w:val="22"/>
        </w:numPr>
        <w:suppressAutoHyphens w:val="0"/>
        <w:ind w:left="0" w:firstLine="567"/>
        <w:jc w:val="both"/>
        <w:rPr>
          <w:rFonts w:ascii="Arial" w:hAnsi="Arial" w:cs="Arial"/>
          <w:sz w:val="22"/>
          <w:szCs w:val="22"/>
        </w:rPr>
      </w:pPr>
      <w:r w:rsidRPr="005931E9">
        <w:rPr>
          <w:rFonts w:ascii="Arial" w:hAnsi="Arial" w:cs="Arial"/>
          <w:sz w:val="22"/>
          <w:szCs w:val="22"/>
        </w:rPr>
        <w:t xml:space="preserve">Обязательства Поставщика по поставке считаются исполненными с </w:t>
      </w:r>
      <w:r>
        <w:rPr>
          <w:rFonts w:ascii="Arial" w:hAnsi="Arial" w:cs="Arial"/>
          <w:sz w:val="22"/>
          <w:szCs w:val="22"/>
        </w:rPr>
        <w:t>даты</w:t>
      </w:r>
      <w:r w:rsidRPr="005931E9">
        <w:rPr>
          <w:rFonts w:ascii="Arial" w:hAnsi="Arial" w:cs="Arial"/>
          <w:sz w:val="22"/>
          <w:szCs w:val="22"/>
        </w:rPr>
        <w:t xml:space="preserve"> подписания Покупателем ТОРГ-12/УПД без замечаний (за исключением гарантийных обязательств).</w:t>
      </w:r>
    </w:p>
    <w:p w14:paraId="74DAF150" w14:textId="0E0E508C" w:rsidR="00F70C42" w:rsidRDefault="00F70C42" w:rsidP="00200E99">
      <w:pPr>
        <w:pStyle w:val="a8"/>
        <w:numPr>
          <w:ilvl w:val="1"/>
          <w:numId w:val="22"/>
        </w:numPr>
        <w:suppressAutoHyphens w:val="0"/>
        <w:ind w:left="0" w:firstLine="567"/>
        <w:jc w:val="both"/>
        <w:rPr>
          <w:rFonts w:ascii="Arial" w:hAnsi="Arial" w:cs="Arial"/>
          <w:sz w:val="22"/>
          <w:szCs w:val="22"/>
        </w:rPr>
      </w:pPr>
      <w:r w:rsidRPr="005931E9">
        <w:rPr>
          <w:rFonts w:ascii="Arial" w:hAnsi="Arial" w:cs="Arial"/>
          <w:sz w:val="22"/>
          <w:szCs w:val="22"/>
        </w:rPr>
        <w:t>Дата допоставки и доукомплектования Товара подтверждается в порядке, аналогичном порядку подтверждения первоначальной поставки (в зависимости от условий поставки, определенных Договором).</w:t>
      </w:r>
    </w:p>
    <w:p w14:paraId="1AD8608B" w14:textId="77777777" w:rsidR="00200E99" w:rsidRDefault="00200E99" w:rsidP="00200E99">
      <w:pPr>
        <w:pStyle w:val="a8"/>
        <w:suppressAutoHyphens w:val="0"/>
        <w:ind w:left="567"/>
        <w:jc w:val="both"/>
        <w:rPr>
          <w:rFonts w:ascii="Arial" w:hAnsi="Arial" w:cs="Arial"/>
          <w:sz w:val="22"/>
          <w:szCs w:val="22"/>
        </w:rPr>
      </w:pPr>
    </w:p>
    <w:p w14:paraId="5870AF03" w14:textId="2C599DF6" w:rsidR="00B95AC8" w:rsidRPr="00B95AC8" w:rsidRDefault="00B95AC8" w:rsidP="00B95AC8">
      <w:pPr>
        <w:ind w:firstLine="567"/>
        <w:jc w:val="both"/>
        <w:rPr>
          <w:rFonts w:ascii="Arial" w:hAnsi="Arial" w:cs="Arial"/>
          <w:i/>
          <w:color w:val="FF0000"/>
          <w:sz w:val="22"/>
          <w:szCs w:val="22"/>
        </w:rPr>
      </w:pPr>
      <w:r>
        <w:rPr>
          <w:rFonts w:ascii="Arial" w:hAnsi="Arial" w:cs="Arial"/>
          <w:i/>
          <w:color w:val="FF0000"/>
          <w:sz w:val="22"/>
          <w:szCs w:val="22"/>
        </w:rPr>
        <w:t xml:space="preserve">Вариант 2. Самовывоз со склада </w:t>
      </w:r>
      <w:r w:rsidRPr="00B95AC8">
        <w:rPr>
          <w:rFonts w:ascii="Arial" w:hAnsi="Arial" w:cs="Arial"/>
          <w:i/>
          <w:color w:val="FF0000"/>
          <w:sz w:val="22"/>
          <w:szCs w:val="22"/>
        </w:rPr>
        <w:t>Поставщика</w:t>
      </w:r>
    </w:p>
    <w:p w14:paraId="67C7FB0E" w14:textId="41F52BB2" w:rsidR="00B95AC8" w:rsidRPr="005931E9" w:rsidRDefault="00B95AC8" w:rsidP="00B95AC8">
      <w:pPr>
        <w:ind w:firstLine="567"/>
        <w:jc w:val="both"/>
        <w:rPr>
          <w:rFonts w:ascii="Arial" w:hAnsi="Arial" w:cs="Arial"/>
          <w:sz w:val="22"/>
          <w:szCs w:val="22"/>
        </w:rPr>
      </w:pPr>
      <w:r w:rsidRPr="005931E9">
        <w:rPr>
          <w:rFonts w:ascii="Arial" w:hAnsi="Arial" w:cs="Arial"/>
          <w:sz w:val="22"/>
          <w:szCs w:val="22"/>
        </w:rPr>
        <w:t xml:space="preserve">2.4. О дате </w:t>
      </w:r>
      <w:r>
        <w:rPr>
          <w:rFonts w:ascii="Arial" w:hAnsi="Arial" w:cs="Arial"/>
          <w:sz w:val="22"/>
          <w:szCs w:val="22"/>
        </w:rPr>
        <w:t xml:space="preserve">готовности к выборке </w:t>
      </w:r>
      <w:r w:rsidRPr="005931E9">
        <w:rPr>
          <w:rFonts w:ascii="Arial" w:hAnsi="Arial" w:cs="Arial"/>
          <w:sz w:val="22"/>
          <w:szCs w:val="22"/>
        </w:rPr>
        <w:t>Товара</w:t>
      </w:r>
      <w:r>
        <w:rPr>
          <w:rFonts w:ascii="Arial" w:hAnsi="Arial" w:cs="Arial"/>
          <w:sz w:val="22"/>
          <w:szCs w:val="22"/>
        </w:rPr>
        <w:t xml:space="preserve"> со склада Поставщика</w:t>
      </w:r>
      <w:r w:rsidRPr="005931E9">
        <w:rPr>
          <w:rFonts w:ascii="Arial" w:hAnsi="Arial" w:cs="Arial"/>
          <w:sz w:val="22"/>
          <w:szCs w:val="22"/>
        </w:rPr>
        <w:t xml:space="preserve"> Поставщик обязан письменно уведомить Покупателя путем направления письменного извещения не позднее, чем за </w:t>
      </w:r>
      <w:r>
        <w:rPr>
          <w:rFonts w:ascii="Arial" w:hAnsi="Arial" w:cs="Arial"/>
          <w:sz w:val="22"/>
          <w:szCs w:val="22"/>
        </w:rPr>
        <w:t>5</w:t>
      </w:r>
      <w:r w:rsidRPr="005931E9">
        <w:rPr>
          <w:rFonts w:ascii="Arial" w:hAnsi="Arial" w:cs="Arial"/>
          <w:sz w:val="22"/>
          <w:szCs w:val="22"/>
        </w:rPr>
        <w:t xml:space="preserve"> рабочих дней до предполагаемой даты </w:t>
      </w:r>
      <w:r>
        <w:rPr>
          <w:rFonts w:ascii="Arial" w:hAnsi="Arial" w:cs="Arial"/>
          <w:sz w:val="22"/>
          <w:szCs w:val="22"/>
        </w:rPr>
        <w:t>готовности</w:t>
      </w:r>
      <w:r w:rsidRPr="005931E9">
        <w:rPr>
          <w:rFonts w:ascii="Arial" w:hAnsi="Arial" w:cs="Arial"/>
          <w:sz w:val="22"/>
          <w:szCs w:val="22"/>
        </w:rPr>
        <w:t>, указав при этом:</w:t>
      </w:r>
    </w:p>
    <w:p w14:paraId="7DF744B0" w14:textId="166202F6" w:rsidR="00B95AC8" w:rsidRPr="005931E9" w:rsidRDefault="00E937D4" w:rsidP="00B95AC8">
      <w:pPr>
        <w:ind w:firstLine="567"/>
        <w:jc w:val="both"/>
        <w:rPr>
          <w:rFonts w:ascii="Arial" w:hAnsi="Arial" w:cs="Arial"/>
          <w:sz w:val="22"/>
          <w:szCs w:val="22"/>
        </w:rPr>
      </w:pPr>
      <w:r>
        <w:rPr>
          <w:rFonts w:ascii="Arial" w:hAnsi="Arial" w:cs="Arial"/>
          <w:sz w:val="22"/>
          <w:szCs w:val="22"/>
        </w:rPr>
        <w:t>· д</w:t>
      </w:r>
      <w:r w:rsidR="00B95AC8" w:rsidRPr="005931E9">
        <w:rPr>
          <w:rFonts w:ascii="Arial" w:hAnsi="Arial" w:cs="Arial"/>
          <w:sz w:val="22"/>
          <w:szCs w:val="22"/>
        </w:rPr>
        <w:t xml:space="preserve">ату </w:t>
      </w:r>
      <w:r w:rsidR="00B95AC8">
        <w:rPr>
          <w:rFonts w:ascii="Arial" w:hAnsi="Arial" w:cs="Arial"/>
          <w:sz w:val="22"/>
          <w:szCs w:val="22"/>
        </w:rPr>
        <w:t>готовности к выборке Товара</w:t>
      </w:r>
      <w:r w:rsidR="00B95AC8" w:rsidRPr="005931E9">
        <w:rPr>
          <w:rFonts w:ascii="Arial" w:hAnsi="Arial" w:cs="Arial"/>
          <w:sz w:val="22"/>
          <w:szCs w:val="22"/>
        </w:rPr>
        <w:t xml:space="preserve"> со склада Поставщика;</w:t>
      </w:r>
    </w:p>
    <w:p w14:paraId="121316C4" w14:textId="3744CC7B" w:rsidR="00B95AC8" w:rsidRPr="005931E9" w:rsidRDefault="00E937D4" w:rsidP="00B95AC8">
      <w:pPr>
        <w:ind w:firstLine="567"/>
        <w:jc w:val="both"/>
        <w:rPr>
          <w:rFonts w:ascii="Arial" w:hAnsi="Arial" w:cs="Arial"/>
          <w:sz w:val="22"/>
          <w:szCs w:val="22"/>
        </w:rPr>
      </w:pPr>
      <w:r>
        <w:rPr>
          <w:rFonts w:ascii="Arial" w:hAnsi="Arial" w:cs="Arial"/>
          <w:sz w:val="22"/>
          <w:szCs w:val="22"/>
        </w:rPr>
        <w:t>· н</w:t>
      </w:r>
      <w:r w:rsidR="00B95AC8" w:rsidRPr="005931E9">
        <w:rPr>
          <w:rFonts w:ascii="Arial" w:hAnsi="Arial" w:cs="Arial"/>
          <w:sz w:val="22"/>
          <w:szCs w:val="22"/>
        </w:rPr>
        <w:t>омер Договора;</w:t>
      </w:r>
    </w:p>
    <w:p w14:paraId="015D1661" w14:textId="7DB8FCDD" w:rsidR="00B95AC8" w:rsidRPr="005931E9" w:rsidRDefault="00E937D4" w:rsidP="00B95AC8">
      <w:pPr>
        <w:ind w:firstLine="567"/>
        <w:jc w:val="both"/>
        <w:rPr>
          <w:rFonts w:ascii="Arial" w:hAnsi="Arial" w:cs="Arial"/>
          <w:sz w:val="22"/>
          <w:szCs w:val="22"/>
        </w:rPr>
      </w:pPr>
      <w:r>
        <w:rPr>
          <w:rFonts w:ascii="Arial" w:hAnsi="Arial" w:cs="Arial"/>
          <w:sz w:val="22"/>
          <w:szCs w:val="22"/>
        </w:rPr>
        <w:t>· н</w:t>
      </w:r>
      <w:r w:rsidR="00B95AC8" w:rsidRPr="005931E9">
        <w:rPr>
          <w:rFonts w:ascii="Arial" w:hAnsi="Arial" w:cs="Arial"/>
          <w:sz w:val="22"/>
          <w:szCs w:val="22"/>
        </w:rPr>
        <w:t>аименование Товара;</w:t>
      </w:r>
    </w:p>
    <w:p w14:paraId="6B302B0D" w14:textId="784DAF1B" w:rsidR="00B95AC8" w:rsidRDefault="00E937D4" w:rsidP="00B95AC8">
      <w:pPr>
        <w:ind w:firstLine="567"/>
        <w:jc w:val="both"/>
        <w:rPr>
          <w:rFonts w:ascii="Arial" w:hAnsi="Arial" w:cs="Arial"/>
          <w:sz w:val="22"/>
          <w:szCs w:val="22"/>
        </w:rPr>
      </w:pPr>
      <w:r>
        <w:rPr>
          <w:rFonts w:ascii="Arial" w:hAnsi="Arial" w:cs="Arial"/>
          <w:sz w:val="22"/>
          <w:szCs w:val="22"/>
        </w:rPr>
        <w:t>· к</w:t>
      </w:r>
      <w:r w:rsidR="00B95AC8" w:rsidRPr="005931E9">
        <w:rPr>
          <w:rFonts w:ascii="Arial" w:hAnsi="Arial" w:cs="Arial"/>
          <w:sz w:val="22"/>
          <w:szCs w:val="22"/>
        </w:rPr>
        <w:t>оличество Товара</w:t>
      </w:r>
      <w:r w:rsidR="00B95AC8">
        <w:rPr>
          <w:rFonts w:ascii="Arial" w:hAnsi="Arial" w:cs="Arial"/>
          <w:sz w:val="22"/>
          <w:szCs w:val="22"/>
        </w:rPr>
        <w:t>.</w:t>
      </w:r>
    </w:p>
    <w:p w14:paraId="74803D39" w14:textId="48FEF405" w:rsidR="004E69E2" w:rsidRDefault="004E69E2" w:rsidP="00F42FA9">
      <w:pPr>
        <w:suppressAutoHyphens w:val="0"/>
        <w:ind w:firstLine="567"/>
        <w:jc w:val="both"/>
        <w:rPr>
          <w:rFonts w:ascii="Arial" w:hAnsi="Arial" w:cs="Arial"/>
          <w:sz w:val="22"/>
          <w:szCs w:val="22"/>
        </w:rPr>
      </w:pPr>
      <w:r>
        <w:rPr>
          <w:rFonts w:ascii="Arial" w:hAnsi="Arial" w:cs="Arial"/>
          <w:sz w:val="22"/>
          <w:szCs w:val="22"/>
        </w:rPr>
        <w:t xml:space="preserve">2.4.1. </w:t>
      </w:r>
      <w:r w:rsidR="00F42FA9">
        <w:rPr>
          <w:rFonts w:ascii="Arial" w:hAnsi="Arial" w:cs="Arial"/>
          <w:sz w:val="22"/>
          <w:szCs w:val="22"/>
        </w:rPr>
        <w:t xml:space="preserve">При направлении такого извещения </w:t>
      </w:r>
      <w:r w:rsidR="00F42FA9" w:rsidRPr="005931E9">
        <w:rPr>
          <w:rFonts w:ascii="Arial" w:hAnsi="Arial" w:cs="Arial"/>
          <w:sz w:val="22"/>
          <w:szCs w:val="22"/>
        </w:rPr>
        <w:t xml:space="preserve">Поставщик </w:t>
      </w:r>
      <w:r w:rsidRPr="008F3938">
        <w:rPr>
          <w:rFonts w:ascii="Arial" w:hAnsi="Arial" w:cs="Arial"/>
          <w:sz w:val="22"/>
          <w:szCs w:val="22"/>
        </w:rPr>
        <w:t>посредством электронной почты по адресам, указанным в п.3.4 Договора</w:t>
      </w:r>
      <w:r>
        <w:rPr>
          <w:rFonts w:ascii="Arial" w:hAnsi="Arial" w:cs="Arial"/>
          <w:sz w:val="22"/>
          <w:szCs w:val="22"/>
        </w:rPr>
        <w:t>,</w:t>
      </w:r>
      <w:r w:rsidRPr="005931E9">
        <w:rPr>
          <w:rFonts w:ascii="Arial" w:hAnsi="Arial" w:cs="Arial"/>
          <w:sz w:val="22"/>
          <w:szCs w:val="22"/>
        </w:rPr>
        <w:t xml:space="preserve"> </w:t>
      </w:r>
      <w:r w:rsidR="00F42FA9" w:rsidRPr="005931E9">
        <w:rPr>
          <w:rFonts w:ascii="Arial" w:hAnsi="Arial" w:cs="Arial"/>
          <w:sz w:val="22"/>
          <w:szCs w:val="22"/>
        </w:rPr>
        <w:t xml:space="preserve">должен </w:t>
      </w:r>
      <w:r w:rsidR="00F42FA9">
        <w:rPr>
          <w:rFonts w:ascii="Arial" w:hAnsi="Arial" w:cs="Arial"/>
          <w:sz w:val="22"/>
          <w:szCs w:val="22"/>
        </w:rPr>
        <w:t xml:space="preserve">предоставить </w:t>
      </w:r>
      <w:r w:rsidR="00F42FA9" w:rsidRPr="005931E9">
        <w:rPr>
          <w:rFonts w:ascii="Arial" w:hAnsi="Arial" w:cs="Arial"/>
          <w:sz w:val="22"/>
          <w:szCs w:val="22"/>
        </w:rPr>
        <w:t>Покупателю</w:t>
      </w:r>
      <w:r>
        <w:rPr>
          <w:rFonts w:ascii="Arial" w:hAnsi="Arial" w:cs="Arial"/>
          <w:sz w:val="22"/>
          <w:szCs w:val="22"/>
        </w:rPr>
        <w:t>:</w:t>
      </w:r>
    </w:p>
    <w:p w14:paraId="4A49615C" w14:textId="6C864828" w:rsidR="00F42FA9" w:rsidRPr="005931E9" w:rsidRDefault="004E69E2" w:rsidP="0062684B">
      <w:pPr>
        <w:suppressAutoHyphens w:val="0"/>
        <w:ind w:firstLine="567"/>
        <w:jc w:val="both"/>
        <w:rPr>
          <w:rFonts w:ascii="Arial" w:hAnsi="Arial" w:cs="Arial"/>
          <w:sz w:val="22"/>
          <w:szCs w:val="22"/>
        </w:rPr>
      </w:pPr>
      <w:r>
        <w:rPr>
          <w:rFonts w:ascii="Arial" w:hAnsi="Arial" w:cs="Arial"/>
          <w:sz w:val="22"/>
          <w:szCs w:val="22"/>
        </w:rPr>
        <w:t>2.4.1.1.</w:t>
      </w:r>
      <w:r w:rsidR="00F42FA9">
        <w:rPr>
          <w:rFonts w:ascii="Arial" w:hAnsi="Arial" w:cs="Arial"/>
          <w:sz w:val="22"/>
          <w:szCs w:val="22"/>
        </w:rPr>
        <w:t xml:space="preserve"> </w:t>
      </w:r>
      <w:r w:rsidR="00F42FA9" w:rsidRPr="005931E9">
        <w:rPr>
          <w:rFonts w:ascii="Arial" w:hAnsi="Arial" w:cs="Arial"/>
          <w:sz w:val="22"/>
          <w:szCs w:val="22"/>
        </w:rPr>
        <w:t>в сканированном виде копи</w:t>
      </w:r>
      <w:r>
        <w:rPr>
          <w:rFonts w:ascii="Arial" w:hAnsi="Arial" w:cs="Arial"/>
          <w:sz w:val="22"/>
          <w:szCs w:val="22"/>
        </w:rPr>
        <w:t xml:space="preserve">ю </w:t>
      </w:r>
      <w:r w:rsidR="00F42FA9" w:rsidRPr="005931E9">
        <w:rPr>
          <w:rFonts w:ascii="Arial" w:hAnsi="Arial" w:cs="Arial"/>
          <w:sz w:val="22"/>
          <w:szCs w:val="22"/>
        </w:rPr>
        <w:t>упаковочн</w:t>
      </w:r>
      <w:r>
        <w:rPr>
          <w:rFonts w:ascii="Arial" w:hAnsi="Arial" w:cs="Arial"/>
          <w:sz w:val="22"/>
          <w:szCs w:val="22"/>
        </w:rPr>
        <w:t>ых</w:t>
      </w:r>
      <w:r w:rsidR="00F42FA9" w:rsidRPr="005931E9">
        <w:rPr>
          <w:rFonts w:ascii="Arial" w:hAnsi="Arial" w:cs="Arial"/>
          <w:sz w:val="22"/>
          <w:szCs w:val="22"/>
        </w:rPr>
        <w:t xml:space="preserve"> лист</w:t>
      </w:r>
      <w:r>
        <w:rPr>
          <w:rFonts w:ascii="Arial" w:hAnsi="Arial" w:cs="Arial"/>
          <w:sz w:val="22"/>
          <w:szCs w:val="22"/>
        </w:rPr>
        <w:t>ов</w:t>
      </w:r>
      <w:r w:rsidR="00F42FA9" w:rsidRPr="005931E9">
        <w:rPr>
          <w:rFonts w:ascii="Arial" w:hAnsi="Arial" w:cs="Arial"/>
          <w:sz w:val="22"/>
          <w:szCs w:val="22"/>
        </w:rPr>
        <w:t xml:space="preserve"> на каждое товарно-транспортное место</w:t>
      </w:r>
      <w:r w:rsidR="00F42FA9">
        <w:rPr>
          <w:rFonts w:ascii="Arial" w:hAnsi="Arial" w:cs="Arial"/>
          <w:sz w:val="22"/>
          <w:szCs w:val="22"/>
        </w:rPr>
        <w:t xml:space="preserve">, содержащий </w:t>
      </w:r>
      <w:r w:rsidR="00F42FA9" w:rsidRPr="005931E9">
        <w:rPr>
          <w:rFonts w:ascii="Arial" w:hAnsi="Arial" w:cs="Arial"/>
          <w:sz w:val="22"/>
          <w:szCs w:val="22"/>
        </w:rPr>
        <w:t>следующие сведения</w:t>
      </w:r>
      <w:r w:rsidR="00E937D4">
        <w:rPr>
          <w:rFonts w:ascii="Arial" w:hAnsi="Arial" w:cs="Arial"/>
          <w:sz w:val="22"/>
          <w:szCs w:val="22"/>
        </w:rPr>
        <w:t xml:space="preserve"> (если применимо)</w:t>
      </w:r>
      <w:r w:rsidR="00F42FA9" w:rsidRPr="005931E9">
        <w:rPr>
          <w:rFonts w:ascii="Arial" w:hAnsi="Arial" w:cs="Arial"/>
          <w:sz w:val="22"/>
          <w:szCs w:val="22"/>
        </w:rPr>
        <w:t xml:space="preserve">: </w:t>
      </w:r>
    </w:p>
    <w:p w14:paraId="7C28DC83" w14:textId="77777777" w:rsidR="00F42FA9" w:rsidRPr="005931E9" w:rsidRDefault="00F42FA9" w:rsidP="00F42FA9">
      <w:pPr>
        <w:ind w:firstLine="567"/>
        <w:jc w:val="both"/>
        <w:rPr>
          <w:rFonts w:ascii="Arial" w:hAnsi="Arial" w:cs="Arial"/>
          <w:sz w:val="22"/>
          <w:szCs w:val="22"/>
        </w:rPr>
      </w:pPr>
      <w:r w:rsidRPr="005931E9">
        <w:rPr>
          <w:rFonts w:ascii="Arial" w:hAnsi="Arial" w:cs="Arial"/>
          <w:sz w:val="22"/>
          <w:szCs w:val="22"/>
        </w:rPr>
        <w:t xml:space="preserve">-перечень упакованных ТМЦ, </w:t>
      </w:r>
    </w:p>
    <w:p w14:paraId="46A0827A" w14:textId="77777777" w:rsidR="00F42FA9" w:rsidRPr="005931E9" w:rsidRDefault="00F42FA9" w:rsidP="00F42FA9">
      <w:pPr>
        <w:ind w:firstLine="567"/>
        <w:jc w:val="both"/>
        <w:rPr>
          <w:rFonts w:ascii="Arial" w:hAnsi="Arial" w:cs="Arial"/>
          <w:sz w:val="22"/>
          <w:szCs w:val="22"/>
        </w:rPr>
      </w:pPr>
      <w:r w:rsidRPr="005931E9">
        <w:rPr>
          <w:rFonts w:ascii="Arial" w:hAnsi="Arial" w:cs="Arial"/>
          <w:sz w:val="22"/>
          <w:szCs w:val="22"/>
        </w:rPr>
        <w:t xml:space="preserve">-их количество, </w:t>
      </w:r>
    </w:p>
    <w:p w14:paraId="16BA69F3" w14:textId="77777777" w:rsidR="00F42FA9" w:rsidRPr="005931E9" w:rsidRDefault="00F42FA9" w:rsidP="00F42FA9">
      <w:pPr>
        <w:ind w:firstLine="567"/>
        <w:jc w:val="both"/>
        <w:rPr>
          <w:rFonts w:ascii="Arial" w:hAnsi="Arial" w:cs="Arial"/>
          <w:sz w:val="22"/>
          <w:szCs w:val="22"/>
        </w:rPr>
      </w:pPr>
      <w:r w:rsidRPr="005931E9">
        <w:rPr>
          <w:rFonts w:ascii="Arial" w:hAnsi="Arial" w:cs="Arial"/>
          <w:sz w:val="22"/>
          <w:szCs w:val="22"/>
        </w:rPr>
        <w:t xml:space="preserve">-тип (модель), </w:t>
      </w:r>
    </w:p>
    <w:p w14:paraId="087F4AC6" w14:textId="77777777" w:rsidR="00F42FA9" w:rsidRPr="005931E9" w:rsidRDefault="00F42FA9" w:rsidP="00F42FA9">
      <w:pPr>
        <w:ind w:firstLine="567"/>
        <w:jc w:val="both"/>
        <w:rPr>
          <w:rFonts w:ascii="Arial" w:hAnsi="Arial" w:cs="Arial"/>
          <w:sz w:val="22"/>
          <w:szCs w:val="22"/>
        </w:rPr>
      </w:pPr>
      <w:r w:rsidRPr="005931E9">
        <w:rPr>
          <w:rFonts w:ascii="Arial" w:hAnsi="Arial" w:cs="Arial"/>
          <w:sz w:val="22"/>
          <w:szCs w:val="22"/>
        </w:rPr>
        <w:t xml:space="preserve">-вес брутто и нетто, </w:t>
      </w:r>
    </w:p>
    <w:p w14:paraId="166449F3" w14:textId="77777777" w:rsidR="00F42FA9" w:rsidRPr="005931E9" w:rsidRDefault="00F42FA9" w:rsidP="00F42FA9">
      <w:pPr>
        <w:ind w:firstLine="567"/>
        <w:jc w:val="both"/>
        <w:rPr>
          <w:rFonts w:ascii="Arial" w:hAnsi="Arial" w:cs="Arial"/>
          <w:sz w:val="22"/>
          <w:szCs w:val="22"/>
        </w:rPr>
      </w:pPr>
      <w:r w:rsidRPr="005931E9">
        <w:rPr>
          <w:rFonts w:ascii="Arial" w:hAnsi="Arial" w:cs="Arial"/>
          <w:sz w:val="22"/>
          <w:szCs w:val="22"/>
        </w:rPr>
        <w:t xml:space="preserve">-номер </w:t>
      </w:r>
      <w:r>
        <w:rPr>
          <w:rFonts w:ascii="Arial" w:hAnsi="Arial" w:cs="Arial"/>
          <w:sz w:val="22"/>
          <w:szCs w:val="22"/>
        </w:rPr>
        <w:t>Договора</w:t>
      </w:r>
      <w:r w:rsidRPr="005931E9">
        <w:rPr>
          <w:rFonts w:ascii="Arial" w:hAnsi="Arial" w:cs="Arial"/>
          <w:sz w:val="22"/>
          <w:szCs w:val="22"/>
        </w:rPr>
        <w:t xml:space="preserve">, </w:t>
      </w:r>
    </w:p>
    <w:p w14:paraId="2075B5B6" w14:textId="77777777" w:rsidR="00F42FA9" w:rsidRPr="005931E9" w:rsidRDefault="00F42FA9" w:rsidP="00F42FA9">
      <w:pPr>
        <w:ind w:firstLine="567"/>
        <w:jc w:val="both"/>
        <w:rPr>
          <w:rFonts w:ascii="Arial" w:hAnsi="Arial" w:cs="Arial"/>
          <w:sz w:val="22"/>
          <w:szCs w:val="22"/>
        </w:rPr>
      </w:pPr>
      <w:r w:rsidRPr="005931E9">
        <w:rPr>
          <w:rFonts w:ascii="Arial" w:hAnsi="Arial" w:cs="Arial"/>
          <w:sz w:val="22"/>
          <w:szCs w:val="22"/>
        </w:rPr>
        <w:t>-номер ящика (контейнера),</w:t>
      </w:r>
    </w:p>
    <w:p w14:paraId="5EC8D710" w14:textId="77777777" w:rsidR="00F42FA9" w:rsidRPr="005931E9" w:rsidRDefault="00F42FA9" w:rsidP="00F42FA9">
      <w:pPr>
        <w:ind w:firstLine="567"/>
        <w:jc w:val="both"/>
        <w:rPr>
          <w:rFonts w:ascii="Arial" w:hAnsi="Arial" w:cs="Arial"/>
          <w:sz w:val="22"/>
          <w:szCs w:val="22"/>
        </w:rPr>
      </w:pPr>
      <w:r w:rsidRPr="005931E9">
        <w:rPr>
          <w:rFonts w:ascii="Arial" w:hAnsi="Arial" w:cs="Arial"/>
          <w:sz w:val="22"/>
          <w:szCs w:val="22"/>
        </w:rPr>
        <w:t xml:space="preserve">-общее количество ящиков (контейнеров), </w:t>
      </w:r>
    </w:p>
    <w:p w14:paraId="59EF79BF" w14:textId="77777777" w:rsidR="00F42FA9" w:rsidRPr="005931E9" w:rsidRDefault="00F42FA9" w:rsidP="00F42FA9">
      <w:pPr>
        <w:ind w:firstLine="567"/>
        <w:jc w:val="both"/>
        <w:rPr>
          <w:rFonts w:ascii="Arial" w:hAnsi="Arial" w:cs="Arial"/>
          <w:sz w:val="22"/>
          <w:szCs w:val="22"/>
        </w:rPr>
      </w:pPr>
      <w:r w:rsidRPr="005931E9">
        <w:rPr>
          <w:rFonts w:ascii="Arial" w:hAnsi="Arial" w:cs="Arial"/>
          <w:sz w:val="22"/>
          <w:szCs w:val="22"/>
        </w:rPr>
        <w:t xml:space="preserve">-номер транспортного документа, </w:t>
      </w:r>
    </w:p>
    <w:p w14:paraId="531E74AB" w14:textId="77777777" w:rsidR="00F42FA9" w:rsidRPr="005931E9" w:rsidRDefault="00F42FA9" w:rsidP="00F42FA9">
      <w:pPr>
        <w:ind w:firstLine="567"/>
        <w:jc w:val="both"/>
        <w:rPr>
          <w:rFonts w:ascii="Arial" w:hAnsi="Arial" w:cs="Arial"/>
          <w:sz w:val="22"/>
          <w:szCs w:val="22"/>
        </w:rPr>
      </w:pPr>
      <w:r w:rsidRPr="005931E9">
        <w:rPr>
          <w:rFonts w:ascii="Arial" w:hAnsi="Arial" w:cs="Arial"/>
          <w:sz w:val="22"/>
          <w:szCs w:val="22"/>
        </w:rPr>
        <w:t>-габаритные размеры товарно-транспортного места,</w:t>
      </w:r>
    </w:p>
    <w:p w14:paraId="526EAD9F" w14:textId="77777777" w:rsidR="00F42FA9" w:rsidRPr="005931E9" w:rsidRDefault="00F42FA9" w:rsidP="00F42FA9">
      <w:pPr>
        <w:ind w:firstLine="567"/>
        <w:jc w:val="both"/>
        <w:rPr>
          <w:rFonts w:ascii="Arial" w:hAnsi="Arial" w:cs="Arial"/>
          <w:sz w:val="22"/>
          <w:szCs w:val="22"/>
        </w:rPr>
      </w:pPr>
      <w:r w:rsidRPr="005931E9">
        <w:rPr>
          <w:rFonts w:ascii="Arial" w:hAnsi="Arial" w:cs="Arial"/>
          <w:sz w:val="22"/>
          <w:szCs w:val="22"/>
        </w:rPr>
        <w:t>-условия складского хранения товарно-транспортного места.</w:t>
      </w:r>
    </w:p>
    <w:p w14:paraId="768B17E5" w14:textId="7FB127A3" w:rsidR="004E69E2" w:rsidRDefault="004E69E2" w:rsidP="0062684B">
      <w:pPr>
        <w:ind w:firstLine="567"/>
        <w:jc w:val="both"/>
        <w:rPr>
          <w:rFonts w:ascii="Arial" w:hAnsi="Arial" w:cs="Arial"/>
          <w:sz w:val="22"/>
          <w:szCs w:val="22"/>
        </w:rPr>
      </w:pPr>
      <w:r>
        <w:rPr>
          <w:rFonts w:ascii="Arial" w:hAnsi="Arial" w:cs="Arial"/>
          <w:sz w:val="22"/>
          <w:szCs w:val="22"/>
        </w:rPr>
        <w:t xml:space="preserve">2.4.1.2. </w:t>
      </w:r>
      <w:r w:rsidRPr="00706822">
        <w:rPr>
          <w:rFonts w:ascii="Arial" w:hAnsi="Arial" w:cs="Arial"/>
          <w:sz w:val="22"/>
          <w:szCs w:val="22"/>
        </w:rPr>
        <w:t>заполненные формы</w:t>
      </w:r>
      <w:r>
        <w:rPr>
          <w:rFonts w:ascii="Arial" w:hAnsi="Arial" w:cs="Arial"/>
          <w:sz w:val="22"/>
          <w:szCs w:val="22"/>
        </w:rPr>
        <w:t xml:space="preserve"> следующих документов на отгружаемый Товар (для предварительной проверки Покупателем):</w:t>
      </w:r>
      <w:r w:rsidRPr="00706822">
        <w:rPr>
          <w:rFonts w:ascii="Arial" w:hAnsi="Arial" w:cs="Arial"/>
          <w:sz w:val="22"/>
          <w:szCs w:val="22"/>
        </w:rPr>
        <w:t xml:space="preserve"> </w:t>
      </w:r>
    </w:p>
    <w:p w14:paraId="112FC1F9" w14:textId="2C5522BC" w:rsidR="004E69E2" w:rsidRPr="005931E9" w:rsidRDefault="004E69E2" w:rsidP="0062684B">
      <w:pPr>
        <w:ind w:firstLine="567"/>
        <w:jc w:val="both"/>
        <w:rPr>
          <w:rFonts w:ascii="Arial" w:hAnsi="Arial" w:cs="Arial"/>
          <w:sz w:val="22"/>
          <w:szCs w:val="22"/>
        </w:rPr>
      </w:pPr>
      <w:r>
        <w:rPr>
          <w:rFonts w:ascii="Arial" w:hAnsi="Arial" w:cs="Arial"/>
          <w:sz w:val="22"/>
          <w:szCs w:val="22"/>
        </w:rPr>
        <w:t xml:space="preserve">- </w:t>
      </w:r>
      <w:r w:rsidR="00C50694">
        <w:rPr>
          <w:rFonts w:ascii="Arial" w:hAnsi="Arial" w:cs="Arial"/>
          <w:sz w:val="22"/>
          <w:szCs w:val="22"/>
        </w:rPr>
        <w:t>с</w:t>
      </w:r>
      <w:r w:rsidR="00F42FA9" w:rsidRPr="005931E9">
        <w:rPr>
          <w:rFonts w:ascii="Arial" w:hAnsi="Arial" w:cs="Arial"/>
          <w:sz w:val="22"/>
          <w:szCs w:val="22"/>
        </w:rPr>
        <w:t>чет-фактур</w:t>
      </w:r>
      <w:r>
        <w:rPr>
          <w:rFonts w:ascii="Arial" w:hAnsi="Arial" w:cs="Arial"/>
          <w:sz w:val="22"/>
          <w:szCs w:val="22"/>
        </w:rPr>
        <w:t>а</w:t>
      </w:r>
      <w:r w:rsidR="00F42FA9" w:rsidRPr="005931E9">
        <w:rPr>
          <w:rFonts w:ascii="Arial" w:hAnsi="Arial" w:cs="Arial"/>
          <w:sz w:val="22"/>
          <w:szCs w:val="22"/>
        </w:rPr>
        <w:t>;</w:t>
      </w:r>
      <w:r w:rsidR="00C50694">
        <w:rPr>
          <w:rFonts w:ascii="Arial" w:hAnsi="Arial" w:cs="Arial"/>
          <w:sz w:val="22"/>
          <w:szCs w:val="22"/>
        </w:rPr>
        <w:t xml:space="preserve"> </w:t>
      </w:r>
    </w:p>
    <w:p w14:paraId="63A7AA49" w14:textId="4A9E1848" w:rsidR="004E69E2" w:rsidRPr="005931E9" w:rsidRDefault="004E69E2" w:rsidP="0062684B">
      <w:pPr>
        <w:ind w:firstLine="567"/>
        <w:jc w:val="both"/>
        <w:rPr>
          <w:rFonts w:ascii="Arial" w:hAnsi="Arial" w:cs="Arial"/>
          <w:sz w:val="22"/>
          <w:szCs w:val="22"/>
        </w:rPr>
      </w:pPr>
      <w:r>
        <w:rPr>
          <w:rFonts w:ascii="Arial" w:hAnsi="Arial" w:cs="Arial"/>
          <w:sz w:val="22"/>
          <w:szCs w:val="22"/>
        </w:rPr>
        <w:t xml:space="preserve">- </w:t>
      </w:r>
      <w:r w:rsidR="00C50694">
        <w:rPr>
          <w:rFonts w:ascii="Arial" w:hAnsi="Arial" w:cs="Arial"/>
          <w:sz w:val="22"/>
          <w:szCs w:val="22"/>
        </w:rPr>
        <w:t>т</w:t>
      </w:r>
      <w:r w:rsidR="00F42FA9" w:rsidRPr="005931E9">
        <w:rPr>
          <w:rFonts w:ascii="Arial" w:hAnsi="Arial" w:cs="Arial"/>
          <w:sz w:val="22"/>
          <w:szCs w:val="22"/>
        </w:rPr>
        <w:t>оварн</w:t>
      </w:r>
      <w:r>
        <w:rPr>
          <w:rFonts w:ascii="Arial" w:hAnsi="Arial" w:cs="Arial"/>
          <w:sz w:val="22"/>
          <w:szCs w:val="22"/>
        </w:rPr>
        <w:t>ая</w:t>
      </w:r>
      <w:r w:rsidR="00F42FA9" w:rsidRPr="005931E9">
        <w:rPr>
          <w:rFonts w:ascii="Arial" w:hAnsi="Arial" w:cs="Arial"/>
          <w:sz w:val="22"/>
          <w:szCs w:val="22"/>
        </w:rPr>
        <w:t xml:space="preserve"> накладн</w:t>
      </w:r>
      <w:r>
        <w:rPr>
          <w:rFonts w:ascii="Arial" w:hAnsi="Arial" w:cs="Arial"/>
          <w:sz w:val="22"/>
          <w:szCs w:val="22"/>
        </w:rPr>
        <w:t>ая</w:t>
      </w:r>
      <w:r w:rsidR="00F42FA9" w:rsidRPr="005931E9">
        <w:rPr>
          <w:rFonts w:ascii="Arial" w:hAnsi="Arial" w:cs="Arial"/>
          <w:sz w:val="22"/>
          <w:szCs w:val="22"/>
        </w:rPr>
        <w:t xml:space="preserve"> ТОРГ-12/УПД</w:t>
      </w:r>
      <w:r>
        <w:rPr>
          <w:rFonts w:ascii="Arial" w:hAnsi="Arial" w:cs="Arial"/>
          <w:sz w:val="22"/>
          <w:szCs w:val="22"/>
        </w:rPr>
        <w:t>.</w:t>
      </w:r>
    </w:p>
    <w:p w14:paraId="74185A05" w14:textId="7301E657" w:rsidR="00B95AC8" w:rsidRDefault="004E69E2" w:rsidP="00B95AC8">
      <w:pPr>
        <w:ind w:firstLine="567"/>
        <w:jc w:val="both"/>
        <w:rPr>
          <w:rFonts w:ascii="Arial" w:hAnsi="Arial" w:cs="Arial"/>
          <w:sz w:val="22"/>
          <w:szCs w:val="22"/>
        </w:rPr>
      </w:pPr>
      <w:r>
        <w:rPr>
          <w:rFonts w:ascii="Arial" w:hAnsi="Arial" w:cs="Arial"/>
          <w:sz w:val="22"/>
          <w:szCs w:val="22"/>
        </w:rPr>
        <w:t xml:space="preserve">2.4.2. </w:t>
      </w:r>
      <w:r w:rsidR="00B95AC8" w:rsidRPr="005931E9">
        <w:rPr>
          <w:rFonts w:ascii="Arial" w:hAnsi="Arial" w:cs="Arial"/>
          <w:sz w:val="22"/>
          <w:szCs w:val="22"/>
        </w:rPr>
        <w:t xml:space="preserve">Покупатель в ответ на такое </w:t>
      </w:r>
      <w:r w:rsidR="00F42FA9">
        <w:rPr>
          <w:rFonts w:ascii="Arial" w:hAnsi="Arial" w:cs="Arial"/>
          <w:sz w:val="22"/>
          <w:szCs w:val="22"/>
        </w:rPr>
        <w:t>извещение</w:t>
      </w:r>
      <w:r w:rsidR="00B95AC8" w:rsidRPr="005931E9">
        <w:rPr>
          <w:rFonts w:ascii="Arial" w:hAnsi="Arial" w:cs="Arial"/>
          <w:sz w:val="22"/>
          <w:szCs w:val="22"/>
        </w:rPr>
        <w:t xml:space="preserve"> (не позднее, чем через </w:t>
      </w:r>
      <w:r w:rsidR="00B95AC8">
        <w:rPr>
          <w:rFonts w:ascii="Arial" w:hAnsi="Arial" w:cs="Arial"/>
          <w:sz w:val="22"/>
          <w:szCs w:val="22"/>
        </w:rPr>
        <w:t>2</w:t>
      </w:r>
      <w:r w:rsidR="00B95AC8" w:rsidRPr="005931E9">
        <w:rPr>
          <w:rFonts w:ascii="Arial" w:hAnsi="Arial" w:cs="Arial"/>
          <w:sz w:val="22"/>
          <w:szCs w:val="22"/>
        </w:rPr>
        <w:t xml:space="preserve"> рабочих дн</w:t>
      </w:r>
      <w:r w:rsidR="00B95AC8">
        <w:rPr>
          <w:rFonts w:ascii="Arial" w:hAnsi="Arial" w:cs="Arial"/>
          <w:sz w:val="22"/>
          <w:szCs w:val="22"/>
        </w:rPr>
        <w:t>я</w:t>
      </w:r>
      <w:r w:rsidR="00B95AC8" w:rsidRPr="005931E9">
        <w:rPr>
          <w:rFonts w:ascii="Arial" w:hAnsi="Arial" w:cs="Arial"/>
          <w:sz w:val="22"/>
          <w:szCs w:val="22"/>
        </w:rPr>
        <w:t xml:space="preserve"> с даты его получения) вправе дать Поставщику указание </w:t>
      </w:r>
      <w:r w:rsidR="00B95AC8">
        <w:rPr>
          <w:rFonts w:ascii="Arial" w:hAnsi="Arial" w:cs="Arial"/>
          <w:sz w:val="22"/>
          <w:szCs w:val="22"/>
        </w:rPr>
        <w:t>поместить Товар на временное хранение</w:t>
      </w:r>
      <w:r w:rsidR="00B95AC8" w:rsidRPr="005931E9">
        <w:rPr>
          <w:rFonts w:ascii="Arial" w:hAnsi="Arial" w:cs="Arial"/>
          <w:sz w:val="22"/>
          <w:szCs w:val="22"/>
        </w:rPr>
        <w:t xml:space="preserve"> в мест</w:t>
      </w:r>
      <w:r w:rsidR="00B95AC8">
        <w:rPr>
          <w:rFonts w:ascii="Arial" w:hAnsi="Arial" w:cs="Arial"/>
          <w:sz w:val="22"/>
          <w:szCs w:val="22"/>
        </w:rPr>
        <w:t>е</w:t>
      </w:r>
      <w:r w:rsidR="00B95AC8" w:rsidRPr="005931E9">
        <w:rPr>
          <w:rFonts w:ascii="Arial" w:hAnsi="Arial" w:cs="Arial"/>
          <w:sz w:val="22"/>
          <w:szCs w:val="22"/>
        </w:rPr>
        <w:t xml:space="preserve"> </w:t>
      </w:r>
      <w:r w:rsidR="00B95AC8">
        <w:rPr>
          <w:rFonts w:ascii="Arial" w:hAnsi="Arial" w:cs="Arial"/>
          <w:sz w:val="22"/>
          <w:szCs w:val="22"/>
        </w:rPr>
        <w:t>отгрузки</w:t>
      </w:r>
      <w:r w:rsidR="00B95AC8" w:rsidRPr="005931E9">
        <w:rPr>
          <w:rFonts w:ascii="Arial" w:hAnsi="Arial" w:cs="Arial"/>
          <w:sz w:val="22"/>
          <w:szCs w:val="22"/>
        </w:rPr>
        <w:t xml:space="preserve"> на срок не более 30 дней. Расходы Поставщика на временное хранение Товара в период приостановки отгрузки считаются включенными в стоимость такого Товара. По истечени</w:t>
      </w:r>
      <w:r w:rsidR="00E937D4">
        <w:rPr>
          <w:rFonts w:ascii="Arial" w:hAnsi="Arial" w:cs="Arial"/>
          <w:sz w:val="22"/>
          <w:szCs w:val="22"/>
        </w:rPr>
        <w:t>и</w:t>
      </w:r>
      <w:r w:rsidR="00B95AC8" w:rsidRPr="005931E9">
        <w:rPr>
          <w:rFonts w:ascii="Arial" w:hAnsi="Arial" w:cs="Arial"/>
          <w:sz w:val="22"/>
          <w:szCs w:val="22"/>
        </w:rPr>
        <w:t xml:space="preserve"> вышеуказанного периода приостановки отгрузки Поставщик предварительно письменно уведомляет Покупателя</w:t>
      </w:r>
      <w:r w:rsidR="00F42FA9">
        <w:rPr>
          <w:rFonts w:ascii="Arial" w:hAnsi="Arial" w:cs="Arial"/>
          <w:sz w:val="22"/>
          <w:szCs w:val="22"/>
        </w:rPr>
        <w:t xml:space="preserve"> о необходимости выборки Товара со своего склада</w:t>
      </w:r>
      <w:r w:rsidR="00B95AC8" w:rsidRPr="005931E9">
        <w:rPr>
          <w:rFonts w:ascii="Arial" w:hAnsi="Arial" w:cs="Arial"/>
          <w:sz w:val="22"/>
          <w:szCs w:val="22"/>
        </w:rPr>
        <w:t xml:space="preserve">. Если Покупатель сообщает Поставщику о неготовности </w:t>
      </w:r>
      <w:r w:rsidR="00F42FA9">
        <w:rPr>
          <w:rFonts w:ascii="Arial" w:hAnsi="Arial" w:cs="Arial"/>
          <w:sz w:val="22"/>
          <w:szCs w:val="22"/>
        </w:rPr>
        <w:t xml:space="preserve">осуществить выборку </w:t>
      </w:r>
      <w:r w:rsidR="00B95AC8" w:rsidRPr="005931E9">
        <w:rPr>
          <w:rFonts w:ascii="Arial" w:hAnsi="Arial" w:cs="Arial"/>
          <w:sz w:val="22"/>
          <w:szCs w:val="22"/>
        </w:rPr>
        <w:t>Товар</w:t>
      </w:r>
      <w:r w:rsidR="00F42FA9">
        <w:rPr>
          <w:rFonts w:ascii="Arial" w:hAnsi="Arial" w:cs="Arial"/>
          <w:sz w:val="22"/>
          <w:szCs w:val="22"/>
        </w:rPr>
        <w:t>а</w:t>
      </w:r>
      <w:r w:rsidR="00B95AC8" w:rsidRPr="005931E9">
        <w:rPr>
          <w:rFonts w:ascii="Arial" w:hAnsi="Arial" w:cs="Arial"/>
          <w:sz w:val="22"/>
          <w:szCs w:val="22"/>
        </w:rPr>
        <w:t xml:space="preserve">, то возможность дальнейшего </w:t>
      </w:r>
      <w:r w:rsidR="00B95AC8" w:rsidRPr="005931E9">
        <w:rPr>
          <w:rFonts w:ascii="Arial" w:hAnsi="Arial" w:cs="Arial"/>
          <w:sz w:val="22"/>
          <w:szCs w:val="22"/>
        </w:rPr>
        <w:lastRenderedPageBreak/>
        <w:t xml:space="preserve">хранения Товара Поставщиком, плата за такое хранение, измененные условия приемки и оплаты Товара могут быть согласованы исключительно на основании дополнительного соглашения Сторон. </w:t>
      </w:r>
    </w:p>
    <w:p w14:paraId="53CE86B5" w14:textId="3A090DCE" w:rsidR="00706822" w:rsidRPr="005931E9" w:rsidRDefault="004E69E2" w:rsidP="00706822">
      <w:pPr>
        <w:ind w:firstLine="567"/>
        <w:jc w:val="both"/>
        <w:rPr>
          <w:rFonts w:ascii="Arial" w:hAnsi="Arial" w:cs="Arial"/>
          <w:sz w:val="22"/>
          <w:szCs w:val="22"/>
        </w:rPr>
      </w:pPr>
      <w:r>
        <w:rPr>
          <w:rFonts w:ascii="Arial" w:hAnsi="Arial" w:cs="Arial"/>
          <w:sz w:val="22"/>
          <w:szCs w:val="22"/>
        </w:rPr>
        <w:t xml:space="preserve">2.4.3. </w:t>
      </w:r>
      <w:r w:rsidR="00706822" w:rsidRPr="005931E9">
        <w:rPr>
          <w:rFonts w:ascii="Arial" w:hAnsi="Arial" w:cs="Arial"/>
          <w:sz w:val="22"/>
          <w:szCs w:val="22"/>
        </w:rPr>
        <w:t xml:space="preserve">В день </w:t>
      </w:r>
      <w:r w:rsidR="00706822">
        <w:rPr>
          <w:rFonts w:ascii="Arial" w:hAnsi="Arial" w:cs="Arial"/>
          <w:sz w:val="22"/>
          <w:szCs w:val="22"/>
        </w:rPr>
        <w:t>выборки</w:t>
      </w:r>
      <w:r w:rsidR="00706822" w:rsidRPr="005931E9">
        <w:rPr>
          <w:rFonts w:ascii="Arial" w:hAnsi="Arial" w:cs="Arial"/>
          <w:sz w:val="22"/>
          <w:szCs w:val="22"/>
        </w:rPr>
        <w:t xml:space="preserve"> Товара или партии Товара со склада Поставщика Поставщик должен предоставить Покупателю </w:t>
      </w:r>
      <w:r>
        <w:rPr>
          <w:rFonts w:ascii="Arial" w:hAnsi="Arial" w:cs="Arial"/>
          <w:sz w:val="22"/>
          <w:szCs w:val="22"/>
        </w:rPr>
        <w:t xml:space="preserve">оригиналы </w:t>
      </w:r>
      <w:r w:rsidR="00706822" w:rsidRPr="005931E9">
        <w:rPr>
          <w:rFonts w:ascii="Arial" w:hAnsi="Arial" w:cs="Arial"/>
          <w:sz w:val="22"/>
          <w:szCs w:val="22"/>
        </w:rPr>
        <w:t>документов</w:t>
      </w:r>
      <w:r>
        <w:rPr>
          <w:rFonts w:ascii="Arial" w:hAnsi="Arial" w:cs="Arial"/>
          <w:sz w:val="22"/>
          <w:szCs w:val="22"/>
        </w:rPr>
        <w:t>, перечисленных в п. 2.4.1.2 настоящего Приложения.</w:t>
      </w:r>
    </w:p>
    <w:p w14:paraId="0C6F390A" w14:textId="6FFDCFFA" w:rsidR="00B95AC8" w:rsidRPr="008D5783" w:rsidRDefault="00B95AC8" w:rsidP="008D5783">
      <w:pPr>
        <w:suppressAutoHyphens w:val="0"/>
        <w:ind w:firstLine="567"/>
        <w:jc w:val="both"/>
        <w:rPr>
          <w:rFonts w:ascii="Arial" w:hAnsi="Arial" w:cs="Arial"/>
          <w:sz w:val="22"/>
          <w:szCs w:val="22"/>
        </w:rPr>
      </w:pPr>
      <w:r w:rsidRPr="005931E9">
        <w:rPr>
          <w:rFonts w:ascii="Arial" w:hAnsi="Arial" w:cs="Arial"/>
          <w:sz w:val="22"/>
          <w:szCs w:val="22"/>
        </w:rPr>
        <w:t xml:space="preserve">2.5. Приемка Товара Покупателем </w:t>
      </w:r>
      <w:r w:rsidR="008D5783">
        <w:rPr>
          <w:rFonts w:ascii="Arial" w:hAnsi="Arial" w:cs="Arial"/>
          <w:sz w:val="22"/>
          <w:szCs w:val="22"/>
        </w:rPr>
        <w:t xml:space="preserve">по количеству, качеству и комплектности Товара </w:t>
      </w:r>
      <w:r w:rsidRPr="005931E9">
        <w:rPr>
          <w:rFonts w:ascii="Arial" w:hAnsi="Arial" w:cs="Arial"/>
          <w:sz w:val="22"/>
          <w:szCs w:val="22"/>
        </w:rPr>
        <w:t>осуществляется</w:t>
      </w:r>
      <w:r w:rsidR="00F42FA9">
        <w:rPr>
          <w:rFonts w:ascii="Arial" w:hAnsi="Arial" w:cs="Arial"/>
          <w:sz w:val="22"/>
          <w:szCs w:val="22"/>
        </w:rPr>
        <w:t xml:space="preserve"> </w:t>
      </w:r>
      <w:r w:rsidRPr="008D5783">
        <w:rPr>
          <w:rFonts w:ascii="Arial" w:hAnsi="Arial" w:cs="Arial"/>
          <w:sz w:val="22"/>
          <w:szCs w:val="22"/>
        </w:rPr>
        <w:t>при получении Товара Покупателем</w:t>
      </w:r>
      <w:r w:rsidR="008D5783">
        <w:rPr>
          <w:rFonts w:ascii="Arial" w:hAnsi="Arial" w:cs="Arial"/>
          <w:sz w:val="22"/>
          <w:szCs w:val="22"/>
        </w:rPr>
        <w:t xml:space="preserve"> на складе Поставщика</w:t>
      </w:r>
      <w:r w:rsidRPr="008D5783">
        <w:rPr>
          <w:rFonts w:ascii="Arial" w:hAnsi="Arial" w:cs="Arial"/>
          <w:sz w:val="22"/>
          <w:szCs w:val="22"/>
        </w:rPr>
        <w:t xml:space="preserve"> и подтверждается подписанием </w:t>
      </w:r>
      <w:r w:rsidR="008D5783" w:rsidRPr="00F42FA9">
        <w:rPr>
          <w:rFonts w:ascii="Arial" w:hAnsi="Arial" w:cs="Arial"/>
          <w:sz w:val="22"/>
          <w:szCs w:val="22"/>
        </w:rPr>
        <w:t>Покупателем товарной накладной по форме ТОРГ-12/УПД (дата поставки)</w:t>
      </w:r>
      <w:r w:rsidR="008D5783">
        <w:rPr>
          <w:rFonts w:ascii="Arial" w:hAnsi="Arial" w:cs="Arial"/>
          <w:sz w:val="22"/>
          <w:szCs w:val="22"/>
        </w:rPr>
        <w:t xml:space="preserve"> при условии</w:t>
      </w:r>
      <w:r w:rsidRPr="008D5783">
        <w:rPr>
          <w:rFonts w:ascii="Arial" w:hAnsi="Arial" w:cs="Arial"/>
          <w:sz w:val="22"/>
          <w:szCs w:val="22"/>
        </w:rPr>
        <w:t xml:space="preserve"> получения Покупателем документов, указанных в </w:t>
      </w:r>
      <w:hyperlink w:anchor="пункт2_5" w:history="1">
        <w:r w:rsidRPr="008D5783">
          <w:rPr>
            <w:rFonts w:ascii="Arial" w:hAnsi="Arial" w:cs="Arial"/>
            <w:sz w:val="22"/>
            <w:szCs w:val="22"/>
          </w:rPr>
          <w:t>п.1.3.</w:t>
        </w:r>
      </w:hyperlink>
      <w:r w:rsidRPr="008D5783">
        <w:rPr>
          <w:rFonts w:ascii="Arial" w:hAnsi="Arial" w:cs="Arial"/>
          <w:sz w:val="22"/>
          <w:szCs w:val="22"/>
        </w:rPr>
        <w:t xml:space="preserve"> Договора.</w:t>
      </w:r>
    </w:p>
    <w:p w14:paraId="2BFB1E07" w14:textId="155F2651" w:rsidR="002F469D" w:rsidRDefault="00B95AC8" w:rsidP="00B95AC8">
      <w:pPr>
        <w:ind w:firstLine="567"/>
        <w:contextualSpacing/>
        <w:jc w:val="both"/>
        <w:rPr>
          <w:rFonts w:ascii="Arial" w:hAnsi="Arial" w:cs="Arial"/>
          <w:sz w:val="22"/>
          <w:szCs w:val="22"/>
        </w:rPr>
      </w:pPr>
      <w:r>
        <w:rPr>
          <w:rFonts w:ascii="Arial" w:hAnsi="Arial" w:cs="Arial"/>
          <w:sz w:val="22"/>
          <w:szCs w:val="22"/>
        </w:rPr>
        <w:t>2.6</w:t>
      </w:r>
      <w:r w:rsidRPr="005931E9">
        <w:rPr>
          <w:rFonts w:ascii="Arial" w:hAnsi="Arial" w:cs="Arial"/>
          <w:sz w:val="22"/>
          <w:szCs w:val="22"/>
        </w:rPr>
        <w:t>.</w:t>
      </w:r>
      <w:r w:rsidR="002F469D">
        <w:rPr>
          <w:rFonts w:ascii="Arial" w:hAnsi="Arial" w:cs="Arial"/>
          <w:sz w:val="22"/>
          <w:szCs w:val="22"/>
        </w:rPr>
        <w:t xml:space="preserve"> При</w:t>
      </w:r>
      <w:r w:rsidR="002F469D" w:rsidRPr="002F469D">
        <w:rPr>
          <w:rFonts w:ascii="Arial" w:hAnsi="Arial" w:cs="Arial"/>
          <w:sz w:val="22"/>
          <w:szCs w:val="22"/>
        </w:rPr>
        <w:t xml:space="preserve"> обнаружен</w:t>
      </w:r>
      <w:r w:rsidR="002F469D">
        <w:rPr>
          <w:rFonts w:ascii="Arial" w:hAnsi="Arial" w:cs="Arial"/>
          <w:sz w:val="22"/>
          <w:szCs w:val="22"/>
        </w:rPr>
        <w:t>ии</w:t>
      </w:r>
      <w:r w:rsidR="002F469D" w:rsidRPr="002F469D">
        <w:rPr>
          <w:rFonts w:ascii="Arial" w:hAnsi="Arial" w:cs="Arial"/>
          <w:sz w:val="22"/>
          <w:szCs w:val="22"/>
        </w:rPr>
        <w:t xml:space="preserve"> </w:t>
      </w:r>
      <w:r w:rsidR="002F469D">
        <w:rPr>
          <w:rFonts w:ascii="Arial" w:hAnsi="Arial" w:cs="Arial"/>
          <w:sz w:val="22"/>
          <w:szCs w:val="22"/>
        </w:rPr>
        <w:t xml:space="preserve">Покупателем </w:t>
      </w:r>
      <w:r w:rsidR="002F469D" w:rsidRPr="002F469D">
        <w:rPr>
          <w:rFonts w:ascii="Arial" w:hAnsi="Arial" w:cs="Arial"/>
          <w:sz w:val="22"/>
          <w:szCs w:val="22"/>
        </w:rPr>
        <w:t>недостатк</w:t>
      </w:r>
      <w:r w:rsidR="002F469D">
        <w:rPr>
          <w:rFonts w:ascii="Arial" w:hAnsi="Arial" w:cs="Arial"/>
          <w:sz w:val="22"/>
          <w:szCs w:val="22"/>
        </w:rPr>
        <w:t>ов</w:t>
      </w:r>
      <w:r w:rsidR="002F469D" w:rsidRPr="002F469D">
        <w:rPr>
          <w:rFonts w:ascii="Arial" w:hAnsi="Arial" w:cs="Arial"/>
          <w:sz w:val="22"/>
          <w:szCs w:val="22"/>
        </w:rPr>
        <w:t xml:space="preserve"> Товара по количеству и качеству (явным недостаткам, то есть таким недостаткам, которые могут быть обнаружены при внешнем осмотре Товара)</w:t>
      </w:r>
      <w:r w:rsidR="002F469D">
        <w:rPr>
          <w:rFonts w:ascii="Arial" w:hAnsi="Arial" w:cs="Arial"/>
          <w:sz w:val="22"/>
          <w:szCs w:val="22"/>
        </w:rPr>
        <w:t xml:space="preserve">, в </w:t>
      </w:r>
      <w:proofErr w:type="spellStart"/>
      <w:r w:rsidR="002F469D">
        <w:rPr>
          <w:rFonts w:ascii="Arial" w:hAnsi="Arial" w:cs="Arial"/>
          <w:sz w:val="22"/>
          <w:szCs w:val="22"/>
        </w:rPr>
        <w:t>т.ч</w:t>
      </w:r>
      <w:proofErr w:type="spellEnd"/>
      <w:r w:rsidR="002F469D">
        <w:rPr>
          <w:rFonts w:ascii="Arial" w:hAnsi="Arial" w:cs="Arial"/>
          <w:sz w:val="22"/>
          <w:szCs w:val="22"/>
        </w:rPr>
        <w:t xml:space="preserve">. в случае отсутствия полного комплекта документов, указанных в п. 1.3. Договора, </w:t>
      </w:r>
      <w:r w:rsidR="002F469D" w:rsidRPr="002F469D">
        <w:rPr>
          <w:rFonts w:ascii="Arial" w:hAnsi="Arial" w:cs="Arial"/>
          <w:sz w:val="22"/>
          <w:szCs w:val="22"/>
        </w:rPr>
        <w:t>Покупатель</w:t>
      </w:r>
      <w:r w:rsidR="002F469D">
        <w:rPr>
          <w:rFonts w:ascii="Arial" w:hAnsi="Arial" w:cs="Arial"/>
          <w:sz w:val="22"/>
          <w:szCs w:val="22"/>
        </w:rPr>
        <w:t xml:space="preserve"> имеет право отказаться от приемки Товара и подписания товарных накладных по форме ТОРГ-12/УПД. В таком случае Сторонами составляется Акт о</w:t>
      </w:r>
      <w:r w:rsidR="001F1D87">
        <w:rPr>
          <w:rFonts w:ascii="Arial" w:hAnsi="Arial" w:cs="Arial"/>
          <w:sz w:val="22"/>
          <w:szCs w:val="22"/>
        </w:rPr>
        <w:t xml:space="preserve"> выявленных недостатках Товара</w:t>
      </w:r>
      <w:r w:rsidR="002F469D">
        <w:rPr>
          <w:rFonts w:ascii="Arial" w:hAnsi="Arial" w:cs="Arial"/>
          <w:sz w:val="22"/>
          <w:szCs w:val="22"/>
        </w:rPr>
        <w:t>, Товар считается не переданным (не поставленным) Покупателю</w:t>
      </w:r>
      <w:r w:rsidR="008378F9">
        <w:rPr>
          <w:rFonts w:ascii="Arial" w:hAnsi="Arial" w:cs="Arial"/>
          <w:sz w:val="22"/>
          <w:szCs w:val="22"/>
        </w:rPr>
        <w:t xml:space="preserve">, а затраты Покупателя на организацию самовывоза Товара со склада Поставщика (транспортные расходы по перевозке Товара, а также расходы на командирование представителей Покупателя для приемки Товара) возлагаются на Поставщика. </w:t>
      </w:r>
      <w:r w:rsidR="002F469D">
        <w:rPr>
          <w:rFonts w:ascii="Arial" w:hAnsi="Arial" w:cs="Arial"/>
          <w:sz w:val="22"/>
          <w:szCs w:val="22"/>
        </w:rPr>
        <w:t xml:space="preserve">  </w:t>
      </w:r>
    </w:p>
    <w:p w14:paraId="73333404" w14:textId="77777777" w:rsidR="00E7100B" w:rsidRDefault="00E7100B" w:rsidP="00B95AC8">
      <w:pPr>
        <w:ind w:firstLine="567"/>
        <w:jc w:val="both"/>
        <w:rPr>
          <w:rFonts w:ascii="Arial" w:hAnsi="Arial" w:cs="Arial"/>
          <w:sz w:val="22"/>
          <w:szCs w:val="22"/>
        </w:rPr>
      </w:pPr>
      <w:r w:rsidRPr="00E7100B">
        <w:rPr>
          <w:rFonts w:ascii="Arial" w:hAnsi="Arial" w:cs="Arial"/>
          <w:sz w:val="22"/>
          <w:szCs w:val="22"/>
        </w:rPr>
        <w:t>2.7.</w:t>
      </w:r>
      <w:r w:rsidR="008D5783" w:rsidRPr="00E7100B">
        <w:rPr>
          <w:rFonts w:ascii="Arial" w:hAnsi="Arial" w:cs="Arial"/>
          <w:sz w:val="22"/>
          <w:szCs w:val="22"/>
        </w:rPr>
        <w:t xml:space="preserve"> После передачи товара Покупателю (</w:t>
      </w:r>
      <w:r>
        <w:rPr>
          <w:rFonts w:ascii="Arial" w:hAnsi="Arial" w:cs="Arial"/>
          <w:sz w:val="22"/>
          <w:szCs w:val="22"/>
        </w:rPr>
        <w:t>подписания Покупателем товарной накладной ТОРГ-12/УПД</w:t>
      </w:r>
      <w:r w:rsidR="008D5783" w:rsidRPr="00E7100B">
        <w:rPr>
          <w:rFonts w:ascii="Arial" w:hAnsi="Arial" w:cs="Arial"/>
          <w:sz w:val="22"/>
          <w:szCs w:val="22"/>
        </w:rPr>
        <w:t xml:space="preserve">) претензии Покупателя о недостатках Товара по количеству и явным недостаткам по качеству Поставщиком не принимаются и не рассматриваются. </w:t>
      </w:r>
    </w:p>
    <w:p w14:paraId="120C063B" w14:textId="77777777" w:rsidR="00E7100B" w:rsidRDefault="00E7100B" w:rsidP="00B95AC8">
      <w:pPr>
        <w:ind w:firstLine="567"/>
        <w:jc w:val="both"/>
        <w:rPr>
          <w:rFonts w:ascii="Arial" w:hAnsi="Arial" w:cs="Arial"/>
          <w:sz w:val="22"/>
          <w:szCs w:val="22"/>
        </w:rPr>
      </w:pPr>
      <w:r>
        <w:rPr>
          <w:rFonts w:ascii="Arial" w:hAnsi="Arial" w:cs="Arial"/>
          <w:sz w:val="22"/>
          <w:szCs w:val="22"/>
        </w:rPr>
        <w:t xml:space="preserve">2.8. </w:t>
      </w:r>
      <w:r w:rsidR="008D5783" w:rsidRPr="00E7100B">
        <w:rPr>
          <w:rFonts w:ascii="Arial" w:hAnsi="Arial" w:cs="Arial"/>
          <w:sz w:val="22"/>
          <w:szCs w:val="22"/>
        </w:rPr>
        <w:t xml:space="preserve">Требования по скрытым недостаткам Товара могут быть заявлены Покупателем в течение установленного на Товар гарантийного срока. </w:t>
      </w:r>
    </w:p>
    <w:p w14:paraId="55212E1A" w14:textId="77777777" w:rsidR="00910B86" w:rsidRDefault="008D5783" w:rsidP="00B95AC8">
      <w:pPr>
        <w:ind w:firstLine="567"/>
        <w:jc w:val="both"/>
        <w:rPr>
          <w:rFonts w:ascii="Arial" w:hAnsi="Arial" w:cs="Arial"/>
          <w:sz w:val="22"/>
          <w:szCs w:val="22"/>
        </w:rPr>
      </w:pPr>
      <w:r w:rsidRPr="00E7100B">
        <w:rPr>
          <w:rFonts w:ascii="Arial" w:hAnsi="Arial" w:cs="Arial"/>
          <w:sz w:val="22"/>
          <w:szCs w:val="22"/>
        </w:rPr>
        <w:t>2.</w:t>
      </w:r>
      <w:r w:rsidR="00E7100B">
        <w:rPr>
          <w:rFonts w:ascii="Arial" w:hAnsi="Arial" w:cs="Arial"/>
          <w:sz w:val="22"/>
          <w:szCs w:val="22"/>
        </w:rPr>
        <w:t>9.</w:t>
      </w:r>
      <w:r w:rsidRPr="00E7100B">
        <w:rPr>
          <w:rFonts w:ascii="Arial" w:hAnsi="Arial" w:cs="Arial"/>
          <w:sz w:val="22"/>
          <w:szCs w:val="22"/>
        </w:rPr>
        <w:t xml:space="preserve"> При обнаружении скрытых недостатков в поставленном Товаре, то есть таких недостатков, которые не могли быть выявлены при визуальном осмотре</w:t>
      </w:r>
      <w:r w:rsidR="00E7100B">
        <w:rPr>
          <w:rFonts w:ascii="Arial" w:hAnsi="Arial" w:cs="Arial"/>
          <w:sz w:val="22"/>
          <w:szCs w:val="22"/>
        </w:rPr>
        <w:t xml:space="preserve"> </w:t>
      </w:r>
      <w:r w:rsidRPr="00E7100B">
        <w:rPr>
          <w:rFonts w:ascii="Arial" w:hAnsi="Arial" w:cs="Arial"/>
          <w:sz w:val="22"/>
          <w:szCs w:val="22"/>
        </w:rPr>
        <w:t>п</w:t>
      </w:r>
      <w:r w:rsidR="00E7100B">
        <w:rPr>
          <w:rFonts w:ascii="Arial" w:hAnsi="Arial" w:cs="Arial"/>
          <w:sz w:val="22"/>
          <w:szCs w:val="22"/>
        </w:rPr>
        <w:t>ри</w:t>
      </w:r>
      <w:r w:rsidRPr="00E7100B">
        <w:rPr>
          <w:rFonts w:ascii="Arial" w:hAnsi="Arial" w:cs="Arial"/>
          <w:sz w:val="22"/>
          <w:szCs w:val="22"/>
        </w:rPr>
        <w:t xml:space="preserve"> получени</w:t>
      </w:r>
      <w:r w:rsidR="00E7100B">
        <w:rPr>
          <w:rFonts w:ascii="Arial" w:hAnsi="Arial" w:cs="Arial"/>
          <w:sz w:val="22"/>
          <w:szCs w:val="22"/>
        </w:rPr>
        <w:t>и</w:t>
      </w:r>
      <w:r w:rsidRPr="00E7100B">
        <w:rPr>
          <w:rFonts w:ascii="Arial" w:hAnsi="Arial" w:cs="Arial"/>
          <w:sz w:val="22"/>
          <w:szCs w:val="22"/>
        </w:rPr>
        <w:t xml:space="preserve"> Товара от Поставщика</w:t>
      </w:r>
      <w:r w:rsidR="00E7100B">
        <w:rPr>
          <w:rFonts w:ascii="Arial" w:hAnsi="Arial" w:cs="Arial"/>
          <w:sz w:val="22"/>
          <w:szCs w:val="22"/>
        </w:rPr>
        <w:t>,</w:t>
      </w:r>
      <w:r w:rsidRPr="00E7100B">
        <w:rPr>
          <w:rFonts w:ascii="Arial" w:hAnsi="Arial" w:cs="Arial"/>
          <w:sz w:val="22"/>
          <w:szCs w:val="22"/>
        </w:rPr>
        <w:t xml:space="preserve"> Покупатель обязан вызвать представителя Поставщика для осмотра Товара и составления </w:t>
      </w:r>
      <w:r w:rsidR="00E937D4">
        <w:rPr>
          <w:rFonts w:ascii="Arial" w:hAnsi="Arial" w:cs="Arial"/>
          <w:sz w:val="22"/>
          <w:szCs w:val="22"/>
        </w:rPr>
        <w:t>А</w:t>
      </w:r>
      <w:r w:rsidRPr="00E7100B">
        <w:rPr>
          <w:rFonts w:ascii="Arial" w:hAnsi="Arial" w:cs="Arial"/>
          <w:sz w:val="22"/>
          <w:szCs w:val="22"/>
        </w:rPr>
        <w:t xml:space="preserve">кта о выявленных недостатках Товара. При этом Покупатель обязан обеспечить сохранность Товара. </w:t>
      </w:r>
    </w:p>
    <w:p w14:paraId="55EE8FFD" w14:textId="77777777" w:rsidR="00910B86" w:rsidRDefault="00910B86" w:rsidP="006C7FC8">
      <w:pPr>
        <w:pStyle w:val="a8"/>
        <w:suppressAutoHyphens w:val="0"/>
        <w:ind w:left="0" w:firstLine="567"/>
        <w:jc w:val="both"/>
        <w:rPr>
          <w:rFonts w:ascii="Arial" w:hAnsi="Arial" w:cs="Arial"/>
          <w:sz w:val="22"/>
          <w:szCs w:val="22"/>
        </w:rPr>
      </w:pPr>
      <w:r w:rsidRPr="008F3938">
        <w:rPr>
          <w:rFonts w:ascii="Arial" w:hAnsi="Arial" w:cs="Arial"/>
          <w:sz w:val="22"/>
          <w:szCs w:val="22"/>
        </w:rPr>
        <w:t xml:space="preserve">Порядок вызова Поставщика аналогичен порядку, предусмотренному </w:t>
      </w:r>
      <w:proofErr w:type="spellStart"/>
      <w:r w:rsidRPr="008F3938">
        <w:rPr>
          <w:rFonts w:ascii="Arial" w:hAnsi="Arial" w:cs="Arial"/>
          <w:sz w:val="22"/>
          <w:szCs w:val="22"/>
        </w:rPr>
        <w:t>пп</w:t>
      </w:r>
      <w:proofErr w:type="spellEnd"/>
      <w:r w:rsidRPr="008F3938">
        <w:rPr>
          <w:rFonts w:ascii="Arial" w:hAnsi="Arial" w:cs="Arial"/>
          <w:sz w:val="22"/>
          <w:szCs w:val="22"/>
        </w:rPr>
        <w:t>. 2.14 - 2.21 настоящего Приложения.</w:t>
      </w:r>
    </w:p>
    <w:p w14:paraId="05B0A787" w14:textId="3C48EA1E" w:rsidR="006C7FC8" w:rsidRDefault="00B95AC8" w:rsidP="006C7FC8">
      <w:pPr>
        <w:pStyle w:val="a8"/>
        <w:numPr>
          <w:ilvl w:val="1"/>
          <w:numId w:val="25"/>
        </w:numPr>
        <w:suppressAutoHyphens w:val="0"/>
        <w:ind w:left="0" w:firstLine="567"/>
        <w:jc w:val="both"/>
        <w:rPr>
          <w:rFonts w:ascii="Arial" w:hAnsi="Arial" w:cs="Arial"/>
          <w:sz w:val="22"/>
          <w:szCs w:val="22"/>
        </w:rPr>
      </w:pPr>
      <w:r w:rsidRPr="005931E9">
        <w:rPr>
          <w:rFonts w:ascii="Arial" w:hAnsi="Arial" w:cs="Arial"/>
          <w:sz w:val="22"/>
          <w:szCs w:val="22"/>
        </w:rPr>
        <w:t xml:space="preserve">Товар должен поставляться в собранном виде, если иная степень сборки не указана в Спецификации. </w:t>
      </w:r>
    </w:p>
    <w:p w14:paraId="1A77B168" w14:textId="3BDF9896" w:rsidR="00B95AC8" w:rsidRDefault="00B95AC8" w:rsidP="006C7FC8">
      <w:pPr>
        <w:pStyle w:val="a8"/>
        <w:numPr>
          <w:ilvl w:val="1"/>
          <w:numId w:val="25"/>
        </w:numPr>
        <w:suppressAutoHyphens w:val="0"/>
        <w:ind w:left="0" w:firstLine="567"/>
        <w:jc w:val="both"/>
        <w:rPr>
          <w:rFonts w:ascii="Arial" w:hAnsi="Arial" w:cs="Arial"/>
          <w:sz w:val="22"/>
          <w:szCs w:val="22"/>
        </w:rPr>
      </w:pPr>
      <w:r w:rsidRPr="005931E9">
        <w:rPr>
          <w:rFonts w:ascii="Arial" w:hAnsi="Arial" w:cs="Arial"/>
          <w:sz w:val="22"/>
          <w:szCs w:val="22"/>
        </w:rPr>
        <w:t xml:space="preserve">Дата устранения недостатков в Товаре подтверждается Актом об устранении недостатков, подписанным Поставщиком и Покупателем. В случае если для устранения недостатков Товара вывозился Поставщиком с территории Покупателя, датой устранения недостатков является дата доставки Товара </w:t>
      </w:r>
      <w:r w:rsidR="006C7FC8">
        <w:rPr>
          <w:rFonts w:ascii="Arial" w:hAnsi="Arial" w:cs="Arial"/>
          <w:sz w:val="22"/>
          <w:szCs w:val="22"/>
        </w:rPr>
        <w:t xml:space="preserve">на территорию Покупателя, </w:t>
      </w:r>
      <w:r w:rsidRPr="005931E9">
        <w:rPr>
          <w:rFonts w:ascii="Arial" w:hAnsi="Arial" w:cs="Arial"/>
          <w:sz w:val="22"/>
          <w:szCs w:val="22"/>
        </w:rPr>
        <w:t>подтвержденная транспортными документами.</w:t>
      </w:r>
    </w:p>
    <w:p w14:paraId="7CDD9F65" w14:textId="77777777" w:rsidR="00B95AC8" w:rsidRPr="005931E9" w:rsidRDefault="00B95AC8" w:rsidP="006C7FC8">
      <w:pPr>
        <w:pStyle w:val="a8"/>
        <w:numPr>
          <w:ilvl w:val="1"/>
          <w:numId w:val="25"/>
        </w:numPr>
        <w:suppressAutoHyphens w:val="0"/>
        <w:ind w:left="0" w:firstLine="567"/>
        <w:jc w:val="both"/>
        <w:rPr>
          <w:rFonts w:ascii="Arial" w:hAnsi="Arial" w:cs="Arial"/>
          <w:sz w:val="22"/>
          <w:szCs w:val="22"/>
        </w:rPr>
      </w:pPr>
      <w:r w:rsidRPr="005931E9">
        <w:rPr>
          <w:rFonts w:ascii="Arial" w:hAnsi="Arial" w:cs="Arial"/>
          <w:sz w:val="22"/>
          <w:szCs w:val="22"/>
        </w:rPr>
        <w:t xml:space="preserve">Обязательства Поставщика по поставке считаются исполненными с </w:t>
      </w:r>
      <w:r>
        <w:rPr>
          <w:rFonts w:ascii="Arial" w:hAnsi="Arial" w:cs="Arial"/>
          <w:sz w:val="22"/>
          <w:szCs w:val="22"/>
        </w:rPr>
        <w:t>даты</w:t>
      </w:r>
      <w:r w:rsidRPr="005931E9">
        <w:rPr>
          <w:rFonts w:ascii="Arial" w:hAnsi="Arial" w:cs="Arial"/>
          <w:sz w:val="22"/>
          <w:szCs w:val="22"/>
        </w:rPr>
        <w:t xml:space="preserve"> подписания Покупателем ТОРГ-12/УПД без замечаний (за исключением гарантийных обязательств).</w:t>
      </w:r>
    </w:p>
    <w:p w14:paraId="5D38E3DF" w14:textId="77777777" w:rsidR="00B95AC8" w:rsidRDefault="00B95AC8" w:rsidP="006C7FC8">
      <w:pPr>
        <w:pStyle w:val="a8"/>
        <w:numPr>
          <w:ilvl w:val="1"/>
          <w:numId w:val="25"/>
        </w:numPr>
        <w:suppressAutoHyphens w:val="0"/>
        <w:ind w:left="0" w:firstLine="567"/>
        <w:jc w:val="both"/>
        <w:rPr>
          <w:rFonts w:ascii="Arial" w:hAnsi="Arial" w:cs="Arial"/>
          <w:sz w:val="22"/>
          <w:szCs w:val="22"/>
        </w:rPr>
      </w:pPr>
      <w:r w:rsidRPr="005931E9">
        <w:rPr>
          <w:rFonts w:ascii="Arial" w:hAnsi="Arial" w:cs="Arial"/>
          <w:sz w:val="22"/>
          <w:szCs w:val="22"/>
        </w:rPr>
        <w:t>Дата допоставки и доукомплектования Товара подтверждается в порядке, аналогичном порядку подтверждения первоначальной поставки (в зависимости от условий поставки, определенных Договором).</w:t>
      </w:r>
    </w:p>
    <w:p w14:paraId="6E03764C" w14:textId="6B0F3301" w:rsidR="00200E99" w:rsidRPr="005931E9" w:rsidRDefault="00200E99" w:rsidP="00200E99">
      <w:pPr>
        <w:pStyle w:val="a8"/>
        <w:suppressAutoHyphens w:val="0"/>
        <w:ind w:left="567"/>
        <w:jc w:val="both"/>
        <w:rPr>
          <w:rFonts w:ascii="Arial" w:hAnsi="Arial" w:cs="Arial"/>
          <w:sz w:val="22"/>
          <w:szCs w:val="22"/>
        </w:rPr>
      </w:pPr>
    </w:p>
    <w:p w14:paraId="0E6886F9" w14:textId="77777777" w:rsidR="00F70C42" w:rsidRPr="005931E9" w:rsidRDefault="00F70C42" w:rsidP="00B162A3">
      <w:pPr>
        <w:pStyle w:val="a8"/>
        <w:numPr>
          <w:ilvl w:val="1"/>
          <w:numId w:val="25"/>
        </w:numPr>
        <w:suppressAutoHyphens w:val="0"/>
        <w:ind w:left="0" w:firstLine="567"/>
        <w:jc w:val="both"/>
        <w:rPr>
          <w:rFonts w:ascii="Arial" w:hAnsi="Arial" w:cs="Arial"/>
          <w:sz w:val="22"/>
          <w:szCs w:val="22"/>
        </w:rPr>
      </w:pPr>
      <w:r w:rsidRPr="005931E9">
        <w:rPr>
          <w:rFonts w:ascii="Arial" w:hAnsi="Arial" w:cs="Arial"/>
          <w:sz w:val="22"/>
          <w:szCs w:val="22"/>
        </w:rPr>
        <w:t xml:space="preserve">Если в течение </w:t>
      </w:r>
      <w:r w:rsidRPr="0081038F">
        <w:rPr>
          <w:rFonts w:ascii="Arial" w:hAnsi="Arial" w:cs="Arial"/>
          <w:i/>
          <w:sz w:val="22"/>
          <w:szCs w:val="22"/>
        </w:rPr>
        <w:t>гарантийного срока/срока годности</w:t>
      </w:r>
      <w:r w:rsidRPr="005931E9">
        <w:rPr>
          <w:rFonts w:ascii="Arial" w:hAnsi="Arial" w:cs="Arial"/>
          <w:sz w:val="22"/>
          <w:szCs w:val="22"/>
        </w:rPr>
        <w:t xml:space="preserve"> будут выявлены недостатки Товара или иное несоответствие Товара условиям Договора, Покупатель направляет в адрес Поставщика уведомление о вызове представителя Поставщика, которое должно содержать информацию о выявленных несоответствиях и действиях, предпринятых Покупателем (например, о помещении Товара на ответственное хранение), сроках и месте прибытия представителя Поставщика для осмотра и фиксации выявленных несоответствий. При этом гарантийный срок продлевается на период устранения дефектов/замены Товара. </w:t>
      </w:r>
    </w:p>
    <w:p w14:paraId="5B0EAA24" w14:textId="77777777" w:rsidR="00F70C42" w:rsidRPr="005931E9" w:rsidRDefault="00F70C42" w:rsidP="00B162A3">
      <w:pPr>
        <w:pStyle w:val="a8"/>
        <w:numPr>
          <w:ilvl w:val="1"/>
          <w:numId w:val="25"/>
        </w:numPr>
        <w:suppressAutoHyphens w:val="0"/>
        <w:ind w:left="0" w:firstLine="567"/>
        <w:jc w:val="both"/>
        <w:rPr>
          <w:rFonts w:ascii="Arial" w:hAnsi="Arial" w:cs="Arial"/>
          <w:sz w:val="22"/>
          <w:szCs w:val="22"/>
        </w:rPr>
      </w:pPr>
      <w:r w:rsidRPr="005931E9">
        <w:rPr>
          <w:rFonts w:ascii="Arial" w:hAnsi="Arial" w:cs="Arial"/>
          <w:sz w:val="22"/>
          <w:szCs w:val="22"/>
        </w:rPr>
        <w:t xml:space="preserve">Поставщик обязан в течение суток после получения уведомления Покупателя сообщить Покупателю о направлении им представителя для участия в составлении Акта о выявленных недостатках Товара. </w:t>
      </w:r>
    </w:p>
    <w:p w14:paraId="5CA1FCF2" w14:textId="77777777" w:rsidR="00F70C42" w:rsidRPr="005931E9" w:rsidRDefault="00F70C42" w:rsidP="00B162A3">
      <w:pPr>
        <w:pStyle w:val="a8"/>
        <w:numPr>
          <w:ilvl w:val="1"/>
          <w:numId w:val="25"/>
        </w:numPr>
        <w:suppressAutoHyphens w:val="0"/>
        <w:ind w:left="0" w:firstLine="567"/>
        <w:jc w:val="both"/>
        <w:rPr>
          <w:rFonts w:ascii="Arial" w:hAnsi="Arial" w:cs="Arial"/>
          <w:sz w:val="22"/>
          <w:szCs w:val="22"/>
        </w:rPr>
      </w:pPr>
      <w:r w:rsidRPr="005931E9">
        <w:rPr>
          <w:rFonts w:ascii="Arial" w:hAnsi="Arial" w:cs="Arial"/>
          <w:sz w:val="22"/>
          <w:szCs w:val="22"/>
        </w:rPr>
        <w:t xml:space="preserve">Представитель Поставщика обязан явиться для участия в составлении Акта о выявленных недостатках Товара в срок, указанный в уведомлении, если иной срок не был письменно согласован Сторонами. </w:t>
      </w:r>
    </w:p>
    <w:p w14:paraId="4D71AFE6" w14:textId="77777777" w:rsidR="00F70C42" w:rsidRPr="005931E9" w:rsidRDefault="00F70C42" w:rsidP="00B162A3">
      <w:pPr>
        <w:pStyle w:val="a8"/>
        <w:numPr>
          <w:ilvl w:val="1"/>
          <w:numId w:val="25"/>
        </w:numPr>
        <w:suppressAutoHyphens w:val="0"/>
        <w:ind w:left="0" w:firstLine="567"/>
        <w:jc w:val="both"/>
        <w:rPr>
          <w:rFonts w:ascii="Arial" w:hAnsi="Arial" w:cs="Arial"/>
          <w:sz w:val="22"/>
          <w:szCs w:val="22"/>
        </w:rPr>
      </w:pPr>
      <w:r w:rsidRPr="005931E9">
        <w:rPr>
          <w:rFonts w:ascii="Arial" w:hAnsi="Arial" w:cs="Arial"/>
          <w:sz w:val="22"/>
          <w:szCs w:val="22"/>
        </w:rPr>
        <w:lastRenderedPageBreak/>
        <w:t xml:space="preserve">В случае неявки представителя Поставщика в срок, установленный уведомлением, если иной срок не был письменно согласован Сторонами, Акт о выявленных недостатках Товара составляется Покупателем в одностороннем порядке. </w:t>
      </w:r>
    </w:p>
    <w:p w14:paraId="1D75D82F" w14:textId="77777777" w:rsidR="00F70C42" w:rsidRPr="005931E9" w:rsidRDefault="00F70C42" w:rsidP="005931E9">
      <w:pPr>
        <w:pStyle w:val="a8"/>
        <w:spacing w:after="120"/>
        <w:ind w:left="0" w:firstLine="567"/>
        <w:jc w:val="both"/>
        <w:rPr>
          <w:rFonts w:ascii="Arial" w:hAnsi="Arial" w:cs="Arial"/>
          <w:sz w:val="22"/>
          <w:szCs w:val="22"/>
        </w:rPr>
      </w:pPr>
      <w:r w:rsidRPr="005931E9">
        <w:rPr>
          <w:rFonts w:ascii="Arial" w:hAnsi="Arial" w:cs="Arial"/>
          <w:sz w:val="22"/>
          <w:szCs w:val="22"/>
        </w:rPr>
        <w:t>Указанный Акт является подтверждением факта несоответствия качества и/или количества и/или комплектности Товара условиям Договора.</w:t>
      </w:r>
    </w:p>
    <w:p w14:paraId="4CF33D71" w14:textId="30889FB4" w:rsidR="00F70C42" w:rsidRPr="005931E9" w:rsidRDefault="00F70C42" w:rsidP="006C7FC8">
      <w:pPr>
        <w:pStyle w:val="a8"/>
        <w:numPr>
          <w:ilvl w:val="1"/>
          <w:numId w:val="25"/>
        </w:numPr>
        <w:spacing w:after="120"/>
        <w:ind w:left="0" w:firstLine="567"/>
        <w:jc w:val="both"/>
        <w:rPr>
          <w:rFonts w:ascii="Arial" w:hAnsi="Arial" w:cs="Arial"/>
          <w:sz w:val="22"/>
          <w:szCs w:val="22"/>
        </w:rPr>
      </w:pPr>
      <w:r w:rsidRPr="005931E9">
        <w:rPr>
          <w:rFonts w:ascii="Arial" w:hAnsi="Arial" w:cs="Arial"/>
          <w:sz w:val="22"/>
          <w:szCs w:val="22"/>
        </w:rPr>
        <w:t>Если одна из Сторон отказывается подписывать Акт о выявленных недостатках</w:t>
      </w:r>
      <w:r w:rsidR="006C7FC8">
        <w:rPr>
          <w:rFonts w:ascii="Arial" w:hAnsi="Arial" w:cs="Arial"/>
          <w:sz w:val="22"/>
          <w:szCs w:val="22"/>
        </w:rPr>
        <w:t xml:space="preserve"> Товара</w:t>
      </w:r>
      <w:r w:rsidRPr="005931E9">
        <w:rPr>
          <w:rFonts w:ascii="Arial" w:hAnsi="Arial" w:cs="Arial"/>
          <w:sz w:val="22"/>
          <w:szCs w:val="22"/>
        </w:rPr>
        <w:t>, в Акте делается соответствующая запись, и он считается надлежаще составленным в одностороннем порядке.</w:t>
      </w:r>
    </w:p>
    <w:p w14:paraId="2A890500" w14:textId="77777777" w:rsidR="00F70C42" w:rsidRPr="005931E9" w:rsidRDefault="00F70C42" w:rsidP="006C7FC8">
      <w:pPr>
        <w:pStyle w:val="a8"/>
        <w:numPr>
          <w:ilvl w:val="1"/>
          <w:numId w:val="25"/>
        </w:numPr>
        <w:spacing w:after="120"/>
        <w:ind w:left="0" w:firstLine="567"/>
        <w:jc w:val="both"/>
        <w:rPr>
          <w:rFonts w:ascii="Arial" w:hAnsi="Arial" w:cs="Arial"/>
          <w:sz w:val="22"/>
          <w:szCs w:val="22"/>
        </w:rPr>
      </w:pPr>
      <w:r w:rsidRPr="005931E9">
        <w:rPr>
          <w:rFonts w:ascii="Arial" w:hAnsi="Arial" w:cs="Arial"/>
          <w:sz w:val="22"/>
          <w:szCs w:val="22"/>
        </w:rPr>
        <w:t xml:space="preserve">По запросу представителя Поставщика, для выявления причин повреждения, ему предоставляются все имеющиеся документы, относящиеся к Товару, в </w:t>
      </w:r>
      <w:proofErr w:type="spellStart"/>
      <w:r w:rsidRPr="005931E9">
        <w:rPr>
          <w:rFonts w:ascii="Arial" w:hAnsi="Arial" w:cs="Arial"/>
          <w:sz w:val="22"/>
          <w:szCs w:val="22"/>
        </w:rPr>
        <w:t>т.ч</w:t>
      </w:r>
      <w:proofErr w:type="spellEnd"/>
      <w:r w:rsidRPr="005931E9">
        <w:rPr>
          <w:rFonts w:ascii="Arial" w:hAnsi="Arial" w:cs="Arial"/>
          <w:sz w:val="22"/>
          <w:szCs w:val="22"/>
        </w:rPr>
        <w:t>. протоколы проверки технического состояния поврежденного оборудования, выполненные на месте его установки; протоколы испытаний и комплект документации по вводу Товара в эксплуатацию; эксплуатационную документацию; записи оперативных журналов и т.п.</w:t>
      </w:r>
    </w:p>
    <w:p w14:paraId="65918885" w14:textId="77777777" w:rsidR="00F70C42" w:rsidRPr="005931E9" w:rsidRDefault="00F70C42" w:rsidP="006C7FC8">
      <w:pPr>
        <w:pStyle w:val="a8"/>
        <w:numPr>
          <w:ilvl w:val="1"/>
          <w:numId w:val="25"/>
        </w:numPr>
        <w:spacing w:after="120"/>
        <w:ind w:left="0" w:firstLine="567"/>
        <w:jc w:val="both"/>
        <w:rPr>
          <w:rFonts w:ascii="Arial" w:hAnsi="Arial" w:cs="Arial"/>
          <w:sz w:val="22"/>
          <w:szCs w:val="22"/>
        </w:rPr>
      </w:pPr>
      <w:r w:rsidRPr="005931E9">
        <w:rPr>
          <w:rFonts w:ascii="Arial" w:hAnsi="Arial" w:cs="Arial"/>
          <w:sz w:val="22"/>
          <w:szCs w:val="22"/>
        </w:rPr>
        <w:t>При необходимости, представитель Поставщика имеет право произвести осмотр поврежденного Товара на месте установки и его диагностику силами привлеченной и согласованной Сторонами лаборатории/экспертной организации.</w:t>
      </w:r>
    </w:p>
    <w:p w14:paraId="1B2F4703" w14:textId="77208B26" w:rsidR="00F70C42" w:rsidRPr="005931E9" w:rsidRDefault="00F70C42" w:rsidP="006C7FC8">
      <w:pPr>
        <w:pStyle w:val="a8"/>
        <w:numPr>
          <w:ilvl w:val="1"/>
          <w:numId w:val="25"/>
        </w:numPr>
        <w:spacing w:after="120"/>
        <w:ind w:left="0" w:firstLine="567"/>
        <w:jc w:val="both"/>
        <w:rPr>
          <w:rFonts w:ascii="Arial" w:hAnsi="Arial" w:cs="Arial"/>
          <w:sz w:val="22"/>
          <w:szCs w:val="22"/>
        </w:rPr>
      </w:pPr>
      <w:r w:rsidRPr="005931E9">
        <w:rPr>
          <w:rFonts w:ascii="Arial" w:hAnsi="Arial" w:cs="Arial"/>
          <w:sz w:val="22"/>
          <w:szCs w:val="22"/>
        </w:rPr>
        <w:t xml:space="preserve">Расходы, связанные с устранением недостатков </w:t>
      </w:r>
      <w:r w:rsidR="006C7FC8">
        <w:rPr>
          <w:rFonts w:ascii="Arial" w:hAnsi="Arial" w:cs="Arial"/>
          <w:sz w:val="22"/>
          <w:szCs w:val="22"/>
        </w:rPr>
        <w:t>Т</w:t>
      </w:r>
      <w:r w:rsidRPr="005931E9">
        <w:rPr>
          <w:rFonts w:ascii="Arial" w:hAnsi="Arial" w:cs="Arial"/>
          <w:sz w:val="22"/>
          <w:szCs w:val="22"/>
        </w:rPr>
        <w:t>овара, в том числе расходы на проведение работ по монтажу, демонтажу и транспортные расходы, несет Поставщик.</w:t>
      </w:r>
    </w:p>
    <w:p w14:paraId="7FC3F8C1" w14:textId="77777777" w:rsidR="00F70C42" w:rsidRPr="005931E9" w:rsidRDefault="00F70C42" w:rsidP="006C7FC8">
      <w:pPr>
        <w:pStyle w:val="a8"/>
        <w:numPr>
          <w:ilvl w:val="1"/>
          <w:numId w:val="25"/>
        </w:numPr>
        <w:spacing w:after="120"/>
        <w:ind w:left="0" w:firstLine="567"/>
        <w:jc w:val="both"/>
        <w:rPr>
          <w:rFonts w:ascii="Arial" w:hAnsi="Arial" w:cs="Arial"/>
          <w:sz w:val="22"/>
          <w:szCs w:val="22"/>
        </w:rPr>
      </w:pPr>
      <w:r w:rsidRPr="005931E9">
        <w:rPr>
          <w:rFonts w:ascii="Arial" w:hAnsi="Arial" w:cs="Arial"/>
          <w:sz w:val="22"/>
          <w:szCs w:val="22"/>
        </w:rPr>
        <w:t>Покупатель в случае передачи ему Товара ненадлежащего качества вправе по своему выбору потребовать от Поставщика:</w:t>
      </w:r>
    </w:p>
    <w:p w14:paraId="1C2B0CEF" w14:textId="77777777" w:rsidR="00F70C42" w:rsidRPr="005931E9" w:rsidRDefault="00F70C42" w:rsidP="005931E9">
      <w:pPr>
        <w:pStyle w:val="a8"/>
        <w:numPr>
          <w:ilvl w:val="0"/>
          <w:numId w:val="3"/>
        </w:numPr>
        <w:suppressAutoHyphens w:val="0"/>
        <w:spacing w:after="120"/>
        <w:ind w:left="0" w:firstLine="567"/>
        <w:jc w:val="both"/>
        <w:rPr>
          <w:rFonts w:ascii="Arial" w:hAnsi="Arial" w:cs="Arial"/>
          <w:sz w:val="22"/>
          <w:szCs w:val="22"/>
        </w:rPr>
      </w:pPr>
      <w:r w:rsidRPr="005931E9">
        <w:rPr>
          <w:rFonts w:ascii="Arial" w:hAnsi="Arial" w:cs="Arial"/>
          <w:sz w:val="22"/>
          <w:szCs w:val="22"/>
        </w:rPr>
        <w:t>соразмерного уменьшения покупной цены;</w:t>
      </w:r>
    </w:p>
    <w:p w14:paraId="3A9BFA60" w14:textId="77777777" w:rsidR="00F70C42" w:rsidRPr="005931E9" w:rsidRDefault="00F70C42" w:rsidP="005931E9">
      <w:pPr>
        <w:pStyle w:val="a8"/>
        <w:numPr>
          <w:ilvl w:val="0"/>
          <w:numId w:val="3"/>
        </w:numPr>
        <w:suppressAutoHyphens w:val="0"/>
        <w:spacing w:after="120"/>
        <w:ind w:left="0" w:firstLine="567"/>
        <w:jc w:val="both"/>
        <w:rPr>
          <w:rFonts w:ascii="Arial" w:hAnsi="Arial" w:cs="Arial"/>
          <w:sz w:val="22"/>
          <w:szCs w:val="22"/>
        </w:rPr>
      </w:pPr>
      <w:r w:rsidRPr="005931E9">
        <w:rPr>
          <w:rFonts w:ascii="Arial" w:hAnsi="Arial" w:cs="Arial"/>
          <w:sz w:val="22"/>
          <w:szCs w:val="22"/>
        </w:rPr>
        <w:t>безвозмездного устранения недостатков Товара в течение 15 рабочих дней с момента составления Акта о выявленных недостатках Товара, если иной срок не был письменно согласован Сторонами;</w:t>
      </w:r>
    </w:p>
    <w:p w14:paraId="0CE10EA4" w14:textId="77777777" w:rsidR="00F70C42" w:rsidRPr="005931E9" w:rsidRDefault="00F70C42" w:rsidP="005931E9">
      <w:pPr>
        <w:pStyle w:val="a8"/>
        <w:numPr>
          <w:ilvl w:val="0"/>
          <w:numId w:val="3"/>
        </w:numPr>
        <w:suppressAutoHyphens w:val="0"/>
        <w:spacing w:after="120"/>
        <w:ind w:left="0" w:firstLine="567"/>
        <w:jc w:val="both"/>
        <w:rPr>
          <w:rFonts w:ascii="Arial" w:hAnsi="Arial" w:cs="Arial"/>
          <w:sz w:val="22"/>
          <w:szCs w:val="22"/>
        </w:rPr>
      </w:pPr>
      <w:r w:rsidRPr="005931E9">
        <w:rPr>
          <w:rFonts w:ascii="Arial" w:hAnsi="Arial" w:cs="Arial"/>
          <w:sz w:val="22"/>
          <w:szCs w:val="22"/>
        </w:rPr>
        <w:t>возмещения своих документально подтверждённых расходов на устранение недостатков Товара, в том числе документально подтвержденных расходов на привлечение третьих лиц для устранения недостатков Товара.</w:t>
      </w:r>
    </w:p>
    <w:p w14:paraId="30FB7448" w14:textId="77777777" w:rsidR="00F70C42" w:rsidRPr="005931E9" w:rsidRDefault="00F70C42" w:rsidP="005931E9">
      <w:pPr>
        <w:pStyle w:val="a8"/>
        <w:suppressAutoHyphens w:val="0"/>
        <w:spacing w:after="120"/>
        <w:ind w:left="0" w:firstLine="567"/>
        <w:jc w:val="both"/>
        <w:rPr>
          <w:rFonts w:ascii="Arial" w:hAnsi="Arial" w:cs="Arial"/>
          <w:sz w:val="22"/>
          <w:szCs w:val="22"/>
        </w:rPr>
      </w:pPr>
      <w:r w:rsidRPr="005931E9">
        <w:rPr>
          <w:rFonts w:ascii="Arial" w:hAnsi="Arial" w:cs="Arial"/>
          <w:sz w:val="22"/>
          <w:szCs w:val="22"/>
        </w:rPr>
        <w:t>Дополнительно ко всем перечисленным в настоящем пункте требованиям Покупатель вправе потребовать возмещения убытков, причиненных поставкой Товара ненадлежащего качества.</w:t>
      </w:r>
    </w:p>
    <w:p w14:paraId="39A8CBAB" w14:textId="77777777" w:rsidR="00F70C42" w:rsidRPr="005931E9" w:rsidRDefault="00F70C42" w:rsidP="005931E9">
      <w:pPr>
        <w:pStyle w:val="a8"/>
        <w:suppressAutoHyphens w:val="0"/>
        <w:ind w:left="0" w:firstLine="567"/>
        <w:rPr>
          <w:rFonts w:ascii="Arial" w:hAnsi="Arial" w:cs="Arial"/>
          <w:b/>
          <w:sz w:val="22"/>
          <w:szCs w:val="22"/>
          <w:u w:val="single"/>
          <w:lang w:eastAsia="ru-RU"/>
        </w:rPr>
      </w:pPr>
    </w:p>
    <w:p w14:paraId="1B9A2CF9" w14:textId="77777777" w:rsidR="00F70C42" w:rsidRPr="005931E9" w:rsidRDefault="00F70C42" w:rsidP="006C7FC8">
      <w:pPr>
        <w:pStyle w:val="a8"/>
        <w:numPr>
          <w:ilvl w:val="0"/>
          <w:numId w:val="25"/>
        </w:numPr>
        <w:suppressAutoHyphens w:val="0"/>
        <w:ind w:left="0" w:firstLine="567"/>
        <w:jc w:val="both"/>
        <w:rPr>
          <w:rFonts w:ascii="Arial" w:hAnsi="Arial" w:cs="Arial"/>
          <w:b/>
          <w:sz w:val="22"/>
          <w:szCs w:val="22"/>
          <w:lang w:eastAsia="ru-RU"/>
        </w:rPr>
      </w:pPr>
      <w:r w:rsidRPr="005931E9">
        <w:rPr>
          <w:rFonts w:ascii="Arial" w:hAnsi="Arial" w:cs="Arial"/>
          <w:b/>
          <w:sz w:val="22"/>
          <w:szCs w:val="22"/>
          <w:lang w:eastAsia="ru-RU"/>
        </w:rPr>
        <w:t>Гарантии и обязанности Поставщика</w:t>
      </w:r>
    </w:p>
    <w:p w14:paraId="1B491244" w14:textId="77777777" w:rsidR="00D10BF1" w:rsidRPr="005931E9" w:rsidRDefault="00486E73" w:rsidP="005931E9">
      <w:pPr>
        <w:widowControl w:val="0"/>
        <w:suppressAutoHyphens w:val="0"/>
        <w:ind w:firstLine="567"/>
        <w:jc w:val="both"/>
        <w:rPr>
          <w:rFonts w:ascii="Arial" w:hAnsi="Arial" w:cs="Arial"/>
          <w:sz w:val="22"/>
          <w:szCs w:val="22"/>
        </w:rPr>
      </w:pPr>
      <w:r w:rsidRPr="005931E9">
        <w:rPr>
          <w:rFonts w:ascii="Arial" w:hAnsi="Arial" w:cs="Arial"/>
          <w:sz w:val="22"/>
          <w:szCs w:val="22"/>
        </w:rPr>
        <w:t xml:space="preserve">3.1. </w:t>
      </w:r>
      <w:r w:rsidR="00F70C42" w:rsidRPr="005931E9">
        <w:rPr>
          <w:rFonts w:ascii="Arial" w:hAnsi="Arial" w:cs="Arial"/>
          <w:sz w:val="22"/>
          <w:szCs w:val="22"/>
        </w:rPr>
        <w:t>Поставщик гарантирует:</w:t>
      </w:r>
    </w:p>
    <w:p w14:paraId="3F80B584" w14:textId="768D6641" w:rsidR="00F70C42" w:rsidRPr="005931E9" w:rsidRDefault="00D10BF1" w:rsidP="005931E9">
      <w:pPr>
        <w:widowControl w:val="0"/>
        <w:suppressAutoHyphens w:val="0"/>
        <w:ind w:firstLine="567"/>
        <w:jc w:val="both"/>
        <w:rPr>
          <w:rFonts w:ascii="Arial" w:hAnsi="Arial" w:cs="Arial"/>
          <w:sz w:val="22"/>
          <w:szCs w:val="22"/>
        </w:rPr>
      </w:pPr>
      <w:r w:rsidRPr="005931E9">
        <w:rPr>
          <w:rFonts w:ascii="Arial" w:hAnsi="Arial" w:cs="Arial"/>
          <w:sz w:val="22"/>
          <w:szCs w:val="22"/>
        </w:rPr>
        <w:t>3.1.1</w:t>
      </w:r>
      <w:proofErr w:type="gramStart"/>
      <w:r w:rsidRPr="005931E9">
        <w:rPr>
          <w:rFonts w:ascii="Arial" w:hAnsi="Arial" w:cs="Arial"/>
          <w:sz w:val="22"/>
          <w:szCs w:val="22"/>
        </w:rPr>
        <w:t>.</w:t>
      </w:r>
      <w:proofErr w:type="gramEnd"/>
      <w:r w:rsidRPr="005931E9">
        <w:rPr>
          <w:rFonts w:ascii="Arial" w:hAnsi="Arial" w:cs="Arial"/>
          <w:sz w:val="22"/>
          <w:szCs w:val="22"/>
        </w:rPr>
        <w:t xml:space="preserve"> </w:t>
      </w:r>
      <w:r w:rsidR="00F70C42" w:rsidRPr="005931E9">
        <w:rPr>
          <w:rFonts w:ascii="Arial" w:hAnsi="Arial" w:cs="Arial"/>
          <w:sz w:val="22"/>
          <w:szCs w:val="22"/>
        </w:rPr>
        <w:t>что поставляемые Товары являются новыми, не были в употреблении, представляют собой новейшие или текущие модели и включают все последние усовершенствования конструкций и материалов, если в Договоре не оговорено иное.</w:t>
      </w:r>
    </w:p>
    <w:p w14:paraId="47C067F6" w14:textId="4FC00B15" w:rsidR="00F70C42" w:rsidRPr="005931E9" w:rsidRDefault="38D846A5" w:rsidP="005931E9">
      <w:pPr>
        <w:shd w:val="clear" w:color="auto" w:fill="FFFFFF" w:themeFill="background1"/>
        <w:suppressAutoHyphens w:val="0"/>
        <w:autoSpaceDE w:val="0"/>
        <w:autoSpaceDN w:val="0"/>
        <w:adjustRightInd w:val="0"/>
        <w:ind w:firstLine="567"/>
        <w:jc w:val="both"/>
        <w:rPr>
          <w:rFonts w:ascii="Arial" w:hAnsi="Arial" w:cs="Arial"/>
          <w:sz w:val="22"/>
          <w:szCs w:val="22"/>
        </w:rPr>
      </w:pPr>
      <w:r w:rsidRPr="005931E9">
        <w:rPr>
          <w:rFonts w:ascii="Arial" w:hAnsi="Arial" w:cs="Arial"/>
          <w:sz w:val="22"/>
          <w:szCs w:val="22"/>
        </w:rPr>
        <w:t>3.1.2</w:t>
      </w:r>
      <w:proofErr w:type="gramStart"/>
      <w:r w:rsidRPr="005931E9">
        <w:rPr>
          <w:rFonts w:ascii="Arial" w:hAnsi="Arial" w:cs="Arial"/>
          <w:sz w:val="22"/>
          <w:szCs w:val="22"/>
        </w:rPr>
        <w:t>.</w:t>
      </w:r>
      <w:proofErr w:type="gramEnd"/>
      <w:r w:rsidRPr="005931E9">
        <w:rPr>
          <w:rFonts w:ascii="Arial" w:hAnsi="Arial" w:cs="Arial"/>
          <w:sz w:val="22"/>
          <w:szCs w:val="22"/>
        </w:rPr>
        <w:t xml:space="preserve"> </w:t>
      </w:r>
      <w:r w:rsidR="00F70C42" w:rsidRPr="005931E9">
        <w:rPr>
          <w:rFonts w:ascii="Arial" w:hAnsi="Arial" w:cs="Arial"/>
          <w:sz w:val="22"/>
          <w:szCs w:val="22"/>
        </w:rPr>
        <w:t>что Товары, поставляемые по Договору, принадлежат ему на праве собственности, не заложены, не являются предметом ареста, свободны от прав третьих лиц, ввезены на территорию РФ с соблюдением всех установленных законодательством РФ правил, не имеют дефектов, связанных с конструкцией, материалами или исполнением, или с действиями или отсутствием таковых со стороны Поставщика, которые могут иметь место при обычном использовании поставленных Товаров в условиях РФ.</w:t>
      </w:r>
    </w:p>
    <w:p w14:paraId="2A5EC48C" w14:textId="1EAEB931" w:rsidR="00F70C42" w:rsidRPr="005931E9" w:rsidRDefault="7EA4F509" w:rsidP="005931E9">
      <w:pPr>
        <w:shd w:val="clear" w:color="auto" w:fill="FFFFFF" w:themeFill="background1"/>
        <w:suppressAutoHyphens w:val="0"/>
        <w:autoSpaceDE w:val="0"/>
        <w:autoSpaceDN w:val="0"/>
        <w:adjustRightInd w:val="0"/>
        <w:ind w:firstLine="567"/>
        <w:jc w:val="both"/>
        <w:rPr>
          <w:rFonts w:ascii="Arial" w:hAnsi="Arial" w:cs="Arial"/>
          <w:sz w:val="22"/>
          <w:szCs w:val="22"/>
        </w:rPr>
      </w:pPr>
      <w:r w:rsidRPr="005931E9">
        <w:rPr>
          <w:rFonts w:ascii="Arial" w:hAnsi="Arial" w:cs="Arial"/>
          <w:sz w:val="22"/>
          <w:szCs w:val="22"/>
        </w:rPr>
        <w:t xml:space="preserve">3.1.3. </w:t>
      </w:r>
      <w:r w:rsidR="00F70C42" w:rsidRPr="005931E9">
        <w:rPr>
          <w:rFonts w:ascii="Arial" w:hAnsi="Arial" w:cs="Arial"/>
          <w:sz w:val="22"/>
          <w:szCs w:val="22"/>
        </w:rPr>
        <w:t>своевременное безвозмездное устранение выявленных недостатков и дефектов в гарантийный период в сроки, указанные Покупателем;</w:t>
      </w:r>
    </w:p>
    <w:p w14:paraId="1A4187B8" w14:textId="2B8516E9" w:rsidR="00F70C42" w:rsidRPr="005931E9" w:rsidRDefault="0BC12186" w:rsidP="005931E9">
      <w:pPr>
        <w:shd w:val="clear" w:color="auto" w:fill="FFFFFF" w:themeFill="background1"/>
        <w:suppressAutoHyphens w:val="0"/>
        <w:autoSpaceDE w:val="0"/>
        <w:autoSpaceDN w:val="0"/>
        <w:adjustRightInd w:val="0"/>
        <w:ind w:firstLine="567"/>
        <w:jc w:val="both"/>
        <w:rPr>
          <w:rFonts w:ascii="Arial" w:hAnsi="Arial" w:cs="Arial"/>
          <w:sz w:val="22"/>
          <w:szCs w:val="22"/>
        </w:rPr>
      </w:pPr>
      <w:r w:rsidRPr="005931E9">
        <w:rPr>
          <w:rFonts w:ascii="Arial" w:hAnsi="Arial" w:cs="Arial"/>
          <w:sz w:val="22"/>
          <w:szCs w:val="22"/>
        </w:rPr>
        <w:t xml:space="preserve">3.1.4. </w:t>
      </w:r>
      <w:r w:rsidR="00F70C42" w:rsidRPr="005931E9">
        <w:rPr>
          <w:rFonts w:ascii="Arial" w:hAnsi="Arial" w:cs="Arial"/>
          <w:sz w:val="22"/>
          <w:szCs w:val="22"/>
        </w:rPr>
        <w:t xml:space="preserve">соблюдение порядка пропускного и </w:t>
      </w:r>
      <w:proofErr w:type="spellStart"/>
      <w:r w:rsidR="00F70C42" w:rsidRPr="005931E9">
        <w:rPr>
          <w:rFonts w:ascii="Arial" w:hAnsi="Arial" w:cs="Arial"/>
          <w:sz w:val="22"/>
          <w:szCs w:val="22"/>
        </w:rPr>
        <w:t>внутриобъектового</w:t>
      </w:r>
      <w:proofErr w:type="spellEnd"/>
      <w:r w:rsidR="00F70C42" w:rsidRPr="005931E9">
        <w:rPr>
          <w:rFonts w:ascii="Arial" w:hAnsi="Arial" w:cs="Arial"/>
          <w:sz w:val="22"/>
          <w:szCs w:val="22"/>
        </w:rPr>
        <w:t xml:space="preserve"> режима (Приложение к Договору);</w:t>
      </w:r>
    </w:p>
    <w:p w14:paraId="5F005F8E" w14:textId="0A1D55C2" w:rsidR="00F70C42" w:rsidRPr="005931E9" w:rsidRDefault="54EC01A4" w:rsidP="005931E9">
      <w:pPr>
        <w:shd w:val="clear" w:color="auto" w:fill="FFFFFF" w:themeFill="background1"/>
        <w:suppressAutoHyphens w:val="0"/>
        <w:autoSpaceDE w:val="0"/>
        <w:autoSpaceDN w:val="0"/>
        <w:adjustRightInd w:val="0"/>
        <w:ind w:firstLine="567"/>
        <w:jc w:val="both"/>
        <w:rPr>
          <w:rFonts w:ascii="Arial" w:hAnsi="Arial" w:cs="Arial"/>
          <w:sz w:val="22"/>
          <w:szCs w:val="22"/>
        </w:rPr>
      </w:pPr>
      <w:r w:rsidRPr="005931E9">
        <w:rPr>
          <w:rFonts w:ascii="Arial" w:hAnsi="Arial" w:cs="Arial"/>
          <w:sz w:val="22"/>
          <w:szCs w:val="22"/>
        </w:rPr>
        <w:t xml:space="preserve">3.1.5. </w:t>
      </w:r>
      <w:r w:rsidR="00F70C42" w:rsidRPr="005931E9">
        <w:rPr>
          <w:rFonts w:ascii="Arial" w:hAnsi="Arial" w:cs="Arial"/>
          <w:sz w:val="22"/>
          <w:szCs w:val="22"/>
        </w:rPr>
        <w:t>соблюдение и исполнение внутренних регламентирующих документов Поставщика в области охраны труда, пожарной безопасности, промышленной безопасности и Экологии (далее – ЛНА) в дополнение к действующим на территории Российской Федерации нормативным документам</w:t>
      </w:r>
      <w:r w:rsidR="00F70C42" w:rsidRPr="005931E9">
        <w:rPr>
          <w:rStyle w:val="ac"/>
          <w:rFonts w:ascii="Arial" w:hAnsi="Arial" w:cs="Arial"/>
          <w:sz w:val="22"/>
          <w:szCs w:val="22"/>
        </w:rPr>
        <w:footnoteReference w:id="3"/>
      </w:r>
    </w:p>
    <w:p w14:paraId="2C5EAFE4" w14:textId="11450D12" w:rsidR="00F70C42" w:rsidRPr="005931E9" w:rsidRDefault="6F1645D7" w:rsidP="005931E9">
      <w:pPr>
        <w:shd w:val="clear" w:color="auto" w:fill="FFFFFF" w:themeFill="background1"/>
        <w:suppressAutoHyphens w:val="0"/>
        <w:autoSpaceDE w:val="0"/>
        <w:autoSpaceDN w:val="0"/>
        <w:adjustRightInd w:val="0"/>
        <w:ind w:firstLine="567"/>
        <w:jc w:val="both"/>
        <w:rPr>
          <w:rFonts w:ascii="Arial" w:hAnsi="Arial" w:cs="Arial"/>
          <w:sz w:val="22"/>
          <w:szCs w:val="22"/>
        </w:rPr>
      </w:pPr>
      <w:r w:rsidRPr="005931E9">
        <w:rPr>
          <w:rFonts w:ascii="Arial" w:hAnsi="Arial" w:cs="Arial"/>
          <w:sz w:val="22"/>
          <w:szCs w:val="22"/>
        </w:rPr>
        <w:t xml:space="preserve">3.1.6. </w:t>
      </w:r>
      <w:r w:rsidR="00F70C42" w:rsidRPr="005931E9">
        <w:rPr>
          <w:rFonts w:ascii="Arial" w:hAnsi="Arial" w:cs="Arial"/>
          <w:sz w:val="22"/>
          <w:szCs w:val="22"/>
        </w:rPr>
        <w:t xml:space="preserve">соответствие качества Товаров условиям Договора, в </w:t>
      </w:r>
      <w:proofErr w:type="spellStart"/>
      <w:r w:rsidR="00F70C42" w:rsidRPr="005931E9">
        <w:rPr>
          <w:rFonts w:ascii="Arial" w:hAnsi="Arial" w:cs="Arial"/>
          <w:sz w:val="22"/>
          <w:szCs w:val="22"/>
        </w:rPr>
        <w:t>т.ч</w:t>
      </w:r>
      <w:proofErr w:type="spellEnd"/>
      <w:r w:rsidR="00F70C42" w:rsidRPr="005931E9">
        <w:rPr>
          <w:rFonts w:ascii="Arial" w:hAnsi="Arial" w:cs="Arial"/>
          <w:sz w:val="22"/>
          <w:szCs w:val="22"/>
        </w:rPr>
        <w:t xml:space="preserve">. Технического задания, Спецификации, проектной и нормативно-технической документации, а в случае их отсутствия – требованиям законодательства РФ. </w:t>
      </w:r>
    </w:p>
    <w:p w14:paraId="478E877C" w14:textId="77777777" w:rsidR="00F70C42" w:rsidRPr="005931E9" w:rsidRDefault="00F70C42" w:rsidP="005931E9">
      <w:pPr>
        <w:suppressAutoHyphens w:val="0"/>
        <w:ind w:firstLine="567"/>
        <w:jc w:val="both"/>
        <w:rPr>
          <w:rFonts w:ascii="Arial" w:hAnsi="Arial" w:cs="Arial"/>
          <w:b/>
          <w:sz w:val="22"/>
          <w:szCs w:val="22"/>
          <w:lang w:eastAsia="ru-RU"/>
        </w:rPr>
      </w:pPr>
    </w:p>
    <w:p w14:paraId="41F068BA" w14:textId="0EF9A567" w:rsidR="00F70C42" w:rsidRPr="005931E9" w:rsidRDefault="00F70C42" w:rsidP="005931E9">
      <w:pPr>
        <w:pStyle w:val="a8"/>
        <w:numPr>
          <w:ilvl w:val="0"/>
          <w:numId w:val="14"/>
        </w:numPr>
        <w:suppressAutoHyphens w:val="0"/>
        <w:ind w:left="0" w:firstLine="567"/>
        <w:rPr>
          <w:rFonts w:ascii="Arial" w:hAnsi="Arial" w:cs="Arial"/>
          <w:b/>
          <w:sz w:val="22"/>
          <w:szCs w:val="22"/>
        </w:rPr>
      </w:pPr>
      <w:r w:rsidRPr="005931E9">
        <w:rPr>
          <w:rFonts w:ascii="Arial" w:hAnsi="Arial" w:cs="Arial"/>
          <w:b/>
          <w:sz w:val="22"/>
          <w:szCs w:val="22"/>
        </w:rPr>
        <w:t>Порядок проведения технических аудитов и инспекций</w:t>
      </w:r>
    </w:p>
    <w:p w14:paraId="3EEE88C1" w14:textId="5A8D1DEF"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lastRenderedPageBreak/>
        <w:t>Настоящий раздел Правил применяется при наличии прямого указания в Договоре о необходимости проведения Технических аудитов и инспекций.</w:t>
      </w:r>
    </w:p>
    <w:p w14:paraId="60011E24" w14:textId="43370F53"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В целях контроля за функционированием системы обеспечения качества Поставщика (производственных мощностей Поставщика) и его поставщиков - производителей Товара, Покупатель оставляет за собой право проводить собственными силами и/или с привлечением сторонних организаций технические аудиты производственных процессов на предприятиях Поставщика и/или его поставщиков - производителей Товара. Расходы на проведение технического аудита несет Покупатель.</w:t>
      </w:r>
    </w:p>
    <w:p w14:paraId="25EE369A"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Для проведения технического аудита Покупатель направляет Поставщику уведомление о проведении аудита с указанием графика, объема технического аудита, ФИО направляемых специалистов - Представителей Покупателя (далее - аудиторы) не позднее, чем за 10 рабочих дней до даты начала аудита. </w:t>
      </w:r>
    </w:p>
    <w:p w14:paraId="3EB17E86"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Поставщик в течение 2 рабочих дней письменно сообщает о готовности принятия аудиторов и обеспечивает возможность проведения технического аудита, как на собственном предприятии, так и на предприятии производителя Товара или субподрядчиков, вовлеченных в изготовление Товара.</w:t>
      </w:r>
    </w:p>
    <w:p w14:paraId="3A4FA695"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В случае выявления недостатков системы обеспечения качества Поставщика и/или его поставщиков - производителей Товара, недостатков производственных процессов и/или их несоответствия условиям Договора по результатам проведенного технического аудита Поставщик должен разработать и согласовать с Покупателем в течение 2 рабочих дней с даты получения Поставщиком от Покупателя отчета по результатам аудита План корректирующих мероприятий, который должен содержать обязательства Поставщика обеспечить устранение выявленных недостатков, перечень конкретных мероприятий и сроки их реализации. Согласованный, подписанный уполномоченными представителями Сторон и оформленный в качестве дополнительного соглашения к Договору План корректирующих мероприятий становится неотъемлемой частью Договора. Поставщик обязуется выполнить либо обеспечить выполнение Производителем Товара все мероприятия, предусмотренные в Плане корректирующих мероприятий в установленные сроки. О ходе реализации и статусе завершения Плана корректирующих мероприятий Поставщик должен информировать Покупателя по запросу Покупателя.</w:t>
      </w:r>
    </w:p>
    <w:p w14:paraId="1CB67C0C"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Стороны договорились, что выявление недостатков при проведении технического аудита приравнивается к поставке Товара ненадлежащего качества, а подписание Плана корректирующих мероприятий является установлением обязанности Поставщика устранить выявленные недостатки в приемлемый для Покупателя срок. Невыполнение Поставщиком или необеспечение Поставщиком выполнения производителем Товара Плана корректирующих мероприятий, равно как и отказ от принятия аудита или подписания Плана корректирующих мероприятий является существенным нарушением Договора Поставщиком и основанием для одностороннего отказа Покупателя от Договора.</w:t>
      </w:r>
    </w:p>
    <w:p w14:paraId="1FC18AA3"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В целях обеспечения контроля качества производимого Товара на соответствие требованиям, указанным в Договоре, Покупатель вправе проводить собственными силами и/или с привлечением сторонних организаций на заводе Поставщика и/или его субподрядчиков техническую инспекцию в процессе производства и испытаний Товара. </w:t>
      </w:r>
    </w:p>
    <w:p w14:paraId="5EF0647B"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Не позднее, чем за 20 рабочих дней до начала производства Товара Поставщик, исходя из производственных процессов изготовления Товара, разрабатывает и согласовывает с Покупателем План проверок и инспекций (ППИ), который подписывается в качестве дополнительного соглашения к Договору уполномоченными представителями обеих сторон и становится неотъемлемой частью Договора. </w:t>
      </w:r>
    </w:p>
    <w:p w14:paraId="474BB7A6"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В ППИ должен быть указан:</w:t>
      </w:r>
    </w:p>
    <w:p w14:paraId="3ED12389" w14:textId="77777777" w:rsidR="00F70C42" w:rsidRPr="005931E9" w:rsidRDefault="00F70C42" w:rsidP="005931E9">
      <w:pPr>
        <w:pStyle w:val="a8"/>
        <w:numPr>
          <w:ilvl w:val="0"/>
          <w:numId w:val="5"/>
        </w:numPr>
        <w:suppressAutoHyphens w:val="0"/>
        <w:spacing w:after="120"/>
        <w:ind w:left="0" w:firstLine="567"/>
        <w:jc w:val="both"/>
        <w:rPr>
          <w:rFonts w:ascii="Arial" w:hAnsi="Arial" w:cs="Arial"/>
          <w:sz w:val="22"/>
          <w:szCs w:val="22"/>
        </w:rPr>
      </w:pPr>
      <w:r w:rsidRPr="005931E9">
        <w:rPr>
          <w:rFonts w:ascii="Arial" w:hAnsi="Arial" w:cs="Arial"/>
          <w:sz w:val="22"/>
          <w:szCs w:val="22"/>
        </w:rPr>
        <w:t>объем технической инспекции, который согласовывается Сторонами при согласовании ППИ;</w:t>
      </w:r>
    </w:p>
    <w:p w14:paraId="784D1C80" w14:textId="77777777" w:rsidR="00F70C42" w:rsidRPr="005931E9" w:rsidRDefault="00F70C42" w:rsidP="005931E9">
      <w:pPr>
        <w:pStyle w:val="a8"/>
        <w:numPr>
          <w:ilvl w:val="0"/>
          <w:numId w:val="5"/>
        </w:numPr>
        <w:suppressAutoHyphens w:val="0"/>
        <w:ind w:left="0" w:firstLine="567"/>
        <w:jc w:val="both"/>
        <w:rPr>
          <w:rFonts w:ascii="Arial" w:hAnsi="Arial" w:cs="Arial"/>
          <w:sz w:val="22"/>
          <w:szCs w:val="22"/>
        </w:rPr>
      </w:pPr>
      <w:r w:rsidRPr="005931E9">
        <w:rPr>
          <w:rFonts w:ascii="Arial" w:hAnsi="Arial" w:cs="Arial"/>
          <w:sz w:val="22"/>
          <w:szCs w:val="22"/>
        </w:rPr>
        <w:t xml:space="preserve"> представитель Поставщика (ФИО, должность, контакты), уполномоченный на получение и подписание со стороны Поставщика "Разрешений об отгрузке" и «Уведомлений о несоответствии", выпущенных по результатам проведения технической инспекции. Уполномоченный представитель указывается по каждому заводу Поставщика и/или его субподрядчиков, на котором осуществляется производство Товара. </w:t>
      </w:r>
    </w:p>
    <w:p w14:paraId="414B639E" w14:textId="77777777" w:rsidR="00F70C42" w:rsidRPr="005931E9" w:rsidRDefault="00F70C42" w:rsidP="005931E9">
      <w:pPr>
        <w:suppressAutoHyphens w:val="0"/>
        <w:ind w:firstLine="567"/>
        <w:jc w:val="both"/>
        <w:rPr>
          <w:rFonts w:ascii="Arial" w:hAnsi="Arial" w:cs="Arial"/>
          <w:sz w:val="22"/>
          <w:szCs w:val="22"/>
        </w:rPr>
      </w:pPr>
      <w:r w:rsidRPr="005931E9">
        <w:rPr>
          <w:rFonts w:ascii="Arial" w:hAnsi="Arial" w:cs="Arial"/>
          <w:sz w:val="22"/>
          <w:szCs w:val="22"/>
        </w:rPr>
        <w:t>Если в ППИ не было возможности указать такую информацию, Поставщик обязуется сообщить ее Покупателю официальным письмом не позднее первого рабочего дня до начала инспекции.</w:t>
      </w:r>
    </w:p>
    <w:p w14:paraId="04398DD4"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lastRenderedPageBreak/>
        <w:t>Поставщик обязуется принять техническую инспекцию в процессе производства и испытаний Товара в соответствии с ППИ и объемом технической инспекции, определенным Покупателем, а также обеспечить работу инспекторов на производстве. Непринятие инспекции, равно как и отказ от подписания ППИ является существенным нарушением Договора Поставщиком и основанием для одностороннего отказа Покупателя от Договора.</w:t>
      </w:r>
    </w:p>
    <w:p w14:paraId="2F02A0EF"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Расходы на проведение технических инспекций несет Покупатель. </w:t>
      </w:r>
    </w:p>
    <w:p w14:paraId="12E4BD08" w14:textId="77777777" w:rsidR="00F70C42" w:rsidRPr="005931E9" w:rsidRDefault="00F70C42" w:rsidP="0057063C">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Представитель Покупателя имеет право:</w:t>
      </w:r>
    </w:p>
    <w:p w14:paraId="6C3484F7" w14:textId="1A7D7F72" w:rsidR="00F70C42" w:rsidRPr="005931E9" w:rsidRDefault="00F70C42" w:rsidP="0002629E">
      <w:pPr>
        <w:pStyle w:val="a8"/>
        <w:numPr>
          <w:ilvl w:val="2"/>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Присутствовать при изготовлении Товара, поставляемого по настоящему Договору на любом технологическом этапе, а также при испытаниях Товара.</w:t>
      </w:r>
    </w:p>
    <w:p w14:paraId="35DDE640" w14:textId="15BCF2D7" w:rsidR="00F70C42" w:rsidRPr="005931E9" w:rsidRDefault="00F70C42" w:rsidP="0002629E">
      <w:pPr>
        <w:pStyle w:val="a8"/>
        <w:numPr>
          <w:ilvl w:val="2"/>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Осуществлять оперативный контроль за производством, упаковкой и отгрузкой Товара Поставщиком (Грузоотправителем) и контроль соблюдения сроков производства и поставки.</w:t>
      </w:r>
    </w:p>
    <w:p w14:paraId="1CD6FC18" w14:textId="4226F4A4" w:rsidR="00F70C42" w:rsidRPr="005931E9" w:rsidRDefault="00F70C42" w:rsidP="0002629E">
      <w:pPr>
        <w:pStyle w:val="a8"/>
        <w:numPr>
          <w:ilvl w:val="2"/>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Проверять наличие договоров на поставку комплектующих и контролировать ход поставки комплектующих.</w:t>
      </w:r>
    </w:p>
    <w:p w14:paraId="7E91EC32" w14:textId="41A349D1" w:rsidR="00F70C42" w:rsidRPr="005931E9" w:rsidRDefault="00F70C42" w:rsidP="0002629E">
      <w:pPr>
        <w:pStyle w:val="a8"/>
        <w:numPr>
          <w:ilvl w:val="2"/>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Согласовывать с Поставщиком (грузоотправителем) график периодического выборочного контроля качества Товара на предмет соответствия требованиям   Договора, организовывать и проводить отбор образцов Товара для их последующего анализа, испытания под нагрузкой в соответствии с применяемыми методиками и ГОСТ.</w:t>
      </w:r>
    </w:p>
    <w:p w14:paraId="3F1F454E" w14:textId="129204D5" w:rsidR="00F70C42" w:rsidRPr="005931E9" w:rsidRDefault="00F70C42" w:rsidP="0002629E">
      <w:pPr>
        <w:pStyle w:val="a8"/>
        <w:numPr>
          <w:ilvl w:val="2"/>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Осуществлять взаимодействие с производственными и техническими службами Поставщика (производителя) с целью решения оперативных вопросов по качеству Товара, участвовать в совещаниях технических служб Поставщика (производителя) по вопросам повышения качества Товара, поставляемого по настоящему Договору.</w:t>
      </w:r>
    </w:p>
    <w:p w14:paraId="2DB2A704" w14:textId="7695B70E" w:rsidR="00F70C42" w:rsidRPr="005931E9" w:rsidRDefault="00F70C42" w:rsidP="0002629E">
      <w:pPr>
        <w:pStyle w:val="a8"/>
        <w:numPr>
          <w:ilvl w:val="2"/>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Участвовать в испытаниях новых и модернизированных образцов Товара, предназначенного для поставки Покупателю.</w:t>
      </w:r>
    </w:p>
    <w:p w14:paraId="39BE0A96" w14:textId="5AD1E28A" w:rsidR="00F70C42" w:rsidRPr="005931E9" w:rsidRDefault="00F70C42" w:rsidP="0002629E">
      <w:pPr>
        <w:pStyle w:val="a8"/>
        <w:numPr>
          <w:ilvl w:val="2"/>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Совместно с Поставщиком (производителем) изучать причины возникновения брака и дефектов Товара в процессе производства, участвовать и контролировать выполнение мероприятий по повышению качества Товара. Принимать участие в работе комиссий Поставщика (производителя), осуществляющих проверку соблюдения условий   Договора в части качества поставляемого Товара и осуществлять контроль исполнения корректирующих действий, выработанных в процессе работы комиссий.</w:t>
      </w:r>
    </w:p>
    <w:p w14:paraId="4AA8F6EE" w14:textId="559ACAC0" w:rsidR="00F70C42" w:rsidRPr="005931E9" w:rsidRDefault="00F70C42" w:rsidP="0002629E">
      <w:pPr>
        <w:pStyle w:val="a8"/>
        <w:numPr>
          <w:ilvl w:val="2"/>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При необходимости информировать руководителей Поставщика (производителя) о проблемах, возникающих в процессе работы Представителя.</w:t>
      </w:r>
    </w:p>
    <w:p w14:paraId="4F15EB84" w14:textId="5D4CCF95" w:rsidR="00F70C42" w:rsidRPr="005931E9" w:rsidRDefault="00F70C42" w:rsidP="0002629E">
      <w:pPr>
        <w:pStyle w:val="a8"/>
        <w:numPr>
          <w:ilvl w:val="2"/>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Подписывать "Разрешение на отгрузку" и "Уведомление о несоответствии".</w:t>
      </w:r>
    </w:p>
    <w:p w14:paraId="16F905BE"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Поставщик обязуется не менее чем за 10 дней уведомить Покупателя о дате начала производства Товара и календарном графике производства Товара в целях обеспечения возможности своевременного прибытия Представителя Покупателя к началу производства Товара для проведения инспекции. Поставщик обязан обеспечить предоставление Представителю Покупателя помещения, обеспечить доступ к технической документации, регламентирующей технологические процессы производства, контроля качества и транспортировки Товара, поставляемого Покупателю. Уполномоченный Представитель Покупателя в своей работе должен выполнять правила внутреннего распорядка Производителя, требования правил и инструкций по технике безопасности труда, действующих на предприятии Поставщика (Производителя).</w:t>
      </w:r>
    </w:p>
    <w:p w14:paraId="6A5DF4E1"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Поставщик обязуется уведомить Покупателя об изменении даты начала производства Товара не позднее, чем за 10 дней до ранее сообщенной даты начала производства Товара. В случае несоблюдения данного срока для уведомления, Поставщик обязуется возместить Покупателю все расходы и убытки, понесенные в связи с необходимостью переноса сроков инспекции (включая уплату штрафов и возмещение расходов сторонним организациям, привлеченным для проведения инспекции).</w:t>
      </w:r>
    </w:p>
    <w:p w14:paraId="3188580C"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В случае если Представитель Покупателя прибыл в указанный Поставщиком срок, а производство Товара, подлежащего инспекции:</w:t>
      </w:r>
    </w:p>
    <w:p w14:paraId="56A684F2" w14:textId="77777777" w:rsidR="00F70C42" w:rsidRPr="005931E9" w:rsidRDefault="00F70C42" w:rsidP="005931E9">
      <w:pPr>
        <w:pStyle w:val="a8"/>
        <w:numPr>
          <w:ilvl w:val="0"/>
          <w:numId w:val="6"/>
        </w:numPr>
        <w:suppressAutoHyphens w:val="0"/>
        <w:spacing w:after="120"/>
        <w:ind w:left="0" w:firstLine="567"/>
        <w:jc w:val="both"/>
        <w:rPr>
          <w:rFonts w:ascii="Arial" w:hAnsi="Arial" w:cs="Arial"/>
          <w:sz w:val="22"/>
          <w:szCs w:val="22"/>
        </w:rPr>
      </w:pPr>
      <w:r w:rsidRPr="005931E9">
        <w:rPr>
          <w:rFonts w:ascii="Arial" w:hAnsi="Arial" w:cs="Arial"/>
          <w:sz w:val="22"/>
          <w:szCs w:val="22"/>
        </w:rPr>
        <w:t>не было начато в данный срок - Поставщик возмещает Покупателю все расходы и убытки, понесенные Покупателем в связи с изменением сроков инспекции (включая уплату штрафов и возмещение расходов сторонним организациям, привлеченным для проведения инспекции); или</w:t>
      </w:r>
    </w:p>
    <w:p w14:paraId="4D4727C8" w14:textId="77777777" w:rsidR="00F70C42" w:rsidRPr="005931E9" w:rsidRDefault="00F70C42" w:rsidP="005931E9">
      <w:pPr>
        <w:pStyle w:val="a8"/>
        <w:numPr>
          <w:ilvl w:val="0"/>
          <w:numId w:val="6"/>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было начато раньше срока или было уже закончено – Покупатель вправе взыскать с Поставщика штрафную неустойку в размере 10% от максимальной запланированной стоимости инспекции соответствующего объема Товара. Максимальная запланированная стоимость инспекции определяется исходя из цены услуг и запланированного количества человеко-дней, </w:t>
      </w:r>
      <w:r w:rsidRPr="005931E9">
        <w:rPr>
          <w:rFonts w:ascii="Arial" w:hAnsi="Arial" w:cs="Arial"/>
          <w:sz w:val="22"/>
          <w:szCs w:val="22"/>
        </w:rPr>
        <w:lastRenderedPageBreak/>
        <w:t>зафиксированных в договоре со сторонней организацией, привлеченной Покупателем для проведения инспекции соответствующего объёма Товара; или</w:t>
      </w:r>
    </w:p>
    <w:p w14:paraId="23999644" w14:textId="017FF7B9" w:rsidR="00F70C42" w:rsidRPr="0057063C" w:rsidRDefault="00F70C42" w:rsidP="0002629E">
      <w:pPr>
        <w:pStyle w:val="a8"/>
        <w:numPr>
          <w:ilvl w:val="0"/>
          <w:numId w:val="6"/>
        </w:numPr>
        <w:suppressAutoHyphens w:val="0"/>
        <w:spacing w:after="120"/>
        <w:ind w:left="0" w:firstLine="567"/>
        <w:jc w:val="both"/>
        <w:rPr>
          <w:rFonts w:ascii="Arial" w:hAnsi="Arial" w:cs="Arial"/>
          <w:sz w:val="22"/>
          <w:szCs w:val="22"/>
        </w:rPr>
      </w:pPr>
      <w:r w:rsidRPr="005931E9">
        <w:rPr>
          <w:rFonts w:ascii="Arial" w:hAnsi="Arial" w:cs="Arial"/>
          <w:sz w:val="22"/>
          <w:szCs w:val="22"/>
        </w:rPr>
        <w:t>было начато в срок, но затем было остановлено, в связи с чем осуществление инспекции было временно невозможно (если такая остановка производства Товара не была произведена по указанию Покупателя) - Поставщик возмещает все расходы и убытки Покупателя, понесенные в результате остановки производства Товара, понесенные с даты остановки производства Товара и до даты возобновления производства Товара (включая уплату штрафов и возмещение расходов сторонним организациям, привлеченным для проведения инспекции),</w:t>
      </w:r>
      <w:r w:rsidR="0057063C">
        <w:rPr>
          <w:rFonts w:ascii="Arial" w:hAnsi="Arial" w:cs="Arial"/>
          <w:sz w:val="22"/>
          <w:szCs w:val="22"/>
        </w:rPr>
        <w:t xml:space="preserve"> </w:t>
      </w:r>
      <w:r w:rsidRPr="0057063C">
        <w:rPr>
          <w:rFonts w:ascii="Arial" w:hAnsi="Arial" w:cs="Arial"/>
          <w:sz w:val="22"/>
          <w:szCs w:val="22"/>
        </w:rPr>
        <w:t>то Поставщик обязуется возместить указанные выше документально подтвержденные расходы и убытки Покупателя и/или оплатить штраф в течение 30 дней с даты получения соответствующего требования от Покупателя, в безналичном порядке путем перечисления на расчетный счет Покупателя.</w:t>
      </w:r>
    </w:p>
    <w:p w14:paraId="562677FB"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По результатам проведения технической инспекции и/или заводских испытаний в отношении Товара, подлежащего инспекции в соответствии с ППИ, Покупателем или привлеченной для инспекции компанией, должно быть выпущено: </w:t>
      </w:r>
    </w:p>
    <w:p w14:paraId="1CD5CAC0" w14:textId="77777777" w:rsidR="00F70C42" w:rsidRPr="005931E9" w:rsidRDefault="00F70C42" w:rsidP="005931E9">
      <w:pPr>
        <w:pStyle w:val="a8"/>
        <w:numPr>
          <w:ilvl w:val="0"/>
          <w:numId w:val="7"/>
        </w:numPr>
        <w:suppressAutoHyphens w:val="0"/>
        <w:spacing w:after="120"/>
        <w:ind w:left="0" w:firstLine="567"/>
        <w:jc w:val="both"/>
        <w:rPr>
          <w:rFonts w:ascii="Arial" w:hAnsi="Arial" w:cs="Arial"/>
          <w:sz w:val="22"/>
          <w:szCs w:val="22"/>
        </w:rPr>
      </w:pPr>
      <w:r w:rsidRPr="005931E9">
        <w:rPr>
          <w:rFonts w:ascii="Arial" w:hAnsi="Arial" w:cs="Arial"/>
          <w:sz w:val="22"/>
          <w:szCs w:val="22"/>
        </w:rPr>
        <w:t>Разрешение на отгрузку - в случае соответствии Товара и/или процесса его изготовления и/или процесса его испытания требованиям Договора; или</w:t>
      </w:r>
    </w:p>
    <w:p w14:paraId="50CFF72C" w14:textId="77777777" w:rsidR="00F70C42" w:rsidRPr="005931E9" w:rsidRDefault="00F70C42" w:rsidP="005931E9">
      <w:pPr>
        <w:pStyle w:val="a8"/>
        <w:numPr>
          <w:ilvl w:val="0"/>
          <w:numId w:val="7"/>
        </w:numPr>
        <w:suppressAutoHyphens w:val="0"/>
        <w:spacing w:after="120"/>
        <w:ind w:left="0" w:firstLine="567"/>
        <w:jc w:val="both"/>
        <w:rPr>
          <w:rFonts w:ascii="Arial" w:hAnsi="Arial" w:cs="Arial"/>
          <w:sz w:val="22"/>
          <w:szCs w:val="22"/>
        </w:rPr>
      </w:pPr>
      <w:r w:rsidRPr="005931E9">
        <w:rPr>
          <w:rFonts w:ascii="Arial" w:hAnsi="Arial" w:cs="Arial"/>
          <w:sz w:val="22"/>
          <w:szCs w:val="22"/>
        </w:rPr>
        <w:t>Уведомление о несоответствии - в случае несоответствия Товара и/или процесса его изготовления и/или процесса его испытания требованиям Договора. В Уведомлении о несоответствии указываются конкретные несоответствия, допущенные при изготовлении/испытании Товара.</w:t>
      </w:r>
    </w:p>
    <w:p w14:paraId="554A4181"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Разрешение на отгрузку или Уведомление о несоответствии подписывается Покупателем или сотрудником привлеченной для инспекции компании в 2-х экземплярах и передается уполномоченному представителю Поставщика для подписания.  Уполномоченный представитель Поставщика в тот же день обязан подписать и вернуть один экземпляр Разрешения на отгрузку или Уведомления о несоответствии представителю Покупателя или сотруднику привлеченной для инспекции компании.</w:t>
      </w:r>
    </w:p>
    <w:p w14:paraId="1CBFC8A2"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В случае получения Уведомления о несоответствии Поставщик обязан произвести устранение указанных в нем недостатков или осуществить замену Товаром, в отношении которого получено Разрешение на отгрузку. </w:t>
      </w:r>
    </w:p>
    <w:p w14:paraId="0480AF5E"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При отгрузке Товара Поставщик обязан приложить копию Разрешения на отгрузку к каждой части Товара, отгруженной единицей транспортного средства. </w:t>
      </w:r>
    </w:p>
    <w:p w14:paraId="57D46BAF"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Отгрузка Поставщиком Товара, подлежащего инспекции в соответствии с ППИ, без Разрешения на отгрузку или с выпущенным в отношении такого Товара Уведомления о несоответствии не допускается и будет являться нарушением договорных обязательств. </w:t>
      </w:r>
    </w:p>
    <w:p w14:paraId="0B33FDCE" w14:textId="5F7E9B0E"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В случае прибытия такого Товара Покупатель имеет право не осуществлять приемку Товара и потребовать от Поставщика его замены Товаром, в отношении которого было получено Разрешение на отгрузку. Все расходы, связанные с заменой Товара, несет Поставщик. В этом случае применяется процедура фиксации нарушений, предусмотренная разделом </w:t>
      </w:r>
      <w:r w:rsidR="00903E66" w:rsidRPr="00C82068">
        <w:rPr>
          <w:rFonts w:ascii="Arial" w:hAnsi="Arial" w:cs="Arial"/>
          <w:sz w:val="22"/>
          <w:szCs w:val="22"/>
        </w:rPr>
        <w:t xml:space="preserve">2 </w:t>
      </w:r>
      <w:r w:rsidR="00903E66" w:rsidRPr="00512020">
        <w:rPr>
          <w:rFonts w:ascii="Arial" w:hAnsi="Arial" w:cs="Arial"/>
          <w:sz w:val="22"/>
          <w:szCs w:val="22"/>
        </w:rPr>
        <w:t>настоящего П</w:t>
      </w:r>
      <w:r w:rsidR="00903E66" w:rsidRPr="00C82068">
        <w:rPr>
          <w:rFonts w:ascii="Arial" w:hAnsi="Arial" w:cs="Arial"/>
          <w:sz w:val="22"/>
          <w:szCs w:val="22"/>
        </w:rPr>
        <w:t>риложения</w:t>
      </w:r>
      <w:r w:rsidRPr="005931E9">
        <w:rPr>
          <w:rFonts w:ascii="Arial" w:hAnsi="Arial" w:cs="Arial"/>
          <w:sz w:val="22"/>
          <w:szCs w:val="22"/>
        </w:rPr>
        <w:t xml:space="preserve">, и в Акте о выявленных недостатках отражается наличие Уведомления о несоответствии или отсутствие Разрешения на отгрузку. </w:t>
      </w:r>
    </w:p>
    <w:p w14:paraId="649C8A85"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Невыдача Разрешения на отгрузку не является просрочкой Покупателя и не освобождает Поставщика от ответственности за просрочку поставки.</w:t>
      </w:r>
    </w:p>
    <w:p w14:paraId="647B037B"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Выдача Разрешения на отгрузку не лишает Покупателя права осуществлять приемку по количеству и качеству после поставки Товара в соответствии с Договором и не лишает права предъявлять в дальнейшем претензии в отношении количества и качества поставленного Товара.</w:t>
      </w:r>
    </w:p>
    <w:p w14:paraId="5E41667D"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Проведенные технический аудит и/или инспекция не лишают Покупателя права предъявления претензий Поставщику по количеству и качеству Товара.</w:t>
      </w:r>
    </w:p>
    <w:p w14:paraId="0E05BD54"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Стороны признают, что выполнение Поставщиком обязательств, установленных настоящим разделом, является существенным условием Договора и их невыполнение может являться основанием для расторжения Договора.</w:t>
      </w:r>
    </w:p>
    <w:p w14:paraId="0D3CF2EB" w14:textId="77777777" w:rsidR="00F70C42" w:rsidRPr="005931E9" w:rsidRDefault="00F70C42" w:rsidP="005931E9">
      <w:pPr>
        <w:pStyle w:val="a8"/>
        <w:suppressAutoHyphens w:val="0"/>
        <w:spacing w:after="120"/>
        <w:ind w:left="0" w:firstLine="567"/>
        <w:jc w:val="both"/>
        <w:rPr>
          <w:rFonts w:ascii="Arial" w:hAnsi="Arial" w:cs="Arial"/>
          <w:sz w:val="22"/>
          <w:szCs w:val="22"/>
        </w:rPr>
      </w:pPr>
    </w:p>
    <w:p w14:paraId="763FEC12" w14:textId="77777777" w:rsidR="00F70C42" w:rsidRPr="005931E9" w:rsidRDefault="00F70C42" w:rsidP="005931E9">
      <w:pPr>
        <w:pStyle w:val="a8"/>
        <w:numPr>
          <w:ilvl w:val="0"/>
          <w:numId w:val="14"/>
        </w:numPr>
        <w:suppressAutoHyphens w:val="0"/>
        <w:ind w:left="0" w:firstLine="567"/>
        <w:jc w:val="both"/>
        <w:rPr>
          <w:rFonts w:ascii="Arial" w:hAnsi="Arial" w:cs="Arial"/>
          <w:b/>
          <w:sz w:val="22"/>
          <w:szCs w:val="22"/>
          <w:lang w:eastAsia="ru-RU"/>
        </w:rPr>
      </w:pPr>
      <w:r w:rsidRPr="005931E9">
        <w:rPr>
          <w:rFonts w:ascii="Arial" w:hAnsi="Arial" w:cs="Arial"/>
          <w:b/>
          <w:bCs/>
          <w:sz w:val="22"/>
          <w:szCs w:val="22"/>
        </w:rPr>
        <w:t>Порядок изменения и расторжения Договора</w:t>
      </w:r>
    </w:p>
    <w:p w14:paraId="0D50726B"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Цена, условия, сроки начала, окончания поставки могут быть изменены по взаимному согласию Сторон, что закрепляется дополнительным соглашением, становящимся с момента его подписания неотъемлемой частью Договора. </w:t>
      </w:r>
    </w:p>
    <w:p w14:paraId="62421A5B"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Любая договоренность между Сторонами, влекущая за собой новые обязательства, не предусмотренные Договором, считается действительной, если она подтверждена Сторонами в письменной форме в виде дополнительного соглашения</w:t>
      </w:r>
    </w:p>
    <w:p w14:paraId="1CFA0AB3"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lastRenderedPageBreak/>
        <w:t>Договор может быть расторгнут досрочно по основаниям, предусмотренным действующим законодательством РФ.</w:t>
      </w:r>
    </w:p>
    <w:p w14:paraId="3F792F3F"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Покупатель вправе в одностороннем внесудебном порядке отказаться от исполнения Договора полностью или частично без возмещения каких-либо убытков Поставщика, направив Поставщику письменное уведомление в случаях:</w:t>
      </w:r>
    </w:p>
    <w:p w14:paraId="271662E6" w14:textId="77777777" w:rsidR="00F70C42" w:rsidRPr="005931E9" w:rsidRDefault="00F70C42" w:rsidP="005931E9">
      <w:pPr>
        <w:pStyle w:val="a8"/>
        <w:numPr>
          <w:ilvl w:val="0"/>
          <w:numId w:val="4"/>
        </w:numPr>
        <w:suppressAutoHyphens w:val="0"/>
        <w:spacing w:after="120"/>
        <w:ind w:left="0" w:firstLine="567"/>
        <w:jc w:val="both"/>
        <w:rPr>
          <w:rFonts w:ascii="Arial" w:hAnsi="Arial" w:cs="Arial"/>
          <w:sz w:val="22"/>
          <w:szCs w:val="22"/>
        </w:rPr>
      </w:pPr>
      <w:proofErr w:type="spellStart"/>
      <w:r w:rsidRPr="005931E9">
        <w:rPr>
          <w:rFonts w:ascii="Arial" w:hAnsi="Arial" w:cs="Arial"/>
          <w:sz w:val="22"/>
          <w:szCs w:val="22"/>
        </w:rPr>
        <w:t>неустранения</w:t>
      </w:r>
      <w:proofErr w:type="spellEnd"/>
      <w:r w:rsidRPr="005931E9">
        <w:rPr>
          <w:rFonts w:ascii="Arial" w:hAnsi="Arial" w:cs="Arial"/>
          <w:sz w:val="22"/>
          <w:szCs w:val="22"/>
        </w:rPr>
        <w:t xml:space="preserve"> недостатков Товара в течение 15 рабочих дней с даты предъявления соответствующего требования Покупателя, если иной срок не был письменно согласован сторонами;</w:t>
      </w:r>
    </w:p>
    <w:p w14:paraId="20DCD152" w14:textId="77777777" w:rsidR="00F70C42" w:rsidRPr="005931E9" w:rsidRDefault="00F70C42" w:rsidP="005931E9">
      <w:pPr>
        <w:pStyle w:val="a8"/>
        <w:numPr>
          <w:ilvl w:val="0"/>
          <w:numId w:val="4"/>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просрочки поставки (в </w:t>
      </w:r>
      <w:proofErr w:type="spellStart"/>
      <w:r w:rsidRPr="005931E9">
        <w:rPr>
          <w:rFonts w:ascii="Arial" w:hAnsi="Arial" w:cs="Arial"/>
          <w:sz w:val="22"/>
          <w:szCs w:val="22"/>
        </w:rPr>
        <w:t>т.ч</w:t>
      </w:r>
      <w:proofErr w:type="spellEnd"/>
      <w:r w:rsidRPr="005931E9">
        <w:rPr>
          <w:rFonts w:ascii="Arial" w:hAnsi="Arial" w:cs="Arial"/>
          <w:sz w:val="22"/>
          <w:szCs w:val="22"/>
        </w:rPr>
        <w:t xml:space="preserve">. допоставки) Товаров более чем на 15 рабочих дней, если такая просрочка произошла не по вине Покупателя. При этом Покупатель вправе потребовать возврата уплаченной за Товар денежной суммы (аванса) (включить, если по условиям закупочной процедуры будет предусмотрен аванс), приобрести </w:t>
      </w:r>
      <w:proofErr w:type="spellStart"/>
      <w:r w:rsidRPr="005931E9">
        <w:rPr>
          <w:rFonts w:ascii="Arial" w:hAnsi="Arial" w:cs="Arial"/>
          <w:sz w:val="22"/>
          <w:szCs w:val="22"/>
        </w:rPr>
        <w:t>непоставленные</w:t>
      </w:r>
      <w:proofErr w:type="spellEnd"/>
      <w:r w:rsidRPr="005931E9">
        <w:rPr>
          <w:rFonts w:ascii="Arial" w:hAnsi="Arial" w:cs="Arial"/>
          <w:sz w:val="22"/>
          <w:szCs w:val="22"/>
        </w:rPr>
        <w:t xml:space="preserve"> Товары у третьих лиц с отнесением на Поставщика всех необходимых расходов на их приобретение, в том числе транспортных издержек, и Поставщик обязуется возместить Покупателю такие расходы в течение 5 рабочих дней с даты соответствующего требования Покупателя. </w:t>
      </w:r>
    </w:p>
    <w:p w14:paraId="5257005E" w14:textId="77777777" w:rsidR="00F70C42" w:rsidRPr="005931E9" w:rsidRDefault="00F70C42" w:rsidP="005931E9">
      <w:pPr>
        <w:pStyle w:val="a8"/>
        <w:numPr>
          <w:ilvl w:val="0"/>
          <w:numId w:val="4"/>
        </w:numPr>
        <w:suppressAutoHyphens w:val="0"/>
        <w:spacing w:after="120"/>
        <w:ind w:left="0" w:firstLine="567"/>
        <w:jc w:val="both"/>
        <w:rPr>
          <w:rFonts w:ascii="Arial" w:hAnsi="Arial" w:cs="Arial"/>
          <w:sz w:val="22"/>
          <w:szCs w:val="22"/>
        </w:rPr>
      </w:pPr>
      <w:r w:rsidRPr="005931E9">
        <w:rPr>
          <w:rFonts w:ascii="Arial" w:hAnsi="Arial" w:cs="Arial"/>
          <w:sz w:val="22"/>
          <w:szCs w:val="22"/>
        </w:rPr>
        <w:t>если в отношении Поставщика введена процедура банкротства или ликвидации;</w:t>
      </w:r>
    </w:p>
    <w:p w14:paraId="62F34C79" w14:textId="77777777" w:rsidR="009303C1" w:rsidRDefault="00F70C42" w:rsidP="009303C1">
      <w:pPr>
        <w:pStyle w:val="a8"/>
        <w:numPr>
          <w:ilvl w:val="0"/>
          <w:numId w:val="4"/>
        </w:numPr>
        <w:suppressAutoHyphens w:val="0"/>
        <w:spacing w:after="120"/>
        <w:ind w:left="0" w:firstLine="567"/>
        <w:jc w:val="both"/>
        <w:rPr>
          <w:rFonts w:ascii="Arial" w:hAnsi="Arial" w:cs="Arial"/>
          <w:sz w:val="22"/>
          <w:szCs w:val="22"/>
        </w:rPr>
      </w:pPr>
      <w:r w:rsidRPr="005931E9">
        <w:rPr>
          <w:rFonts w:ascii="Arial" w:hAnsi="Arial" w:cs="Arial"/>
          <w:sz w:val="22"/>
          <w:szCs w:val="22"/>
        </w:rPr>
        <w:t>нарушения Поставщиком условий Приложения № 5;</w:t>
      </w:r>
    </w:p>
    <w:p w14:paraId="446218AD" w14:textId="2AC9B758" w:rsidR="009303C1" w:rsidRPr="009303C1" w:rsidRDefault="009303C1" w:rsidP="009303C1">
      <w:pPr>
        <w:pStyle w:val="a8"/>
        <w:numPr>
          <w:ilvl w:val="0"/>
          <w:numId w:val="4"/>
        </w:numPr>
        <w:suppressAutoHyphens w:val="0"/>
        <w:spacing w:after="120"/>
        <w:ind w:left="0" w:firstLine="567"/>
        <w:jc w:val="both"/>
        <w:rPr>
          <w:rFonts w:ascii="Arial" w:hAnsi="Arial" w:cs="Arial"/>
          <w:sz w:val="22"/>
          <w:szCs w:val="22"/>
        </w:rPr>
      </w:pPr>
      <w:r w:rsidRPr="009303C1">
        <w:rPr>
          <w:rFonts w:ascii="Arial" w:hAnsi="Arial" w:cs="Arial"/>
          <w:sz w:val="22"/>
          <w:szCs w:val="22"/>
        </w:rPr>
        <w:t>нарушения Поставщиком условий п.3.1.1 настоящего Приложения;</w:t>
      </w:r>
    </w:p>
    <w:p w14:paraId="56E6B602" w14:textId="77777777" w:rsidR="00F70C42" w:rsidRPr="005931E9" w:rsidRDefault="00F70C42" w:rsidP="005931E9">
      <w:pPr>
        <w:pStyle w:val="a8"/>
        <w:numPr>
          <w:ilvl w:val="0"/>
          <w:numId w:val="4"/>
        </w:numPr>
        <w:suppressAutoHyphens w:val="0"/>
        <w:spacing w:after="120"/>
        <w:ind w:left="0" w:firstLine="567"/>
        <w:jc w:val="both"/>
        <w:rPr>
          <w:rFonts w:ascii="Arial" w:hAnsi="Arial" w:cs="Arial"/>
          <w:sz w:val="22"/>
          <w:szCs w:val="22"/>
        </w:rPr>
      </w:pPr>
      <w:r w:rsidRPr="005931E9">
        <w:rPr>
          <w:rFonts w:ascii="Arial" w:hAnsi="Arial" w:cs="Arial"/>
          <w:sz w:val="22"/>
          <w:szCs w:val="22"/>
        </w:rPr>
        <w:t>нарушения Поставщиком порядка проведения аудитов, проверок и инспекций (если установлены Договором).</w:t>
      </w:r>
    </w:p>
    <w:p w14:paraId="6BE15ABE" w14:textId="77777777" w:rsidR="00F70C42" w:rsidRPr="005931E9" w:rsidRDefault="00F70C42" w:rsidP="005931E9">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 xml:space="preserve">Об отказе от исполнения Договора Покупатель направляет Поставщику уведомление, в котором указывается срок, с которого Договор считается прекратившим свое действие. Если в уведомлении такой срок не указан, то Договор считается расторгнутым с даты получения Поставщиком такого уведомления. </w:t>
      </w:r>
    </w:p>
    <w:p w14:paraId="51695984" w14:textId="77777777" w:rsidR="001E2A44" w:rsidRPr="001E2A44" w:rsidRDefault="00F70C42" w:rsidP="00CF7E7C">
      <w:pPr>
        <w:pStyle w:val="a8"/>
        <w:numPr>
          <w:ilvl w:val="1"/>
          <w:numId w:val="14"/>
        </w:numPr>
        <w:suppressAutoHyphens w:val="0"/>
        <w:spacing w:after="120"/>
        <w:ind w:left="0" w:firstLine="567"/>
        <w:jc w:val="both"/>
        <w:rPr>
          <w:rFonts w:ascii="Arial" w:hAnsi="Arial" w:cs="Arial"/>
          <w:sz w:val="22"/>
          <w:szCs w:val="22"/>
        </w:rPr>
      </w:pPr>
      <w:r w:rsidRPr="005931E9">
        <w:rPr>
          <w:rFonts w:ascii="Arial" w:hAnsi="Arial" w:cs="Arial"/>
          <w:sz w:val="22"/>
          <w:szCs w:val="22"/>
        </w:rPr>
        <w:t>Если Договор прекращается по взаимному согласию Сторон, то Стороны заключают соглашение о расторжении Договора. Соглашение о расторжении Договора заключается в той же форме, что и Договор.</w:t>
      </w:r>
      <w:r w:rsidR="001E2A44" w:rsidRPr="001E2A44">
        <w:rPr>
          <w:b/>
          <w:i/>
          <w:color w:val="FF0000"/>
        </w:rPr>
        <w:t xml:space="preserve"> </w:t>
      </w:r>
    </w:p>
    <w:p w14:paraId="08AF7DF5" w14:textId="34DDE1D5" w:rsidR="00A14034" w:rsidRPr="00A14034" w:rsidRDefault="001E2A44" w:rsidP="0057063C">
      <w:pPr>
        <w:pStyle w:val="a8"/>
        <w:suppressAutoHyphens w:val="0"/>
        <w:spacing w:after="120"/>
        <w:ind w:left="426"/>
        <w:jc w:val="both"/>
        <w:rPr>
          <w:rFonts w:ascii="Arial" w:hAnsi="Arial" w:cs="Arial"/>
          <w:sz w:val="22"/>
          <w:szCs w:val="22"/>
        </w:rPr>
      </w:pPr>
      <w:r>
        <w:rPr>
          <w:b/>
          <w:i/>
          <w:color w:val="FF0000"/>
        </w:rPr>
        <w:t>(</w:t>
      </w:r>
      <w:r w:rsidRPr="00765F82">
        <w:rPr>
          <w:b/>
          <w:i/>
          <w:color w:val="FF0000"/>
        </w:rPr>
        <w:t>не применяется для договоров со сроком действия меньше 2 лет</w:t>
      </w:r>
      <w:r>
        <w:rPr>
          <w:b/>
          <w:i/>
          <w:color w:val="FF0000"/>
        </w:rPr>
        <w:t>)</w:t>
      </w:r>
    </w:p>
    <w:p w14:paraId="1271012E" w14:textId="6AC03E94" w:rsidR="00CF7E7C" w:rsidRPr="00A14034" w:rsidRDefault="0057063C" w:rsidP="0057063C">
      <w:pPr>
        <w:suppressAutoHyphens w:val="0"/>
        <w:ind w:firstLine="425"/>
        <w:jc w:val="both"/>
        <w:rPr>
          <w:rFonts w:ascii="Arial" w:hAnsi="Arial" w:cs="Arial"/>
          <w:sz w:val="22"/>
          <w:szCs w:val="22"/>
        </w:rPr>
      </w:pPr>
      <w:r>
        <w:rPr>
          <w:rFonts w:ascii="Arial" w:hAnsi="Arial" w:cs="Arial"/>
          <w:sz w:val="22"/>
          <w:szCs w:val="22"/>
        </w:rPr>
        <w:t xml:space="preserve">5.7. </w:t>
      </w:r>
      <w:r w:rsidR="00CF7E7C" w:rsidRPr="00A14034">
        <w:rPr>
          <w:rFonts w:ascii="Arial" w:hAnsi="Arial" w:cs="Arial"/>
          <w:sz w:val="22"/>
          <w:szCs w:val="22"/>
        </w:rPr>
        <w:t>Контроль" в отношении любого лица означает наличие у лица права (как самостоятельно, так и совместно со своими аффилированными лицами) прямо или косвенно управлять</w:t>
      </w:r>
      <w:r>
        <w:rPr>
          <w:rFonts w:ascii="Arial" w:hAnsi="Arial" w:cs="Arial"/>
          <w:sz w:val="22"/>
          <w:szCs w:val="22"/>
        </w:rPr>
        <w:t>,</w:t>
      </w:r>
      <w:r w:rsidR="00CF7E7C" w:rsidRPr="00A14034">
        <w:rPr>
          <w:rFonts w:ascii="Arial" w:hAnsi="Arial" w:cs="Arial"/>
          <w:sz w:val="22"/>
          <w:szCs w:val="22"/>
        </w:rPr>
        <w:t xml:space="preserve"> или влиять на управление и политику такого лица, будь то посредством владения голосующими акциями (долями), по договору или другим способом, причем лицо (подконтрольное лицо) будет во всех случаях считаться подконтрольным другому лицу (контролирующее лицо), если контролирующее лицо:  </w:t>
      </w:r>
    </w:p>
    <w:p w14:paraId="1446EC7F" w14:textId="77777777" w:rsidR="00CF7E7C" w:rsidRPr="00CF7E7C" w:rsidRDefault="00CF7E7C" w:rsidP="0002629E">
      <w:pPr>
        <w:pStyle w:val="DefinitionNumbering2"/>
        <w:tabs>
          <w:tab w:val="clear" w:pos="2160"/>
          <w:tab w:val="num" w:pos="851"/>
        </w:tabs>
        <w:spacing w:after="0"/>
        <w:ind w:left="0" w:firstLine="425"/>
        <w:rPr>
          <w:rFonts w:ascii="Arial" w:eastAsia="Times New Roman" w:hAnsi="Arial" w:cs="Arial"/>
          <w:szCs w:val="22"/>
          <w:lang w:eastAsia="ar-SA"/>
        </w:rPr>
      </w:pPr>
      <w:r w:rsidRPr="00CF7E7C">
        <w:rPr>
          <w:rFonts w:ascii="Arial" w:eastAsia="Times New Roman" w:hAnsi="Arial" w:cs="Arial"/>
          <w:szCs w:val="22"/>
          <w:lang w:eastAsia="ar-SA"/>
        </w:rPr>
        <w:t>владеет (прямо или косвенно) более чем 50% (пятьюдесятью процентами) уставного капитала подконтрольного лица; или</w:t>
      </w:r>
    </w:p>
    <w:p w14:paraId="7FEB931C" w14:textId="77777777" w:rsidR="00CF7E7C" w:rsidRPr="00CF7E7C" w:rsidRDefault="00CF7E7C" w:rsidP="0002629E">
      <w:pPr>
        <w:pStyle w:val="DefinitionNumbering2"/>
        <w:tabs>
          <w:tab w:val="clear" w:pos="2160"/>
          <w:tab w:val="num" w:pos="851"/>
        </w:tabs>
        <w:spacing w:after="0"/>
        <w:ind w:left="0" w:firstLine="425"/>
        <w:rPr>
          <w:rFonts w:ascii="Arial" w:eastAsia="Times New Roman" w:hAnsi="Arial" w:cs="Arial"/>
          <w:szCs w:val="22"/>
          <w:lang w:eastAsia="ar-SA"/>
        </w:rPr>
      </w:pPr>
      <w:bookmarkStart w:id="3" w:name="_Hlk38297539"/>
      <w:r w:rsidRPr="00CF7E7C">
        <w:rPr>
          <w:rFonts w:ascii="Arial" w:eastAsia="Times New Roman" w:hAnsi="Arial" w:cs="Arial"/>
          <w:szCs w:val="22"/>
          <w:lang w:eastAsia="ar-SA"/>
        </w:rPr>
        <w:t xml:space="preserve">распоряжается </w:t>
      </w:r>
      <w:bookmarkEnd w:id="3"/>
      <w:r w:rsidRPr="00CF7E7C">
        <w:rPr>
          <w:rFonts w:ascii="Arial" w:eastAsia="Times New Roman" w:hAnsi="Arial" w:cs="Arial"/>
          <w:szCs w:val="22"/>
          <w:lang w:eastAsia="ar-SA"/>
        </w:rPr>
        <w:t>более чем 50% (пятьюдесятью процентами) голосов на общих собраниях подконтрольной организации или в иных коллегиальных органах управления подконтрольного лица; или</w:t>
      </w:r>
    </w:p>
    <w:p w14:paraId="0B77843F" w14:textId="77777777" w:rsidR="00CF7E7C" w:rsidRPr="00CF7E7C" w:rsidRDefault="00CF7E7C" w:rsidP="0002629E">
      <w:pPr>
        <w:pStyle w:val="DefinitionNumbering2"/>
        <w:tabs>
          <w:tab w:val="clear" w:pos="2160"/>
          <w:tab w:val="num" w:pos="851"/>
        </w:tabs>
        <w:spacing w:after="0"/>
        <w:ind w:left="0" w:firstLine="425"/>
        <w:rPr>
          <w:rFonts w:ascii="Arial" w:eastAsia="Times New Roman" w:hAnsi="Arial" w:cs="Arial"/>
          <w:szCs w:val="22"/>
          <w:lang w:eastAsia="ar-SA"/>
        </w:rPr>
      </w:pPr>
      <w:r w:rsidRPr="00CF7E7C">
        <w:rPr>
          <w:rFonts w:ascii="Arial" w:eastAsia="Times New Roman" w:hAnsi="Arial" w:cs="Arial"/>
          <w:szCs w:val="22"/>
          <w:lang w:eastAsia="ar-SA"/>
        </w:rPr>
        <w:t>имеет право назначать (избирать), представлять кандидатуры или снимать с должности (или имеет полномочия), управлять назначением (избранием) или снятием с должности более 50% (пятидесяти процентов) состава совета директоров (аналогичного органа) подконтрольного лица; или</w:t>
      </w:r>
    </w:p>
    <w:p w14:paraId="03192E19" w14:textId="77777777" w:rsidR="00CF7E7C" w:rsidRPr="00CF7E7C" w:rsidRDefault="00CF7E7C" w:rsidP="0002629E">
      <w:pPr>
        <w:pStyle w:val="DefinitionNumbering2"/>
        <w:tabs>
          <w:tab w:val="clear" w:pos="2160"/>
          <w:tab w:val="num" w:pos="851"/>
        </w:tabs>
        <w:spacing w:after="0"/>
        <w:ind w:left="0" w:firstLine="425"/>
        <w:rPr>
          <w:rFonts w:ascii="Arial" w:eastAsia="Times New Roman" w:hAnsi="Arial" w:cs="Arial"/>
          <w:szCs w:val="22"/>
          <w:lang w:eastAsia="ar-SA"/>
        </w:rPr>
      </w:pPr>
      <w:r w:rsidRPr="00CF7E7C">
        <w:rPr>
          <w:rFonts w:ascii="Arial" w:eastAsia="Times New Roman" w:hAnsi="Arial" w:cs="Arial"/>
          <w:szCs w:val="22"/>
          <w:lang w:eastAsia="ar-SA"/>
        </w:rPr>
        <w:t xml:space="preserve">имеет право назначать (избирать), представлять кандидатуры или снимать с должности (или способно управлять назначением и снятием с должности) единоличного исполнительного органа и/или более 50% (пятидесяти процентов) состава коллегиального </w:t>
      </w:r>
      <w:bookmarkStart w:id="4" w:name="_Hlk38297551"/>
      <w:r w:rsidRPr="00CF7E7C">
        <w:rPr>
          <w:rFonts w:ascii="Arial" w:eastAsia="Times New Roman" w:hAnsi="Arial" w:cs="Arial"/>
          <w:szCs w:val="22"/>
          <w:lang w:eastAsia="ar-SA"/>
        </w:rPr>
        <w:t xml:space="preserve">исполнительного </w:t>
      </w:r>
      <w:bookmarkEnd w:id="4"/>
      <w:r w:rsidRPr="00CF7E7C">
        <w:rPr>
          <w:rFonts w:ascii="Arial" w:eastAsia="Times New Roman" w:hAnsi="Arial" w:cs="Arial"/>
          <w:szCs w:val="22"/>
          <w:lang w:eastAsia="ar-SA"/>
        </w:rPr>
        <w:t>органа управления подконтрольного лица; или</w:t>
      </w:r>
    </w:p>
    <w:p w14:paraId="3BDF75B6" w14:textId="77777777" w:rsidR="00CF7E7C" w:rsidRDefault="00CF7E7C" w:rsidP="0002629E">
      <w:pPr>
        <w:pStyle w:val="DefinitionNumbering2"/>
        <w:tabs>
          <w:tab w:val="clear" w:pos="2160"/>
          <w:tab w:val="num" w:pos="851"/>
        </w:tabs>
        <w:spacing w:after="0"/>
        <w:ind w:left="0" w:firstLine="425"/>
        <w:rPr>
          <w:rFonts w:ascii="Arial" w:eastAsia="Times New Roman" w:hAnsi="Arial" w:cs="Arial"/>
          <w:szCs w:val="22"/>
          <w:lang w:eastAsia="ar-SA"/>
        </w:rPr>
      </w:pPr>
      <w:r w:rsidRPr="00CF7E7C">
        <w:rPr>
          <w:rFonts w:ascii="Arial" w:eastAsia="Times New Roman" w:hAnsi="Arial" w:cs="Arial"/>
          <w:szCs w:val="22"/>
          <w:lang w:eastAsia="ar-SA"/>
        </w:rPr>
        <w:t>иным образом имеет возможность определять хозяйственную деятельность подконтрольного лица.</w:t>
      </w:r>
    </w:p>
    <w:p w14:paraId="64DF0E2E" w14:textId="077A7AAB" w:rsidR="00CF7E7C" w:rsidRPr="00CF7E7C" w:rsidRDefault="0057063C" w:rsidP="0002629E">
      <w:pPr>
        <w:pStyle w:val="DefinitionNumbering2"/>
        <w:numPr>
          <w:ilvl w:val="0"/>
          <w:numId w:val="0"/>
        </w:numPr>
        <w:spacing w:after="0"/>
        <w:ind w:firstLine="425"/>
        <w:rPr>
          <w:rFonts w:ascii="Arial" w:eastAsia="Times New Roman" w:hAnsi="Arial" w:cs="Arial"/>
          <w:szCs w:val="22"/>
          <w:lang w:eastAsia="ar-SA"/>
        </w:rPr>
      </w:pPr>
      <w:r>
        <w:rPr>
          <w:rFonts w:ascii="Arial" w:eastAsia="Times New Roman" w:hAnsi="Arial" w:cs="Arial"/>
          <w:szCs w:val="22"/>
          <w:lang w:eastAsia="ar-SA"/>
        </w:rPr>
        <w:t xml:space="preserve">5.8. </w:t>
      </w:r>
      <w:r w:rsidR="00CF7E7C" w:rsidRPr="00CF7E7C">
        <w:rPr>
          <w:rFonts w:ascii="Arial" w:eastAsia="Times New Roman" w:hAnsi="Arial" w:cs="Arial"/>
          <w:szCs w:val="22"/>
          <w:lang w:eastAsia="ar-SA"/>
        </w:rPr>
        <w:t>Для целей Договора смена Контроля (далее – "Смена Контроля") считается произошедшей, когда после заключения Договора:</w:t>
      </w:r>
      <w:r w:rsidR="001E2A44" w:rsidRPr="001E2A44">
        <w:rPr>
          <w:rFonts w:ascii="Arial" w:eastAsia="Times New Roman" w:hAnsi="Arial" w:cs="Arial"/>
          <w:szCs w:val="22"/>
          <w:lang w:eastAsia="ar-SA"/>
        </w:rPr>
        <w:t xml:space="preserve">  </w:t>
      </w:r>
    </w:p>
    <w:p w14:paraId="5C2FE0B0" w14:textId="7C7AAF46" w:rsidR="00CF7E7C" w:rsidRPr="00CF7E7C" w:rsidRDefault="00CF7E7C" w:rsidP="0002629E">
      <w:pPr>
        <w:pStyle w:val="3"/>
        <w:spacing w:after="0"/>
        <w:ind w:left="0" w:firstLine="426"/>
        <w:rPr>
          <w:rFonts w:ascii="Arial" w:eastAsia="Times New Roman" w:hAnsi="Arial" w:cs="Arial"/>
          <w:szCs w:val="22"/>
          <w:lang w:eastAsia="ar-SA"/>
        </w:rPr>
      </w:pPr>
      <w:r w:rsidRPr="00CF7E7C">
        <w:rPr>
          <w:rFonts w:ascii="Arial" w:eastAsia="Times New Roman" w:hAnsi="Arial" w:cs="Arial"/>
          <w:szCs w:val="22"/>
          <w:lang w:eastAsia="ar-SA"/>
        </w:rPr>
        <w:t>лицо приобретает Контроль над Поставщиком, если такое лицо ранее не осуществляло Контроль в отношении Поставщика; и/или</w:t>
      </w:r>
    </w:p>
    <w:p w14:paraId="33CBA1F2" w14:textId="4D6EEED5" w:rsidR="00CF7E7C" w:rsidRPr="00CF7E7C" w:rsidRDefault="00CF7E7C" w:rsidP="0002629E">
      <w:pPr>
        <w:pStyle w:val="3"/>
        <w:spacing w:after="0"/>
        <w:ind w:left="0" w:firstLine="426"/>
        <w:rPr>
          <w:rFonts w:ascii="Arial" w:eastAsia="Times New Roman" w:hAnsi="Arial" w:cs="Arial"/>
          <w:szCs w:val="22"/>
          <w:lang w:eastAsia="ar-SA"/>
        </w:rPr>
      </w:pPr>
      <w:r w:rsidRPr="00CF7E7C">
        <w:rPr>
          <w:rFonts w:ascii="Arial" w:eastAsia="Times New Roman" w:hAnsi="Arial" w:cs="Arial"/>
          <w:szCs w:val="22"/>
          <w:lang w:eastAsia="ar-SA"/>
        </w:rPr>
        <w:t>конечный владелец Поставщика утрачивает Контроль в отношении Поставщика.</w:t>
      </w:r>
    </w:p>
    <w:p w14:paraId="26108ADF" w14:textId="2732EC4D" w:rsidR="00CF7E7C" w:rsidRPr="00CF7E7C" w:rsidRDefault="00CF7E7C" w:rsidP="0057063C">
      <w:pPr>
        <w:pStyle w:val="20"/>
        <w:numPr>
          <w:ilvl w:val="2"/>
          <w:numId w:val="26"/>
        </w:numPr>
        <w:spacing w:after="0"/>
        <w:ind w:left="0" w:firstLine="426"/>
        <w:rPr>
          <w:rFonts w:ascii="Arial" w:eastAsia="Times New Roman" w:hAnsi="Arial" w:cs="Arial"/>
          <w:szCs w:val="22"/>
          <w:lang w:eastAsia="ar-SA"/>
        </w:rPr>
      </w:pPr>
      <w:bookmarkStart w:id="5" w:name="_Ref104395742"/>
      <w:r w:rsidRPr="00CF7E7C">
        <w:rPr>
          <w:rFonts w:ascii="Arial" w:eastAsia="Times New Roman" w:hAnsi="Arial" w:cs="Arial"/>
          <w:szCs w:val="22"/>
          <w:lang w:eastAsia="ar-SA"/>
        </w:rPr>
        <w:t>Датой Смены Контроля будет считаться ("Дата Смены Контроля")</w:t>
      </w:r>
      <w:bookmarkEnd w:id="5"/>
      <w:r w:rsidRPr="00CF7E7C">
        <w:rPr>
          <w:rFonts w:ascii="Arial" w:eastAsia="Times New Roman" w:hAnsi="Arial" w:cs="Arial"/>
          <w:szCs w:val="22"/>
          <w:lang w:eastAsia="ar-SA"/>
        </w:rPr>
        <w:t xml:space="preserve"> дата получения </w:t>
      </w:r>
      <w:r w:rsidR="0057063C">
        <w:rPr>
          <w:rFonts w:ascii="Arial" w:eastAsia="Times New Roman" w:hAnsi="Arial" w:cs="Arial"/>
          <w:szCs w:val="22"/>
          <w:lang w:eastAsia="ar-SA"/>
        </w:rPr>
        <w:t>Покупателем</w:t>
      </w:r>
      <w:r w:rsidRPr="00CF7E7C">
        <w:rPr>
          <w:rFonts w:ascii="Arial" w:eastAsia="Times New Roman" w:hAnsi="Arial" w:cs="Arial"/>
          <w:szCs w:val="22"/>
          <w:lang w:eastAsia="ar-SA"/>
        </w:rPr>
        <w:t xml:space="preserve"> письма Поставщика с информацией о том, что произошла Смена Контроля, а если Поставщик не направили такое письмо - я дата, когда Покупатель узнал о произошедшей Смене </w:t>
      </w:r>
      <w:r w:rsidRPr="00CF7E7C">
        <w:rPr>
          <w:rFonts w:ascii="Arial" w:eastAsia="Times New Roman" w:hAnsi="Arial" w:cs="Arial"/>
          <w:szCs w:val="22"/>
          <w:lang w:eastAsia="ar-SA"/>
        </w:rPr>
        <w:lastRenderedPageBreak/>
        <w:t xml:space="preserve">Контроля. Датой, когда Покупатель узнал о произошедшей Смене Контроля считается одна из следующих дат: </w:t>
      </w:r>
    </w:p>
    <w:p w14:paraId="63AC4B33" w14:textId="67A00AE8" w:rsidR="00CF7E7C" w:rsidRPr="00CF7E7C" w:rsidRDefault="00CF7E7C" w:rsidP="0057063C">
      <w:pPr>
        <w:pStyle w:val="20"/>
        <w:numPr>
          <w:ilvl w:val="2"/>
          <w:numId w:val="26"/>
        </w:numPr>
        <w:spacing w:after="0"/>
        <w:ind w:left="0" w:firstLine="426"/>
        <w:rPr>
          <w:rFonts w:ascii="Arial" w:eastAsia="Times New Roman" w:hAnsi="Arial" w:cs="Arial"/>
          <w:szCs w:val="22"/>
          <w:lang w:eastAsia="ar-SA"/>
        </w:rPr>
      </w:pPr>
      <w:r w:rsidRPr="00CF7E7C">
        <w:rPr>
          <w:rFonts w:ascii="Arial" w:eastAsia="Times New Roman" w:hAnsi="Arial" w:cs="Arial"/>
          <w:szCs w:val="22"/>
          <w:lang w:eastAsia="ar-SA"/>
        </w:rPr>
        <w:t xml:space="preserve">дата, в которую Покупатель направил Поставщику письменный запрос на подтверждение Смены Контроля при условии, что Поставщик </w:t>
      </w:r>
    </w:p>
    <w:p w14:paraId="63CDDA96" w14:textId="77777777" w:rsidR="00CF7E7C" w:rsidRPr="00CF7E7C" w:rsidRDefault="00CF7E7C" w:rsidP="0002629E">
      <w:pPr>
        <w:pStyle w:val="20"/>
        <w:numPr>
          <w:ilvl w:val="3"/>
          <w:numId w:val="18"/>
        </w:numPr>
        <w:spacing w:after="0"/>
        <w:ind w:left="0" w:firstLine="426"/>
        <w:rPr>
          <w:rFonts w:ascii="Arial" w:eastAsia="Times New Roman" w:hAnsi="Arial" w:cs="Arial"/>
          <w:szCs w:val="22"/>
          <w:lang w:eastAsia="ar-SA"/>
        </w:rPr>
      </w:pPr>
      <w:r w:rsidRPr="00CF7E7C">
        <w:rPr>
          <w:rFonts w:ascii="Arial" w:eastAsia="Times New Roman" w:hAnsi="Arial" w:cs="Arial"/>
          <w:szCs w:val="22"/>
          <w:lang w:eastAsia="ar-SA"/>
        </w:rPr>
        <w:t xml:space="preserve">не ответили на запрос в течение 10 (Десяти) рабочих дней с даты запроса или </w:t>
      </w:r>
    </w:p>
    <w:p w14:paraId="44A572F1" w14:textId="516EC4B4" w:rsidR="001E2A44" w:rsidRDefault="00CF7E7C" w:rsidP="0002629E">
      <w:pPr>
        <w:pStyle w:val="20"/>
        <w:numPr>
          <w:ilvl w:val="3"/>
          <w:numId w:val="18"/>
        </w:numPr>
        <w:spacing w:after="0"/>
        <w:ind w:left="0" w:firstLine="426"/>
        <w:rPr>
          <w:rFonts w:ascii="Arial" w:eastAsia="Times New Roman" w:hAnsi="Arial" w:cs="Arial"/>
          <w:szCs w:val="22"/>
          <w:lang w:eastAsia="ar-SA"/>
        </w:rPr>
      </w:pPr>
      <w:r w:rsidRPr="00CF7E7C">
        <w:rPr>
          <w:rFonts w:ascii="Arial" w:eastAsia="Times New Roman" w:hAnsi="Arial" w:cs="Arial"/>
          <w:szCs w:val="22"/>
          <w:lang w:eastAsia="ar-SA"/>
        </w:rPr>
        <w:t xml:space="preserve">ответили, что Смены контроля не произошло, но не предоставили информации или документов, подтверждающих юридический факт отсутствия Смены контроля. </w:t>
      </w:r>
    </w:p>
    <w:p w14:paraId="5BA2DC45" w14:textId="01CF4452" w:rsidR="001E2A44" w:rsidRPr="001E2A44" w:rsidRDefault="001E2A44" w:rsidP="0057063C">
      <w:pPr>
        <w:pStyle w:val="20"/>
        <w:numPr>
          <w:ilvl w:val="2"/>
          <w:numId w:val="26"/>
        </w:numPr>
        <w:spacing w:after="0"/>
        <w:ind w:left="0" w:firstLine="426"/>
        <w:rPr>
          <w:rFonts w:ascii="Arial" w:eastAsia="Times New Roman" w:hAnsi="Arial" w:cs="Arial"/>
          <w:szCs w:val="22"/>
          <w:lang w:eastAsia="ar-SA"/>
        </w:rPr>
      </w:pPr>
      <w:r w:rsidRPr="001E2A44">
        <w:rPr>
          <w:rFonts w:ascii="Arial" w:eastAsia="Times New Roman" w:hAnsi="Arial" w:cs="Arial"/>
          <w:szCs w:val="22"/>
          <w:lang w:eastAsia="ar-SA"/>
        </w:rPr>
        <w:t>дата получения Заказчиком/Покупателем ответа Поставщика на запрос, направл</w:t>
      </w:r>
      <w:r w:rsidR="00A14034">
        <w:rPr>
          <w:rFonts w:ascii="Arial" w:eastAsia="Times New Roman" w:hAnsi="Arial" w:cs="Arial"/>
          <w:szCs w:val="22"/>
          <w:lang w:eastAsia="ar-SA"/>
        </w:rPr>
        <w:t>енный в соответствии с п. 5.8</w:t>
      </w:r>
      <w:r w:rsidR="00215690">
        <w:rPr>
          <w:rFonts w:ascii="Arial" w:eastAsia="Times New Roman" w:hAnsi="Arial" w:cs="Arial"/>
          <w:szCs w:val="22"/>
          <w:lang w:eastAsia="ar-SA"/>
        </w:rPr>
        <w:t>.</w:t>
      </w:r>
      <w:r w:rsidR="00A14034" w:rsidRPr="00A14034">
        <w:rPr>
          <w:rFonts w:ascii="Arial" w:eastAsia="Times New Roman" w:hAnsi="Arial" w:cs="Arial"/>
          <w:szCs w:val="22"/>
          <w:lang w:eastAsia="ar-SA"/>
        </w:rPr>
        <w:t>2.</w:t>
      </w:r>
      <w:r w:rsidRPr="001E2A44">
        <w:rPr>
          <w:rFonts w:ascii="Arial" w:eastAsia="Times New Roman" w:hAnsi="Arial" w:cs="Arial"/>
          <w:szCs w:val="22"/>
          <w:lang w:eastAsia="ar-SA"/>
        </w:rPr>
        <w:t xml:space="preserve"> выше. </w:t>
      </w:r>
    </w:p>
    <w:p w14:paraId="56D296B3" w14:textId="077CAFB2" w:rsidR="001E2A44" w:rsidRPr="001E2A44" w:rsidRDefault="001E2A44" w:rsidP="0057063C">
      <w:pPr>
        <w:pStyle w:val="20"/>
        <w:numPr>
          <w:ilvl w:val="2"/>
          <w:numId w:val="26"/>
        </w:numPr>
        <w:spacing w:after="0"/>
        <w:ind w:left="0" w:firstLine="426"/>
        <w:rPr>
          <w:rFonts w:ascii="Arial" w:eastAsia="Times New Roman" w:hAnsi="Arial" w:cs="Arial"/>
          <w:szCs w:val="22"/>
          <w:lang w:eastAsia="ar-SA"/>
        </w:rPr>
      </w:pPr>
      <w:r w:rsidRPr="001E2A44">
        <w:rPr>
          <w:rFonts w:ascii="Arial" w:eastAsia="Times New Roman" w:hAnsi="Arial" w:cs="Arial"/>
          <w:szCs w:val="22"/>
          <w:lang w:eastAsia="ar-SA"/>
        </w:rPr>
        <w:t>В случае, если Поставщик не подтвердили в течение 10 (Десяти) рабочих дней, отсутствие Смены контроля с приложением информации, документов достоверно подтверждающих, что Смены контроля не произошло, то Заказчик вправе воспользоватьс</w:t>
      </w:r>
      <w:r w:rsidR="00A14034">
        <w:rPr>
          <w:rFonts w:ascii="Arial" w:eastAsia="Times New Roman" w:hAnsi="Arial" w:cs="Arial"/>
          <w:szCs w:val="22"/>
          <w:lang w:eastAsia="ar-SA"/>
        </w:rPr>
        <w:t>я правом, установленным в п.5.8.5</w:t>
      </w:r>
      <w:r w:rsidRPr="001E2A44">
        <w:rPr>
          <w:rFonts w:ascii="Arial" w:eastAsia="Times New Roman" w:hAnsi="Arial" w:cs="Arial"/>
          <w:szCs w:val="22"/>
          <w:lang w:eastAsia="ar-SA"/>
        </w:rPr>
        <w:t>.</w:t>
      </w:r>
      <w:r w:rsidR="0057063C">
        <w:rPr>
          <w:rFonts w:ascii="Arial" w:eastAsia="Times New Roman" w:hAnsi="Arial" w:cs="Arial"/>
          <w:szCs w:val="22"/>
          <w:lang w:eastAsia="ar-SA"/>
        </w:rPr>
        <w:t xml:space="preserve"> настоящего Приложения.</w:t>
      </w:r>
    </w:p>
    <w:p w14:paraId="67EC3A73" w14:textId="4A5DA27A" w:rsidR="001E2A44" w:rsidRPr="001E2A44" w:rsidRDefault="001E2A44" w:rsidP="0057063C">
      <w:pPr>
        <w:pStyle w:val="20"/>
        <w:numPr>
          <w:ilvl w:val="2"/>
          <w:numId w:val="26"/>
        </w:numPr>
        <w:spacing w:after="0"/>
        <w:ind w:left="0" w:firstLine="426"/>
        <w:rPr>
          <w:rFonts w:ascii="Arial" w:eastAsia="Times New Roman" w:hAnsi="Arial" w:cs="Arial"/>
          <w:szCs w:val="22"/>
          <w:lang w:eastAsia="ar-SA"/>
        </w:rPr>
      </w:pPr>
      <w:r w:rsidRPr="001E2A44">
        <w:rPr>
          <w:rFonts w:ascii="Arial" w:eastAsia="Times New Roman" w:hAnsi="Arial" w:cs="Arial"/>
          <w:szCs w:val="22"/>
          <w:lang w:eastAsia="ar-SA"/>
        </w:rPr>
        <w:t>Покупатель вправе в любое время отказаться от договора в одностороннем внесудебном порядке в случае Смены Контроля путем направления уведомления Поставщику. В таком случае Договор считается прекращенным в дату получения Поставщиком соответствующего уведомления. В течение 5 рабочих дней с даты получения уведомления Поставщик представляет на утверждение Покупателя перечень Товаров, фактически поставленных им до получения уведомления Заказчика об отказе Договора и возвращает полученное от Покупателя имущество, если оно было ранее передано Покупателем Поставщику. Стороны обязуются провести взаимные расчеты в течение 15 рабочих дней с момента расторжения Договора. При этом упущенная выгода не возмещается, и Покупатель оплачивает Товары</w:t>
      </w:r>
      <w:r w:rsidR="0057063C">
        <w:rPr>
          <w:rFonts w:ascii="Arial" w:eastAsia="Times New Roman" w:hAnsi="Arial" w:cs="Arial"/>
          <w:szCs w:val="22"/>
          <w:lang w:eastAsia="ar-SA"/>
        </w:rPr>
        <w:t>,</w:t>
      </w:r>
      <w:r w:rsidRPr="001E2A44">
        <w:rPr>
          <w:rFonts w:ascii="Arial" w:eastAsia="Times New Roman" w:hAnsi="Arial" w:cs="Arial"/>
          <w:szCs w:val="22"/>
          <w:lang w:eastAsia="ar-SA"/>
        </w:rPr>
        <w:t xml:space="preserve"> надлежащим образом поставленные Поставщиком до даты получения уведомления Покупателя об отказе от </w:t>
      </w:r>
      <w:r w:rsidR="0057063C">
        <w:rPr>
          <w:rFonts w:ascii="Arial" w:eastAsia="Times New Roman" w:hAnsi="Arial" w:cs="Arial"/>
          <w:szCs w:val="22"/>
          <w:lang w:eastAsia="ar-SA"/>
        </w:rPr>
        <w:t>Д</w:t>
      </w:r>
      <w:r w:rsidRPr="001E2A44">
        <w:rPr>
          <w:rFonts w:ascii="Arial" w:eastAsia="Times New Roman" w:hAnsi="Arial" w:cs="Arial"/>
          <w:szCs w:val="22"/>
          <w:lang w:eastAsia="ar-SA"/>
        </w:rPr>
        <w:t>оговора.</w:t>
      </w:r>
    </w:p>
    <w:p w14:paraId="4C3AD3D2" w14:textId="77777777" w:rsidR="001E2A44" w:rsidRPr="00CF7E7C" w:rsidRDefault="001E2A44" w:rsidP="0057063C">
      <w:pPr>
        <w:pStyle w:val="20"/>
        <w:numPr>
          <w:ilvl w:val="0"/>
          <w:numId w:val="0"/>
        </w:numPr>
        <w:spacing w:after="0"/>
        <w:ind w:firstLine="426"/>
        <w:rPr>
          <w:rFonts w:ascii="Arial" w:eastAsia="Times New Roman" w:hAnsi="Arial" w:cs="Arial"/>
          <w:szCs w:val="22"/>
          <w:lang w:eastAsia="ar-SA"/>
        </w:rPr>
      </w:pPr>
    </w:p>
    <w:p w14:paraId="0EEA5632" w14:textId="77777777" w:rsidR="00F70C42" w:rsidRPr="005931E9" w:rsidRDefault="00F70C42" w:rsidP="0057063C">
      <w:pPr>
        <w:pStyle w:val="a8"/>
        <w:numPr>
          <w:ilvl w:val="0"/>
          <w:numId w:val="26"/>
        </w:numPr>
        <w:suppressAutoHyphens w:val="0"/>
        <w:ind w:left="0" w:firstLine="567"/>
        <w:jc w:val="both"/>
        <w:rPr>
          <w:rFonts w:ascii="Arial" w:hAnsi="Arial" w:cs="Arial"/>
          <w:b/>
          <w:sz w:val="22"/>
          <w:szCs w:val="22"/>
          <w:lang w:eastAsia="ru-RU"/>
        </w:rPr>
      </w:pPr>
      <w:r w:rsidRPr="005931E9">
        <w:rPr>
          <w:rFonts w:ascii="Arial" w:hAnsi="Arial" w:cs="Arial"/>
          <w:b/>
          <w:sz w:val="22"/>
          <w:szCs w:val="22"/>
        </w:rPr>
        <w:t>Прочие условия</w:t>
      </w:r>
    </w:p>
    <w:p w14:paraId="4EF97915" w14:textId="30BBB5DA" w:rsidR="00F70C42" w:rsidRPr="005931E9" w:rsidRDefault="00F70C42" w:rsidP="0057063C">
      <w:pPr>
        <w:pStyle w:val="a8"/>
        <w:numPr>
          <w:ilvl w:val="1"/>
          <w:numId w:val="27"/>
        </w:numPr>
        <w:suppressAutoHyphens w:val="0"/>
        <w:ind w:left="0" w:firstLine="567"/>
        <w:jc w:val="both"/>
        <w:rPr>
          <w:rFonts w:ascii="Arial" w:hAnsi="Arial" w:cs="Arial"/>
          <w:b/>
          <w:sz w:val="22"/>
          <w:szCs w:val="22"/>
          <w:lang w:eastAsia="ru-RU"/>
        </w:rPr>
      </w:pPr>
      <w:r w:rsidRPr="005931E9">
        <w:rPr>
          <w:rFonts w:ascii="Arial" w:hAnsi="Arial" w:cs="Arial"/>
          <w:sz w:val="22"/>
          <w:szCs w:val="22"/>
        </w:rPr>
        <w:t xml:space="preserve">Вся информация, передаваемая Сторонами друг другу при исполнении своих обязательств по Договору (в </w:t>
      </w:r>
      <w:proofErr w:type="spellStart"/>
      <w:r w:rsidRPr="005931E9">
        <w:rPr>
          <w:rFonts w:ascii="Arial" w:hAnsi="Arial" w:cs="Arial"/>
          <w:sz w:val="22"/>
          <w:szCs w:val="22"/>
        </w:rPr>
        <w:t>т.ч</w:t>
      </w:r>
      <w:proofErr w:type="spellEnd"/>
      <w:r w:rsidRPr="005931E9">
        <w:rPr>
          <w:rFonts w:ascii="Arial" w:hAnsi="Arial" w:cs="Arial"/>
          <w:sz w:val="22"/>
          <w:szCs w:val="22"/>
        </w:rPr>
        <w:t>. текст Договора, сведения производственного и коммерческого характера и т.д.), является конфиденциальной и не подлежит разглашению без предва</w:t>
      </w:r>
      <w:r w:rsidR="00042854">
        <w:rPr>
          <w:rFonts w:ascii="Arial" w:hAnsi="Arial" w:cs="Arial"/>
          <w:sz w:val="22"/>
          <w:szCs w:val="22"/>
        </w:rPr>
        <w:t xml:space="preserve">рительного письменного согласия другой </w:t>
      </w:r>
      <w:r w:rsidRPr="005931E9">
        <w:rPr>
          <w:rFonts w:ascii="Arial" w:hAnsi="Arial" w:cs="Arial"/>
          <w:sz w:val="22"/>
          <w:szCs w:val="22"/>
        </w:rPr>
        <w:t xml:space="preserve">Стороны. </w:t>
      </w:r>
    </w:p>
    <w:p w14:paraId="53A6E7F4" w14:textId="77777777" w:rsidR="00F70C42" w:rsidRPr="005931E9" w:rsidRDefault="00F70C42" w:rsidP="0057063C">
      <w:pPr>
        <w:pStyle w:val="a8"/>
        <w:numPr>
          <w:ilvl w:val="1"/>
          <w:numId w:val="27"/>
        </w:numPr>
        <w:suppressAutoHyphens w:val="0"/>
        <w:ind w:left="0" w:firstLine="567"/>
        <w:jc w:val="both"/>
        <w:rPr>
          <w:rFonts w:ascii="Arial" w:hAnsi="Arial" w:cs="Arial"/>
          <w:b/>
          <w:sz w:val="22"/>
          <w:szCs w:val="22"/>
          <w:lang w:eastAsia="ru-RU"/>
        </w:rPr>
      </w:pPr>
      <w:r w:rsidRPr="005931E9">
        <w:rPr>
          <w:rFonts w:ascii="Arial" w:hAnsi="Arial" w:cs="Arial"/>
          <w:sz w:val="22"/>
          <w:szCs w:val="22"/>
        </w:rPr>
        <w:t>Не является конфиденциальной информация, отвечающая одной из указанных ниже характеристик:</w:t>
      </w:r>
    </w:p>
    <w:p w14:paraId="451D66DD" w14:textId="77777777" w:rsidR="00F70C42" w:rsidRPr="005931E9" w:rsidRDefault="00F70C42" w:rsidP="0057063C">
      <w:pPr>
        <w:pStyle w:val="a8"/>
        <w:numPr>
          <w:ilvl w:val="2"/>
          <w:numId w:val="27"/>
        </w:numPr>
        <w:suppressAutoHyphens w:val="0"/>
        <w:ind w:left="0" w:firstLine="567"/>
        <w:jc w:val="both"/>
        <w:rPr>
          <w:rFonts w:ascii="Arial" w:hAnsi="Arial" w:cs="Arial"/>
          <w:sz w:val="22"/>
          <w:szCs w:val="22"/>
        </w:rPr>
      </w:pPr>
      <w:r w:rsidRPr="005931E9">
        <w:rPr>
          <w:rFonts w:ascii="Arial" w:hAnsi="Arial" w:cs="Arial"/>
          <w:sz w:val="22"/>
          <w:szCs w:val="22"/>
        </w:rPr>
        <w:t>Информация во время ее раскрытия является публично известной;</w:t>
      </w:r>
    </w:p>
    <w:p w14:paraId="1400035B" w14:textId="77777777" w:rsidR="00F70C42" w:rsidRPr="005931E9" w:rsidRDefault="00F70C42" w:rsidP="0057063C">
      <w:pPr>
        <w:pStyle w:val="a8"/>
        <w:numPr>
          <w:ilvl w:val="2"/>
          <w:numId w:val="27"/>
        </w:numPr>
        <w:suppressAutoHyphens w:val="0"/>
        <w:ind w:left="0" w:firstLine="567"/>
        <w:jc w:val="both"/>
        <w:rPr>
          <w:rFonts w:ascii="Arial" w:hAnsi="Arial" w:cs="Arial"/>
          <w:sz w:val="22"/>
          <w:szCs w:val="22"/>
        </w:rPr>
      </w:pPr>
      <w:r w:rsidRPr="005931E9">
        <w:rPr>
          <w:rFonts w:ascii="Arial" w:hAnsi="Arial" w:cs="Arial"/>
          <w:sz w:val="22"/>
          <w:szCs w:val="22"/>
        </w:rPr>
        <w:t>Информация представлена с письменным указанием, что она не является конфиденциальной;</w:t>
      </w:r>
    </w:p>
    <w:p w14:paraId="5F8D7015" w14:textId="77777777" w:rsidR="00F70C42" w:rsidRPr="005931E9" w:rsidRDefault="00F70C42" w:rsidP="0057063C">
      <w:pPr>
        <w:pStyle w:val="a8"/>
        <w:numPr>
          <w:ilvl w:val="2"/>
          <w:numId w:val="27"/>
        </w:numPr>
        <w:suppressAutoHyphens w:val="0"/>
        <w:ind w:left="0" w:firstLine="567"/>
        <w:jc w:val="both"/>
        <w:rPr>
          <w:rFonts w:ascii="Arial" w:hAnsi="Arial" w:cs="Arial"/>
          <w:sz w:val="22"/>
          <w:szCs w:val="22"/>
        </w:rPr>
      </w:pPr>
      <w:r w:rsidRPr="005931E9">
        <w:rPr>
          <w:rFonts w:ascii="Arial" w:hAnsi="Arial" w:cs="Arial"/>
          <w:sz w:val="22"/>
          <w:szCs w:val="22"/>
        </w:rPr>
        <w:t>Информация законным путем получена от любого третьего лица без нарушения данного соглашения о конфиденциальности;</w:t>
      </w:r>
    </w:p>
    <w:p w14:paraId="5011AE0B" w14:textId="1BEA93AF" w:rsidR="00F70C42" w:rsidRPr="00C82068" w:rsidRDefault="00F70C42" w:rsidP="00C82068">
      <w:pPr>
        <w:pStyle w:val="a8"/>
        <w:numPr>
          <w:ilvl w:val="1"/>
          <w:numId w:val="28"/>
        </w:numPr>
        <w:suppressAutoHyphens w:val="0"/>
        <w:ind w:left="0" w:firstLine="567"/>
        <w:jc w:val="both"/>
        <w:rPr>
          <w:rFonts w:ascii="Arial" w:hAnsi="Arial" w:cs="Arial"/>
          <w:sz w:val="22"/>
          <w:szCs w:val="22"/>
        </w:rPr>
      </w:pPr>
      <w:r w:rsidRPr="00C82068">
        <w:rPr>
          <w:rFonts w:ascii="Arial" w:hAnsi="Arial" w:cs="Arial"/>
          <w:sz w:val="22"/>
          <w:szCs w:val="22"/>
        </w:rPr>
        <w:t>Информация должна быть раскрыта в соответствии с соответствующим Законом, положением, судебным или административным актом, при условии, что Сторона, которая получила информацию от другой Стороны, предварительно письменно и с подтверждением необходимости в таком раскрытии уведомит об этом другую Сторону.</w:t>
      </w:r>
    </w:p>
    <w:p w14:paraId="4FE3A3C9" w14:textId="170F4B98" w:rsidR="00545576" w:rsidRPr="005931E9" w:rsidRDefault="00F70C42" w:rsidP="00C82068">
      <w:pPr>
        <w:pStyle w:val="a8"/>
        <w:widowControl w:val="0"/>
        <w:numPr>
          <w:ilvl w:val="1"/>
          <w:numId w:val="28"/>
        </w:numPr>
        <w:suppressAutoHyphens w:val="0"/>
        <w:ind w:left="0" w:firstLine="567"/>
        <w:jc w:val="both"/>
        <w:rPr>
          <w:rFonts w:ascii="Arial" w:hAnsi="Arial" w:cs="Arial"/>
          <w:sz w:val="22"/>
          <w:szCs w:val="22"/>
        </w:rPr>
      </w:pPr>
      <w:r w:rsidRPr="005931E9">
        <w:rPr>
          <w:rFonts w:ascii="Arial" w:hAnsi="Arial" w:cs="Arial"/>
          <w:sz w:val="22"/>
          <w:szCs w:val="22"/>
        </w:rPr>
        <w:t>Уступка права требования по Договору либо перевод долга Поставщиком могут быть произведены только с письменного согласия Покупателя и оформляются трехсторонним соглашением.</w:t>
      </w:r>
    </w:p>
    <w:p w14:paraId="56908FE0" w14:textId="50C61763" w:rsidR="002935BC" w:rsidRDefault="00F70C42" w:rsidP="00443C91">
      <w:pPr>
        <w:pStyle w:val="a8"/>
        <w:numPr>
          <w:ilvl w:val="1"/>
          <w:numId w:val="28"/>
        </w:numPr>
        <w:suppressAutoHyphens w:val="0"/>
        <w:ind w:left="0" w:firstLine="567"/>
        <w:jc w:val="both"/>
        <w:rPr>
          <w:rFonts w:ascii="Arial" w:hAnsi="Arial" w:cs="Arial"/>
          <w:sz w:val="22"/>
          <w:szCs w:val="22"/>
        </w:rPr>
      </w:pPr>
      <w:r w:rsidRPr="00C82068">
        <w:rPr>
          <w:rFonts w:ascii="Arial" w:hAnsi="Arial" w:cs="Arial"/>
          <w:sz w:val="22"/>
          <w:szCs w:val="22"/>
        </w:rPr>
        <w:t>Если какое-либо положение Договора признано недействительным в соответствии с действующим законодательством, это не затрагивает и не ограничивает действительность остальных положений Договора.</w:t>
      </w:r>
    </w:p>
    <w:p w14:paraId="7FE2BB6C" w14:textId="55DD7FE5" w:rsidR="00443C91" w:rsidRPr="00894D1C" w:rsidRDefault="00443C91" w:rsidP="00443C91">
      <w:pPr>
        <w:pStyle w:val="a8"/>
        <w:numPr>
          <w:ilvl w:val="1"/>
          <w:numId w:val="28"/>
        </w:numPr>
        <w:suppressAutoHyphens w:val="0"/>
        <w:ind w:left="0" w:firstLine="567"/>
        <w:jc w:val="both"/>
        <w:rPr>
          <w:rFonts w:ascii="Arial" w:hAnsi="Arial" w:cs="Arial"/>
          <w:sz w:val="22"/>
          <w:szCs w:val="22"/>
        </w:rPr>
      </w:pPr>
      <w:r w:rsidRPr="00894D1C">
        <w:rPr>
          <w:rFonts w:ascii="Arial" w:hAnsi="Arial" w:cs="Arial"/>
          <w:sz w:val="22"/>
          <w:szCs w:val="22"/>
        </w:rPr>
        <w:t>Поставщик обязуется не размещать в СМИ и не публиковать, не доводить до сведения неопределенного круга лиц любым иным способом информацию о заключении, исполнении, изменении, расторжении и иных условиях Договора, а также иную информацию, ставшую ему известной в связи с исполнением Договора, без предварительного письменного согласия Покупателя.</w:t>
      </w:r>
    </w:p>
    <w:p w14:paraId="383D2CAD" w14:textId="7945C628" w:rsidR="00443C91" w:rsidRPr="00443C91" w:rsidRDefault="00443C91" w:rsidP="00443C91">
      <w:pPr>
        <w:suppressAutoHyphens w:val="0"/>
        <w:ind w:firstLine="1418"/>
        <w:jc w:val="both"/>
        <w:rPr>
          <w:rFonts w:ascii="Arial" w:hAnsi="Arial" w:cs="Arial"/>
          <w:sz w:val="22"/>
          <w:szCs w:val="22"/>
        </w:rPr>
      </w:pPr>
      <w:r w:rsidRPr="00894D1C">
        <w:rPr>
          <w:rFonts w:ascii="Arial" w:hAnsi="Arial" w:cs="Arial"/>
          <w:sz w:val="22"/>
          <w:szCs w:val="22"/>
        </w:rPr>
        <w:t>Поставщик обязуется обеспечить соблюдение вышеуказанного условия своими работниками и привлечёнными им третьими лицами.</w:t>
      </w:r>
    </w:p>
    <w:p w14:paraId="7A17D8BD" w14:textId="77777777" w:rsidR="00443C91" w:rsidRPr="00443C91" w:rsidRDefault="00443C91" w:rsidP="00443C91">
      <w:pPr>
        <w:suppressAutoHyphens w:val="0"/>
        <w:ind w:left="567"/>
        <w:jc w:val="both"/>
        <w:rPr>
          <w:rFonts w:ascii="Arial" w:hAnsi="Arial" w:cs="Arial"/>
          <w:sz w:val="22"/>
          <w:szCs w:val="22"/>
        </w:rPr>
      </w:pPr>
    </w:p>
    <w:p w14:paraId="5DD30B9D" w14:textId="77777777" w:rsidR="00443C91" w:rsidRPr="00443C91" w:rsidRDefault="00443C91" w:rsidP="00443C91">
      <w:pPr>
        <w:suppressAutoHyphens w:val="0"/>
        <w:ind w:left="567"/>
        <w:jc w:val="both"/>
        <w:rPr>
          <w:rFonts w:ascii="Arial" w:hAnsi="Arial" w:cs="Arial"/>
          <w:sz w:val="22"/>
          <w:szCs w:val="22"/>
        </w:rPr>
      </w:pPr>
    </w:p>
    <w:sectPr w:rsidR="00443C91" w:rsidRPr="00443C91" w:rsidSect="005931E9">
      <w:headerReference w:type="default" r:id="rId11"/>
      <w:pgSz w:w="11906" w:h="16838"/>
      <w:pgMar w:top="426" w:right="720" w:bottom="568" w:left="1134" w:header="708" w:footer="2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622ED7" w14:textId="77777777" w:rsidR="00D16975" w:rsidRDefault="00D16975" w:rsidP="00F70C42">
      <w:r>
        <w:separator/>
      </w:r>
    </w:p>
  </w:endnote>
  <w:endnote w:type="continuationSeparator" w:id="0">
    <w:p w14:paraId="76766ADF" w14:textId="77777777" w:rsidR="00D16975" w:rsidRDefault="00D16975" w:rsidP="00F70C42">
      <w:r>
        <w:continuationSeparator/>
      </w:r>
    </w:p>
  </w:endnote>
  <w:endnote w:type="continuationNotice" w:id="1">
    <w:p w14:paraId="64B8C12C" w14:textId="77777777" w:rsidR="00D16975" w:rsidRDefault="00D169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STZhongsong">
    <w:altName w:val="Arial Unicode MS"/>
    <w:charset w:val="86"/>
    <w:family w:val="auto"/>
    <w:pitch w:val="variable"/>
    <w:sig w:usb0="00000000" w:usb1="080F0000" w:usb2="00000010" w:usb3="00000000" w:csb0="000400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08C1754" w14:textId="77777777" w:rsidR="00D16975" w:rsidRDefault="00D16975" w:rsidP="00F70C42">
      <w:r>
        <w:separator/>
      </w:r>
    </w:p>
  </w:footnote>
  <w:footnote w:type="continuationSeparator" w:id="0">
    <w:p w14:paraId="2FB75F60" w14:textId="77777777" w:rsidR="00D16975" w:rsidRDefault="00D16975" w:rsidP="00F70C42">
      <w:r>
        <w:continuationSeparator/>
      </w:r>
    </w:p>
  </w:footnote>
  <w:footnote w:type="continuationNotice" w:id="1">
    <w:p w14:paraId="3374364E" w14:textId="77777777" w:rsidR="00D16975" w:rsidRDefault="00D16975"/>
  </w:footnote>
  <w:footnote w:id="2">
    <w:p w14:paraId="6356E8BD" w14:textId="36872F36" w:rsidR="008F3938" w:rsidRPr="006C7FC8" w:rsidRDefault="008F3938" w:rsidP="00200E99">
      <w:pPr>
        <w:pStyle w:val="aa"/>
        <w:jc w:val="both"/>
        <w:rPr>
          <w:rFonts w:ascii="Arial Narrow" w:hAnsi="Arial Narrow"/>
        </w:rPr>
      </w:pPr>
      <w:r>
        <w:rPr>
          <w:rStyle w:val="ac"/>
        </w:rPr>
        <w:footnoteRef/>
      </w:r>
      <w:r>
        <w:t xml:space="preserve"> </w:t>
      </w:r>
      <w:r w:rsidRPr="006C7FC8">
        <w:rPr>
          <w:rFonts w:ascii="Arial Narrow" w:hAnsi="Arial Narrow"/>
        </w:rPr>
        <w:t xml:space="preserve">Поставщик должен обеспечить прибытие транспорта Поставщика/представителя Поставщика на территорию Покупателя (Грузополучателя) в целях осуществления разгрузки Товара в рабочие дни с 08.00-14.00 часов местного времени (для </w:t>
      </w:r>
      <w:proofErr w:type="spellStart"/>
      <w:r w:rsidRPr="006C7FC8">
        <w:rPr>
          <w:rFonts w:ascii="Arial Narrow" w:hAnsi="Arial Narrow"/>
        </w:rPr>
        <w:t>Няганской</w:t>
      </w:r>
      <w:proofErr w:type="spellEnd"/>
      <w:r w:rsidRPr="006C7FC8">
        <w:rPr>
          <w:rFonts w:ascii="Arial Narrow" w:hAnsi="Arial Narrow"/>
        </w:rPr>
        <w:t xml:space="preserve"> ГРЭС, г. Москвы с 09.00-14.00 часов местного времени).</w:t>
      </w:r>
    </w:p>
  </w:footnote>
  <w:footnote w:id="3">
    <w:p w14:paraId="22C39C96" w14:textId="6681F866" w:rsidR="00F70C42" w:rsidRDefault="00F70C42" w:rsidP="00F70C42">
      <w:pPr>
        <w:pStyle w:val="aa"/>
        <w:jc w:val="both"/>
      </w:pPr>
      <w:r>
        <w:rPr>
          <w:rStyle w:val="ac"/>
        </w:rPr>
        <w:footnoteRef/>
      </w:r>
      <w:r>
        <w:t xml:space="preserve"> </w:t>
      </w:r>
      <w:r w:rsidRPr="00BA780D">
        <w:rPr>
          <w:rFonts w:ascii="Arial Narrow" w:hAnsi="Arial Narrow"/>
          <w:sz w:val="18"/>
        </w:rPr>
        <w:t xml:space="preserve">С документами Поставщик обязуется самостоятельно ознакомиться в день заключения Договора на интернет-сайте </w:t>
      </w:r>
      <w:r w:rsidR="008024BC" w:rsidRPr="008024BC">
        <w:rPr>
          <w:rStyle w:val="ad"/>
          <w:rFonts w:ascii="Arial Narrow" w:hAnsi="Arial Narrow"/>
          <w:sz w:val="18"/>
        </w:rPr>
        <w:t>https://purchase.frwd.energy/purchase/procurement/trebovania/.</w:t>
      </w:r>
      <w:r w:rsidRPr="00BA780D">
        <w:rPr>
          <w:rFonts w:ascii="Arial Narrow" w:hAnsi="Arial Narrow"/>
          <w:sz w:val="18"/>
        </w:rPr>
        <w:t xml:space="preserve"> Начало фактического исполнения Поставщиком обязательств по Договору означает его безусловное ознакомление с положениями указанных документов и обязательство их соблюдать </w:t>
      </w:r>
      <w:r w:rsidRPr="00BA780D">
        <w:rPr>
          <w:rFonts w:ascii="Arial Narrow" w:hAnsi="Arial Narrow"/>
          <w:sz w:val="18"/>
          <w:szCs w:val="24"/>
        </w:rPr>
        <w:t>(нести ответственность за их неисполнение).</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348" w:type="dxa"/>
      <w:tblInd w:w="137"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848"/>
      <w:gridCol w:w="5500"/>
    </w:tblGrid>
    <w:tr w:rsidR="00782AB9" w:rsidRPr="0006644C" w14:paraId="5B212D76" w14:textId="77777777" w:rsidTr="00782AB9">
      <w:tc>
        <w:tcPr>
          <w:tcW w:w="4848" w:type="dxa"/>
          <w:shd w:val="clear" w:color="auto" w:fill="auto"/>
        </w:tcPr>
        <w:p w14:paraId="29363226" w14:textId="7D5349CD" w:rsidR="00782AB9" w:rsidRPr="0006644C" w:rsidRDefault="005931E9" w:rsidP="00782AB9">
          <w:pPr>
            <w:pStyle w:val="a4"/>
            <w:rPr>
              <w:sz w:val="22"/>
              <w:szCs w:val="22"/>
            </w:rPr>
          </w:pPr>
          <w:r w:rsidRPr="005931E9">
            <w:rPr>
              <w:rFonts w:ascii="Arial" w:hAnsi="Arial" w:cs="Arial"/>
              <w:b/>
              <w:sz w:val="22"/>
              <w:szCs w:val="22"/>
            </w:rPr>
            <w:t>ОБЩИЕ ПРАВИЛА ПОСТАВКИ ТОВАРОВ</w:t>
          </w:r>
        </w:p>
      </w:tc>
      <w:tc>
        <w:tcPr>
          <w:tcW w:w="5500" w:type="dxa"/>
          <w:shd w:val="clear" w:color="auto" w:fill="auto"/>
        </w:tcPr>
        <w:p w14:paraId="1F2EA29D" w14:textId="7F4345C4" w:rsidR="00782AB9" w:rsidRPr="00DC766C" w:rsidRDefault="00782AB9" w:rsidP="00782AB9">
          <w:pPr>
            <w:pStyle w:val="a4"/>
            <w:jc w:val="right"/>
            <w:rPr>
              <w:rFonts w:ascii="Arial Narrow" w:hAnsi="Arial Narrow"/>
              <w:sz w:val="22"/>
              <w:szCs w:val="22"/>
            </w:rPr>
          </w:pPr>
        </w:p>
      </w:tc>
    </w:tr>
  </w:tbl>
  <w:p w14:paraId="22D9EC33" w14:textId="77777777" w:rsidR="00782AB9" w:rsidRDefault="00782AB9" w:rsidP="00782AB9">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23DB5"/>
    <w:multiLevelType w:val="multilevel"/>
    <w:tmpl w:val="3114315C"/>
    <w:name w:val="Definition Numbering List"/>
    <w:lvl w:ilvl="0">
      <w:start w:val="1"/>
      <w:numFmt w:val="none"/>
      <w:pStyle w:val="a"/>
      <w:lvlText w:val=""/>
      <w:lvlJc w:val="left"/>
      <w:pPr>
        <w:tabs>
          <w:tab w:val="num" w:pos="720"/>
        </w:tabs>
        <w:ind w:left="720" w:firstLine="0"/>
      </w:pPr>
      <w:rPr>
        <w:rFonts w:hint="default"/>
        <w:caps w:val="0"/>
        <w:effect w:val="none"/>
      </w:rPr>
    </w:lvl>
    <w:lvl w:ilvl="1">
      <w:start w:val="1"/>
      <w:numFmt w:val="none"/>
      <w:pStyle w:val="2"/>
      <w:lvlText w:val=""/>
      <w:lvlJc w:val="left"/>
      <w:pPr>
        <w:tabs>
          <w:tab w:val="num" w:pos="720"/>
        </w:tabs>
        <w:ind w:left="720" w:firstLine="0"/>
      </w:pPr>
      <w:rPr>
        <w:rFonts w:hint="default"/>
        <w:caps w:val="0"/>
        <w:effect w:val="none"/>
      </w:rPr>
    </w:lvl>
    <w:lvl w:ilvl="2">
      <w:start w:val="1"/>
      <w:numFmt w:val="lowerLetter"/>
      <w:pStyle w:val="DefinitionNumbering1"/>
      <w:lvlText w:val="(%3)"/>
      <w:lvlJc w:val="left"/>
      <w:pPr>
        <w:tabs>
          <w:tab w:val="num" w:pos="1440"/>
        </w:tabs>
        <w:ind w:left="1440" w:hanging="720"/>
      </w:pPr>
      <w:rPr>
        <w:rFonts w:hint="default"/>
        <w:caps w:val="0"/>
        <w:effect w:val="none"/>
      </w:rPr>
    </w:lvl>
    <w:lvl w:ilvl="3">
      <w:start w:val="1"/>
      <w:numFmt w:val="lowerRoman"/>
      <w:pStyle w:val="DefinitionNumbering2"/>
      <w:lvlText w:val="(%4)"/>
      <w:lvlJc w:val="left"/>
      <w:pPr>
        <w:tabs>
          <w:tab w:val="num" w:pos="2160"/>
        </w:tabs>
        <w:ind w:left="2160" w:hanging="720"/>
      </w:pPr>
      <w:rPr>
        <w:rFonts w:hint="default"/>
        <w:caps w:val="0"/>
        <w:effect w:val="none"/>
      </w:rPr>
    </w:lvl>
    <w:lvl w:ilvl="4">
      <w:start w:val="1"/>
      <w:numFmt w:val="upperLetter"/>
      <w:pStyle w:val="DefinitionNumbering3"/>
      <w:lvlText w:val="(%5)"/>
      <w:lvlJc w:val="left"/>
      <w:pPr>
        <w:tabs>
          <w:tab w:val="num" w:pos="2880"/>
        </w:tabs>
        <w:ind w:left="2880" w:hanging="720"/>
      </w:pPr>
      <w:rPr>
        <w:rFonts w:hint="default"/>
        <w:caps w:val="0"/>
        <w:effect w:val="none"/>
      </w:rPr>
    </w:lvl>
    <w:lvl w:ilvl="5">
      <w:start w:val="1"/>
      <w:numFmt w:val="none"/>
      <w:pStyle w:val="DefinitionNumbering4"/>
      <w:lvlText w:val=""/>
      <w:lvlJc w:val="left"/>
      <w:pPr>
        <w:tabs>
          <w:tab w:val="num" w:pos="2880"/>
        </w:tabs>
        <w:ind w:left="2880" w:hanging="720"/>
      </w:pPr>
      <w:rPr>
        <w:rFonts w:hint="default"/>
        <w:caps w:val="0"/>
        <w:effect w:val="none"/>
      </w:rPr>
    </w:lvl>
    <w:lvl w:ilvl="6">
      <w:start w:val="1"/>
      <w:numFmt w:val="none"/>
      <w:pStyle w:val="DefinitionNumbering5"/>
      <w:lvlText w:val=""/>
      <w:lvlJc w:val="left"/>
      <w:pPr>
        <w:tabs>
          <w:tab w:val="num" w:pos="2880"/>
        </w:tabs>
        <w:ind w:left="2880" w:hanging="720"/>
      </w:pPr>
      <w:rPr>
        <w:rFonts w:hint="default"/>
        <w:caps w:val="0"/>
        <w:effect w:val="none"/>
      </w:rPr>
    </w:lvl>
    <w:lvl w:ilvl="7">
      <w:start w:val="1"/>
      <w:numFmt w:val="none"/>
      <w:pStyle w:val="DefinitionNumbering6"/>
      <w:lvlText w:val=""/>
      <w:lvlJc w:val="left"/>
      <w:pPr>
        <w:tabs>
          <w:tab w:val="num" w:pos="2880"/>
        </w:tabs>
        <w:ind w:left="2880" w:hanging="720"/>
      </w:pPr>
      <w:rPr>
        <w:rFonts w:hint="default"/>
        <w:caps w:val="0"/>
        <w:effect w:val="none"/>
      </w:rPr>
    </w:lvl>
    <w:lvl w:ilvl="8">
      <w:start w:val="1"/>
      <w:numFmt w:val="none"/>
      <w:pStyle w:val="DefinitionNumbering7"/>
      <w:lvlText w:val=""/>
      <w:lvlJc w:val="left"/>
      <w:pPr>
        <w:tabs>
          <w:tab w:val="num" w:pos="2880"/>
        </w:tabs>
        <w:ind w:left="2880" w:hanging="720"/>
      </w:pPr>
      <w:rPr>
        <w:rFonts w:hint="default"/>
        <w:caps w:val="0"/>
        <w:effect w:val="none"/>
      </w:rPr>
    </w:lvl>
  </w:abstractNum>
  <w:abstractNum w:abstractNumId="1" w15:restartNumberingAfterBreak="0">
    <w:nsid w:val="05141051"/>
    <w:multiLevelType w:val="multilevel"/>
    <w:tmpl w:val="55806922"/>
    <w:lvl w:ilvl="0">
      <w:start w:val="2"/>
      <w:numFmt w:val="decimal"/>
      <w:lvlText w:val="%1."/>
      <w:lvlJc w:val="left"/>
      <w:pPr>
        <w:ind w:left="540" w:hanging="54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851A7D"/>
    <w:multiLevelType w:val="hybridMultilevel"/>
    <w:tmpl w:val="ABFECE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FBF549E"/>
    <w:multiLevelType w:val="hybridMultilevel"/>
    <w:tmpl w:val="F53CA2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13005F8"/>
    <w:multiLevelType w:val="multilevel"/>
    <w:tmpl w:val="558C5F08"/>
    <w:lvl w:ilvl="0">
      <w:start w:val="6"/>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E8589D"/>
    <w:multiLevelType w:val="hybridMultilevel"/>
    <w:tmpl w:val="6E10BA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5964C92"/>
    <w:multiLevelType w:val="multilevel"/>
    <w:tmpl w:val="D662E84C"/>
    <w:lvl w:ilvl="0">
      <w:start w:val="5"/>
      <w:numFmt w:val="decimal"/>
      <w:lvlText w:val="%1"/>
      <w:lvlJc w:val="left"/>
      <w:pPr>
        <w:ind w:left="1069" w:hanging="360"/>
      </w:pPr>
      <w:rPr>
        <w:rFonts w:hint="default"/>
      </w:rPr>
    </w:lvl>
    <w:lvl w:ilvl="1">
      <w:start w:val="7"/>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473" w:hanging="72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1855" w:hanging="108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237" w:hanging="1440"/>
      </w:pPr>
      <w:rPr>
        <w:rFonts w:hint="default"/>
      </w:rPr>
    </w:lvl>
  </w:abstractNum>
  <w:abstractNum w:abstractNumId="7" w15:restartNumberingAfterBreak="0">
    <w:nsid w:val="187E5AD7"/>
    <w:multiLevelType w:val="hybridMultilevel"/>
    <w:tmpl w:val="47A4B8DE"/>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start w:val="1"/>
      <w:numFmt w:val="bullet"/>
      <w:lvlText w:val="o"/>
      <w:lvlJc w:val="left"/>
      <w:pPr>
        <w:ind w:left="4308" w:hanging="360"/>
      </w:pPr>
      <w:rPr>
        <w:rFonts w:ascii="Courier New" w:hAnsi="Courier New" w:cs="Courier New" w:hint="default"/>
      </w:rPr>
    </w:lvl>
    <w:lvl w:ilvl="5" w:tplc="04090005">
      <w:start w:val="1"/>
      <w:numFmt w:val="bullet"/>
      <w:lvlText w:val=""/>
      <w:lvlJc w:val="left"/>
      <w:pPr>
        <w:ind w:left="5028" w:hanging="360"/>
      </w:pPr>
      <w:rPr>
        <w:rFonts w:ascii="Wingdings" w:hAnsi="Wingdings" w:hint="default"/>
      </w:rPr>
    </w:lvl>
    <w:lvl w:ilvl="6" w:tplc="04090001">
      <w:start w:val="1"/>
      <w:numFmt w:val="bullet"/>
      <w:lvlText w:val=""/>
      <w:lvlJc w:val="left"/>
      <w:pPr>
        <w:ind w:left="5748" w:hanging="360"/>
      </w:pPr>
      <w:rPr>
        <w:rFonts w:ascii="Symbol" w:hAnsi="Symbol" w:hint="default"/>
      </w:rPr>
    </w:lvl>
    <w:lvl w:ilvl="7" w:tplc="04090003">
      <w:start w:val="1"/>
      <w:numFmt w:val="bullet"/>
      <w:lvlText w:val="o"/>
      <w:lvlJc w:val="left"/>
      <w:pPr>
        <w:ind w:left="6468" w:hanging="360"/>
      </w:pPr>
      <w:rPr>
        <w:rFonts w:ascii="Courier New" w:hAnsi="Courier New" w:cs="Courier New" w:hint="default"/>
      </w:rPr>
    </w:lvl>
    <w:lvl w:ilvl="8" w:tplc="04090005">
      <w:start w:val="1"/>
      <w:numFmt w:val="bullet"/>
      <w:lvlText w:val=""/>
      <w:lvlJc w:val="left"/>
      <w:pPr>
        <w:ind w:left="7188" w:hanging="360"/>
      </w:pPr>
      <w:rPr>
        <w:rFonts w:ascii="Wingdings" w:hAnsi="Wingdings" w:hint="default"/>
      </w:rPr>
    </w:lvl>
  </w:abstractNum>
  <w:abstractNum w:abstractNumId="8" w15:restartNumberingAfterBreak="0">
    <w:nsid w:val="18941B70"/>
    <w:multiLevelType w:val="hybridMultilevel"/>
    <w:tmpl w:val="821CE07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A4A4E1E"/>
    <w:multiLevelType w:val="multilevel"/>
    <w:tmpl w:val="E5824214"/>
    <w:lvl w:ilvl="0">
      <w:start w:val="4"/>
      <w:numFmt w:val="decimal"/>
      <w:lvlText w:val="%1"/>
      <w:lvlJc w:val="left"/>
      <w:pPr>
        <w:ind w:left="744" w:hanging="360"/>
      </w:pPr>
      <w:rPr>
        <w:rFonts w:hint="default"/>
      </w:rPr>
    </w:lvl>
    <w:lvl w:ilvl="1">
      <w:start w:val="1"/>
      <w:numFmt w:val="decimal"/>
      <w:isLgl/>
      <w:lvlText w:val="%1.%2."/>
      <w:lvlJc w:val="left"/>
      <w:pPr>
        <w:ind w:left="744"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104" w:hanging="720"/>
      </w:pPr>
      <w:rPr>
        <w:rFonts w:hint="default"/>
      </w:rPr>
    </w:lvl>
    <w:lvl w:ilvl="4">
      <w:start w:val="1"/>
      <w:numFmt w:val="decimal"/>
      <w:isLgl/>
      <w:lvlText w:val="%1.%2.%3.%4.%5."/>
      <w:lvlJc w:val="left"/>
      <w:pPr>
        <w:ind w:left="1464" w:hanging="1080"/>
      </w:pPr>
      <w:rPr>
        <w:rFonts w:hint="default"/>
      </w:rPr>
    </w:lvl>
    <w:lvl w:ilvl="5">
      <w:start w:val="1"/>
      <w:numFmt w:val="decimal"/>
      <w:isLgl/>
      <w:lvlText w:val="%1.%2.%3.%4.%5.%6."/>
      <w:lvlJc w:val="left"/>
      <w:pPr>
        <w:ind w:left="1464" w:hanging="1080"/>
      </w:pPr>
      <w:rPr>
        <w:rFonts w:hint="default"/>
      </w:rPr>
    </w:lvl>
    <w:lvl w:ilvl="6">
      <w:start w:val="1"/>
      <w:numFmt w:val="decimal"/>
      <w:isLgl/>
      <w:lvlText w:val="%1.%2.%3.%4.%5.%6.%7."/>
      <w:lvlJc w:val="left"/>
      <w:pPr>
        <w:ind w:left="1464" w:hanging="1080"/>
      </w:pPr>
      <w:rPr>
        <w:rFonts w:hint="default"/>
      </w:rPr>
    </w:lvl>
    <w:lvl w:ilvl="7">
      <w:start w:val="1"/>
      <w:numFmt w:val="decimal"/>
      <w:isLgl/>
      <w:lvlText w:val="%1.%2.%3.%4.%5.%6.%7.%8."/>
      <w:lvlJc w:val="left"/>
      <w:pPr>
        <w:ind w:left="1824" w:hanging="1440"/>
      </w:pPr>
      <w:rPr>
        <w:rFonts w:hint="default"/>
      </w:rPr>
    </w:lvl>
    <w:lvl w:ilvl="8">
      <w:start w:val="1"/>
      <w:numFmt w:val="decimal"/>
      <w:isLgl/>
      <w:lvlText w:val="%1.%2.%3.%4.%5.%6.%7.%8.%9."/>
      <w:lvlJc w:val="left"/>
      <w:pPr>
        <w:ind w:left="1824" w:hanging="1440"/>
      </w:pPr>
      <w:rPr>
        <w:rFonts w:hint="default"/>
      </w:rPr>
    </w:lvl>
  </w:abstractNum>
  <w:abstractNum w:abstractNumId="10" w15:restartNumberingAfterBreak="0">
    <w:nsid w:val="1AAB3A52"/>
    <w:multiLevelType w:val="multilevel"/>
    <w:tmpl w:val="4DE00D16"/>
    <w:lvl w:ilvl="0">
      <w:start w:val="6"/>
      <w:numFmt w:val="decimal"/>
      <w:lvlText w:val="%1."/>
      <w:lvlJc w:val="left"/>
      <w:pPr>
        <w:ind w:left="360" w:hanging="360"/>
      </w:pPr>
      <w:rPr>
        <w:rFonts w:hint="default"/>
        <w:b w:val="0"/>
      </w:rPr>
    </w:lvl>
    <w:lvl w:ilvl="1">
      <w:start w:val="1"/>
      <w:numFmt w:val="decimal"/>
      <w:lvlText w:val="%1.%2."/>
      <w:lvlJc w:val="left"/>
      <w:pPr>
        <w:ind w:left="1287" w:hanging="720"/>
      </w:pPr>
      <w:rPr>
        <w:rFont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781" w:hanging="1080"/>
      </w:pPr>
      <w:rPr>
        <w:rFonts w:hint="default"/>
        <w:b w:val="0"/>
      </w:rPr>
    </w:lvl>
    <w:lvl w:ilvl="4">
      <w:start w:val="1"/>
      <w:numFmt w:val="decimal"/>
      <w:lvlText w:val="%1.%2.%3.%4.%5."/>
      <w:lvlJc w:val="left"/>
      <w:pPr>
        <w:ind w:left="3348" w:hanging="1080"/>
      </w:pPr>
      <w:rPr>
        <w:rFonts w:hint="default"/>
        <w:b w:val="0"/>
      </w:rPr>
    </w:lvl>
    <w:lvl w:ilvl="5">
      <w:start w:val="1"/>
      <w:numFmt w:val="decimal"/>
      <w:lvlText w:val="%1.%2.%3.%4.%5.%6."/>
      <w:lvlJc w:val="left"/>
      <w:pPr>
        <w:ind w:left="4275" w:hanging="1440"/>
      </w:pPr>
      <w:rPr>
        <w:rFonts w:hint="default"/>
        <w:b w:val="0"/>
      </w:rPr>
    </w:lvl>
    <w:lvl w:ilvl="6">
      <w:start w:val="1"/>
      <w:numFmt w:val="decimal"/>
      <w:lvlText w:val="%1.%2.%3.%4.%5.%6.%7."/>
      <w:lvlJc w:val="left"/>
      <w:pPr>
        <w:ind w:left="4842" w:hanging="1440"/>
      </w:pPr>
      <w:rPr>
        <w:rFonts w:hint="default"/>
        <w:b w:val="0"/>
      </w:rPr>
    </w:lvl>
    <w:lvl w:ilvl="7">
      <w:start w:val="1"/>
      <w:numFmt w:val="decimal"/>
      <w:lvlText w:val="%1.%2.%3.%4.%5.%6.%7.%8."/>
      <w:lvlJc w:val="left"/>
      <w:pPr>
        <w:ind w:left="5769" w:hanging="1800"/>
      </w:pPr>
      <w:rPr>
        <w:rFonts w:hint="default"/>
        <w:b w:val="0"/>
      </w:rPr>
    </w:lvl>
    <w:lvl w:ilvl="8">
      <w:start w:val="1"/>
      <w:numFmt w:val="decimal"/>
      <w:lvlText w:val="%1.%2.%3.%4.%5.%6.%7.%8.%9."/>
      <w:lvlJc w:val="left"/>
      <w:pPr>
        <w:ind w:left="6336" w:hanging="1800"/>
      </w:pPr>
      <w:rPr>
        <w:rFonts w:hint="default"/>
        <w:b w:val="0"/>
      </w:rPr>
    </w:lvl>
  </w:abstractNum>
  <w:abstractNum w:abstractNumId="11" w15:restartNumberingAfterBreak="0">
    <w:nsid w:val="1C9409A2"/>
    <w:multiLevelType w:val="multilevel"/>
    <w:tmpl w:val="79F068BA"/>
    <w:lvl w:ilvl="0">
      <w:start w:val="4"/>
      <w:numFmt w:val="decimal"/>
      <w:lvlText w:val="%1."/>
      <w:lvlJc w:val="left"/>
      <w:pPr>
        <w:ind w:left="360" w:hanging="360"/>
      </w:pPr>
      <w:rPr>
        <w:rFonts w:hint="default"/>
      </w:rPr>
    </w:lvl>
    <w:lvl w:ilvl="1">
      <w:start w:val="1"/>
      <w:numFmt w:val="decimal"/>
      <w:lvlText w:val="%1.%2."/>
      <w:lvlJc w:val="left"/>
      <w:pPr>
        <w:ind w:left="360" w:hanging="360"/>
      </w:pPr>
      <w:rPr>
        <w:rFonts w:ascii="Arial Narrow" w:hAnsi="Arial Narrow" w:hint="default"/>
        <w:b w:val="0"/>
        <w:i w:val="0"/>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1AE3BDA"/>
    <w:multiLevelType w:val="multilevel"/>
    <w:tmpl w:val="BF56FDC6"/>
    <w:lvl w:ilvl="0">
      <w:start w:val="2"/>
      <w:numFmt w:val="decimal"/>
      <w:lvlText w:val="%1."/>
      <w:lvlJc w:val="left"/>
      <w:pPr>
        <w:ind w:left="504" w:hanging="504"/>
      </w:pPr>
      <w:rPr>
        <w:rFonts w:hint="default"/>
      </w:rPr>
    </w:lvl>
    <w:lvl w:ilvl="1">
      <w:start w:val="4"/>
      <w:numFmt w:val="decimal"/>
      <w:lvlText w:val="%1.%2."/>
      <w:lvlJc w:val="left"/>
      <w:pPr>
        <w:ind w:left="504" w:hanging="504"/>
      </w:pPr>
      <w:rPr>
        <w:rFonts w:hint="default"/>
      </w:rPr>
    </w:lvl>
    <w:lvl w:ilvl="2">
      <w:start w:val="1"/>
      <w:numFmt w:val="decimal"/>
      <w:lvlText w:val="%1.%2.%3."/>
      <w:lvlJc w:val="left"/>
      <w:pPr>
        <w:ind w:left="720" w:hanging="720"/>
      </w:pPr>
      <w:rPr>
        <w:rFonts w:hint="default"/>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2681E0F"/>
    <w:multiLevelType w:val="hybridMultilevel"/>
    <w:tmpl w:val="AA6C5D9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abstractNum w:abstractNumId="14" w15:restartNumberingAfterBreak="0">
    <w:nsid w:val="2E245B02"/>
    <w:multiLevelType w:val="multilevel"/>
    <w:tmpl w:val="6E3ECAB6"/>
    <w:lvl w:ilvl="0">
      <w:start w:val="2"/>
      <w:numFmt w:val="decimal"/>
      <w:lvlText w:val="%1."/>
      <w:lvlJc w:val="left"/>
      <w:pPr>
        <w:ind w:left="360" w:hanging="360"/>
      </w:pPr>
      <w:rPr>
        <w:rFonts w:hint="default"/>
      </w:rPr>
    </w:lvl>
    <w:lvl w:ilvl="1">
      <w:start w:val="9"/>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5" w15:restartNumberingAfterBreak="0">
    <w:nsid w:val="36CE4B66"/>
    <w:multiLevelType w:val="multilevel"/>
    <w:tmpl w:val="6A76D18E"/>
    <w:lvl w:ilvl="0">
      <w:start w:val="1"/>
      <w:numFmt w:val="decimal"/>
      <w:lvlText w:val="%1."/>
      <w:lvlJc w:val="left"/>
      <w:pPr>
        <w:ind w:left="720" w:hanging="360"/>
      </w:pPr>
      <w:rPr>
        <w:rFonts w:hint="default"/>
      </w:rPr>
    </w:lvl>
    <w:lvl w:ilvl="1">
      <w:start w:val="1"/>
      <w:numFmt w:val="decimal"/>
      <w:lvlText w:val="%1.%2."/>
      <w:lvlJc w:val="left"/>
      <w:pPr>
        <w:ind w:left="720" w:hanging="360"/>
      </w:pPr>
      <w:rPr>
        <w:b w:val="0"/>
        <w:sz w:val="22"/>
        <w:u w:val="none"/>
      </w:rPr>
    </w:lvl>
    <w:lvl w:ilvl="2">
      <w:start w:val="1"/>
      <w:numFmt w:val="decimal"/>
      <w:lvlText w:val="%1.%2.%3."/>
      <w:lvlJc w:val="left"/>
      <w:pPr>
        <w:ind w:left="1080" w:hanging="720"/>
      </w:pPr>
      <w:rPr>
        <w:sz w:val="22"/>
        <w:u w:val="none"/>
      </w:rPr>
    </w:lvl>
    <w:lvl w:ilvl="3">
      <w:start w:val="1"/>
      <w:numFmt w:val="decimal"/>
      <w:lvlText w:val="%1.%2.%3.%4."/>
      <w:lvlJc w:val="left"/>
      <w:pPr>
        <w:ind w:left="1080" w:hanging="720"/>
      </w:pPr>
      <w:rPr>
        <w:sz w:val="21"/>
        <w:u w:val="single"/>
      </w:rPr>
    </w:lvl>
    <w:lvl w:ilvl="4">
      <w:start w:val="1"/>
      <w:numFmt w:val="decimal"/>
      <w:lvlText w:val="%1.%2.%3.%4.%5."/>
      <w:lvlJc w:val="left"/>
      <w:pPr>
        <w:ind w:left="1440" w:hanging="1080"/>
      </w:pPr>
      <w:rPr>
        <w:sz w:val="21"/>
        <w:u w:val="single"/>
      </w:rPr>
    </w:lvl>
    <w:lvl w:ilvl="5">
      <w:start w:val="1"/>
      <w:numFmt w:val="decimal"/>
      <w:lvlText w:val="%1.%2.%3.%4.%5.%6."/>
      <w:lvlJc w:val="left"/>
      <w:pPr>
        <w:ind w:left="1440" w:hanging="1080"/>
      </w:pPr>
      <w:rPr>
        <w:sz w:val="21"/>
        <w:u w:val="single"/>
      </w:rPr>
    </w:lvl>
    <w:lvl w:ilvl="6">
      <w:start w:val="1"/>
      <w:numFmt w:val="decimal"/>
      <w:lvlText w:val="%1.%2.%3.%4.%5.%6.%7."/>
      <w:lvlJc w:val="left"/>
      <w:pPr>
        <w:ind w:left="1800" w:hanging="1440"/>
      </w:pPr>
      <w:rPr>
        <w:sz w:val="21"/>
        <w:u w:val="single"/>
      </w:rPr>
    </w:lvl>
    <w:lvl w:ilvl="7">
      <w:start w:val="1"/>
      <w:numFmt w:val="decimal"/>
      <w:lvlText w:val="%1.%2.%3.%4.%5.%6.%7.%8."/>
      <w:lvlJc w:val="left"/>
      <w:pPr>
        <w:ind w:left="1800" w:hanging="1440"/>
      </w:pPr>
      <w:rPr>
        <w:sz w:val="21"/>
        <w:u w:val="single"/>
      </w:rPr>
    </w:lvl>
    <w:lvl w:ilvl="8">
      <w:start w:val="1"/>
      <w:numFmt w:val="decimal"/>
      <w:lvlText w:val="%1.%2.%3.%4.%5.%6.%7.%8.%9."/>
      <w:lvlJc w:val="left"/>
      <w:pPr>
        <w:ind w:left="2160" w:hanging="1800"/>
      </w:pPr>
      <w:rPr>
        <w:sz w:val="21"/>
        <w:u w:val="single"/>
      </w:rPr>
    </w:lvl>
  </w:abstractNum>
  <w:abstractNum w:abstractNumId="16" w15:restartNumberingAfterBreak="0">
    <w:nsid w:val="3F3F13F7"/>
    <w:multiLevelType w:val="multilevel"/>
    <w:tmpl w:val="2048E182"/>
    <w:lvl w:ilvl="0">
      <w:start w:val="1"/>
      <w:numFmt w:val="decimal"/>
      <w:lvlText w:val="%1."/>
      <w:lvlJc w:val="left"/>
      <w:pPr>
        <w:ind w:left="907" w:hanging="360"/>
      </w:pPr>
      <w:rPr>
        <w:rFonts w:hint="default"/>
      </w:rPr>
    </w:lvl>
    <w:lvl w:ilvl="1">
      <w:start w:val="1"/>
      <w:numFmt w:val="decimal"/>
      <w:lvlText w:val="%1.%2."/>
      <w:lvlJc w:val="left"/>
      <w:pPr>
        <w:ind w:left="907" w:hanging="360"/>
      </w:pPr>
      <w:rPr>
        <w:b w:val="0"/>
      </w:rPr>
    </w:lvl>
    <w:lvl w:ilvl="2">
      <w:start w:val="1"/>
      <w:numFmt w:val="decimal"/>
      <w:lvlText w:val="%1.%2.%3."/>
      <w:lvlJc w:val="left"/>
      <w:pPr>
        <w:ind w:left="1267" w:hanging="720"/>
      </w:pPr>
    </w:lvl>
    <w:lvl w:ilvl="3">
      <w:start w:val="1"/>
      <w:numFmt w:val="decimal"/>
      <w:lvlText w:val="%1.%2.%3.%4."/>
      <w:lvlJc w:val="left"/>
      <w:pPr>
        <w:ind w:left="1267" w:hanging="720"/>
      </w:pPr>
    </w:lvl>
    <w:lvl w:ilvl="4">
      <w:start w:val="1"/>
      <w:numFmt w:val="decimal"/>
      <w:lvlText w:val="%1.%2.%3.%4.%5."/>
      <w:lvlJc w:val="left"/>
      <w:pPr>
        <w:ind w:left="1627" w:hanging="1080"/>
      </w:pPr>
    </w:lvl>
    <w:lvl w:ilvl="5">
      <w:start w:val="1"/>
      <w:numFmt w:val="decimal"/>
      <w:lvlText w:val="%1.%2.%3.%4.%5.%6."/>
      <w:lvlJc w:val="left"/>
      <w:pPr>
        <w:ind w:left="1627" w:hanging="1080"/>
      </w:pPr>
    </w:lvl>
    <w:lvl w:ilvl="6">
      <w:start w:val="1"/>
      <w:numFmt w:val="decimal"/>
      <w:lvlText w:val="%1.%2.%3.%4.%5.%6.%7."/>
      <w:lvlJc w:val="left"/>
      <w:pPr>
        <w:ind w:left="1987" w:hanging="1440"/>
      </w:pPr>
    </w:lvl>
    <w:lvl w:ilvl="7">
      <w:start w:val="1"/>
      <w:numFmt w:val="decimal"/>
      <w:lvlText w:val="%1.%2.%3.%4.%5.%6.%7.%8."/>
      <w:lvlJc w:val="left"/>
      <w:pPr>
        <w:ind w:left="1987" w:hanging="1440"/>
      </w:pPr>
    </w:lvl>
    <w:lvl w:ilvl="8">
      <w:start w:val="1"/>
      <w:numFmt w:val="decimal"/>
      <w:lvlText w:val="%1.%2.%3.%4.%5.%6.%7.%8.%9."/>
      <w:lvlJc w:val="left"/>
      <w:pPr>
        <w:ind w:left="1987" w:hanging="1440"/>
      </w:pPr>
    </w:lvl>
  </w:abstractNum>
  <w:abstractNum w:abstractNumId="17" w15:restartNumberingAfterBreak="0">
    <w:nsid w:val="42DA6293"/>
    <w:multiLevelType w:val="hybridMultilevel"/>
    <w:tmpl w:val="C5FC04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B676013"/>
    <w:multiLevelType w:val="multilevel"/>
    <w:tmpl w:val="1C2C2352"/>
    <w:lvl w:ilvl="0">
      <w:start w:val="2"/>
      <w:numFmt w:val="decimal"/>
      <w:lvlText w:val="%1."/>
      <w:lvlJc w:val="left"/>
      <w:pPr>
        <w:ind w:left="387" w:hanging="387"/>
      </w:pPr>
      <w:rPr>
        <w:rFonts w:hint="default"/>
      </w:rPr>
    </w:lvl>
    <w:lvl w:ilvl="1">
      <w:start w:val="9"/>
      <w:numFmt w:val="decimal"/>
      <w:lvlText w:val="%1.%2."/>
      <w:lvlJc w:val="left"/>
      <w:pPr>
        <w:ind w:left="1314" w:hanging="747"/>
      </w:pPr>
      <w:rPr>
        <w:rFonts w:hint="default"/>
      </w:rPr>
    </w:lvl>
    <w:lvl w:ilvl="2">
      <w:start w:val="1"/>
      <w:numFmt w:val="decimal"/>
      <w:lvlText w:val="%1.%2.%3."/>
      <w:lvlJc w:val="left"/>
      <w:pPr>
        <w:ind w:left="1881" w:hanging="747"/>
      </w:pPr>
      <w:rPr>
        <w:rFonts w:hint="default"/>
      </w:rPr>
    </w:lvl>
    <w:lvl w:ilvl="3">
      <w:start w:val="1"/>
      <w:numFmt w:val="decimal"/>
      <w:lvlText w:val="%1.%2.%3.%4."/>
      <w:lvlJc w:val="left"/>
      <w:pPr>
        <w:ind w:left="2808" w:hanging="1107"/>
      </w:pPr>
      <w:rPr>
        <w:rFonts w:hint="default"/>
      </w:rPr>
    </w:lvl>
    <w:lvl w:ilvl="4">
      <w:start w:val="1"/>
      <w:numFmt w:val="decimal"/>
      <w:lvlText w:val="%1.%2.%3.%4.%5."/>
      <w:lvlJc w:val="left"/>
      <w:pPr>
        <w:ind w:left="3375" w:hanging="1107"/>
      </w:pPr>
      <w:rPr>
        <w:rFonts w:hint="default"/>
      </w:rPr>
    </w:lvl>
    <w:lvl w:ilvl="5">
      <w:start w:val="1"/>
      <w:numFmt w:val="decimal"/>
      <w:lvlText w:val="%1.%2.%3.%4.%5.%6."/>
      <w:lvlJc w:val="left"/>
      <w:pPr>
        <w:ind w:left="4302" w:hanging="1467"/>
      </w:pPr>
      <w:rPr>
        <w:rFonts w:hint="default"/>
      </w:rPr>
    </w:lvl>
    <w:lvl w:ilvl="6">
      <w:start w:val="1"/>
      <w:numFmt w:val="decimal"/>
      <w:lvlText w:val="%1.%2.%3.%4.%5.%6.%7."/>
      <w:lvlJc w:val="left"/>
      <w:pPr>
        <w:ind w:left="4869" w:hanging="1467"/>
      </w:pPr>
      <w:rPr>
        <w:rFonts w:hint="default"/>
      </w:rPr>
    </w:lvl>
    <w:lvl w:ilvl="7">
      <w:start w:val="1"/>
      <w:numFmt w:val="decimal"/>
      <w:lvlText w:val="%1.%2.%3.%4.%5.%6.%7.%8."/>
      <w:lvlJc w:val="left"/>
      <w:pPr>
        <w:ind w:left="5796" w:hanging="1827"/>
      </w:pPr>
      <w:rPr>
        <w:rFonts w:hint="default"/>
      </w:rPr>
    </w:lvl>
    <w:lvl w:ilvl="8">
      <w:start w:val="1"/>
      <w:numFmt w:val="decimal"/>
      <w:lvlText w:val="%1.%2.%3.%4.%5.%6.%7.%8.%9."/>
      <w:lvlJc w:val="left"/>
      <w:pPr>
        <w:ind w:left="6363" w:hanging="1827"/>
      </w:pPr>
      <w:rPr>
        <w:rFonts w:hint="default"/>
      </w:rPr>
    </w:lvl>
  </w:abstractNum>
  <w:abstractNum w:abstractNumId="19" w15:restartNumberingAfterBreak="0">
    <w:nsid w:val="4B956ABE"/>
    <w:multiLevelType w:val="multilevel"/>
    <w:tmpl w:val="A4F4C91E"/>
    <w:lvl w:ilvl="0">
      <w:start w:val="3"/>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CC20283"/>
    <w:multiLevelType w:val="multilevel"/>
    <w:tmpl w:val="2F507CE2"/>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ascii="Times New Roman" w:hAnsi="Times New Roman" w:cs="Times New Roman" w:hint="default"/>
      </w:rPr>
    </w:lvl>
    <w:lvl w:ilvl="2">
      <w:start w:val="1"/>
      <w:numFmt w:val="decimal"/>
      <w:isLgl/>
      <w:lvlText w:val="%1.%2.%3."/>
      <w:lvlJc w:val="left"/>
      <w:pPr>
        <w:ind w:left="1440" w:hanging="720"/>
      </w:pPr>
      <w:rPr>
        <w:rFonts w:hint="default"/>
      </w:rPr>
    </w:lvl>
    <w:lvl w:ilvl="3">
      <w:start w:val="1"/>
      <w:numFmt w:val="lowerLetter"/>
      <w:lvlText w:val="%4)"/>
      <w:lvlJc w:val="left"/>
      <w:pPr>
        <w:ind w:left="1080" w:hanging="360"/>
      </w:p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1" w15:restartNumberingAfterBreak="0">
    <w:nsid w:val="4F3D11DC"/>
    <w:multiLevelType w:val="multilevel"/>
    <w:tmpl w:val="CFDA7F02"/>
    <w:lvl w:ilvl="0">
      <w:start w:val="5"/>
      <w:numFmt w:val="decimal"/>
      <w:lvlText w:val="%1."/>
      <w:lvlJc w:val="left"/>
      <w:pPr>
        <w:ind w:left="540" w:hanging="540"/>
      </w:pPr>
      <w:rPr>
        <w:rFonts w:hint="default"/>
      </w:rPr>
    </w:lvl>
    <w:lvl w:ilvl="1">
      <w:start w:val="8"/>
      <w:numFmt w:val="decimal"/>
      <w:lvlText w:val="%1.%2."/>
      <w:lvlJc w:val="left"/>
      <w:pPr>
        <w:ind w:left="912" w:hanging="720"/>
      </w:pPr>
      <w:rPr>
        <w:rFonts w:hint="default"/>
      </w:rPr>
    </w:lvl>
    <w:lvl w:ilvl="2">
      <w:start w:val="1"/>
      <w:numFmt w:val="decimal"/>
      <w:lvlText w:val="%1.%2.%3."/>
      <w:lvlJc w:val="left"/>
      <w:pPr>
        <w:ind w:left="1104" w:hanging="720"/>
      </w:pPr>
      <w:rPr>
        <w:rFonts w:hint="default"/>
      </w:rPr>
    </w:lvl>
    <w:lvl w:ilvl="3">
      <w:start w:val="1"/>
      <w:numFmt w:val="decimal"/>
      <w:lvlText w:val="%1.%2.%3.%4."/>
      <w:lvlJc w:val="left"/>
      <w:pPr>
        <w:ind w:left="1656" w:hanging="1080"/>
      </w:pPr>
      <w:rPr>
        <w:rFonts w:hint="default"/>
      </w:rPr>
    </w:lvl>
    <w:lvl w:ilvl="4">
      <w:start w:val="1"/>
      <w:numFmt w:val="decimal"/>
      <w:lvlText w:val="%1.%2.%3.%4.%5."/>
      <w:lvlJc w:val="left"/>
      <w:pPr>
        <w:ind w:left="1848" w:hanging="1080"/>
      </w:pPr>
      <w:rPr>
        <w:rFonts w:hint="default"/>
      </w:rPr>
    </w:lvl>
    <w:lvl w:ilvl="5">
      <w:start w:val="1"/>
      <w:numFmt w:val="decimal"/>
      <w:lvlText w:val="%1.%2.%3.%4.%5.%6."/>
      <w:lvlJc w:val="left"/>
      <w:pPr>
        <w:ind w:left="2400" w:hanging="1440"/>
      </w:pPr>
      <w:rPr>
        <w:rFonts w:hint="default"/>
      </w:rPr>
    </w:lvl>
    <w:lvl w:ilvl="6">
      <w:start w:val="1"/>
      <w:numFmt w:val="decimal"/>
      <w:lvlText w:val="%1.%2.%3.%4.%5.%6.%7."/>
      <w:lvlJc w:val="left"/>
      <w:pPr>
        <w:ind w:left="2592" w:hanging="1440"/>
      </w:pPr>
      <w:rPr>
        <w:rFonts w:hint="default"/>
      </w:rPr>
    </w:lvl>
    <w:lvl w:ilvl="7">
      <w:start w:val="1"/>
      <w:numFmt w:val="decimal"/>
      <w:lvlText w:val="%1.%2.%3.%4.%5.%6.%7.%8."/>
      <w:lvlJc w:val="left"/>
      <w:pPr>
        <w:ind w:left="3144" w:hanging="1800"/>
      </w:pPr>
      <w:rPr>
        <w:rFonts w:hint="default"/>
      </w:rPr>
    </w:lvl>
    <w:lvl w:ilvl="8">
      <w:start w:val="1"/>
      <w:numFmt w:val="decimal"/>
      <w:lvlText w:val="%1.%2.%3.%4.%5.%6.%7.%8.%9."/>
      <w:lvlJc w:val="left"/>
      <w:pPr>
        <w:ind w:left="3336" w:hanging="1800"/>
      </w:pPr>
      <w:rPr>
        <w:rFonts w:hint="default"/>
      </w:rPr>
    </w:lvl>
  </w:abstractNum>
  <w:abstractNum w:abstractNumId="22" w15:restartNumberingAfterBreak="0">
    <w:nsid w:val="51200365"/>
    <w:multiLevelType w:val="multilevel"/>
    <w:tmpl w:val="0524A294"/>
    <w:name w:val="Plato Heading List"/>
    <w:lvl w:ilvl="0">
      <w:start w:val="1"/>
      <w:numFmt w:val="decimal"/>
      <w:pStyle w:val="1"/>
      <w:lvlText w:val="%1."/>
      <w:lvlJc w:val="left"/>
      <w:pPr>
        <w:tabs>
          <w:tab w:val="num" w:pos="720"/>
        </w:tabs>
        <w:ind w:left="720" w:hanging="720"/>
      </w:pPr>
      <w:rPr>
        <w:rFonts w:hint="default"/>
        <w:caps w:val="0"/>
        <w:effect w:val="none"/>
      </w:rPr>
    </w:lvl>
    <w:lvl w:ilvl="1">
      <w:start w:val="1"/>
      <w:numFmt w:val="decimal"/>
      <w:pStyle w:val="20"/>
      <w:lvlText w:val="%2."/>
      <w:lvlJc w:val="left"/>
      <w:pPr>
        <w:tabs>
          <w:tab w:val="num" w:pos="720"/>
        </w:tabs>
        <w:ind w:left="720" w:hanging="720"/>
      </w:pPr>
      <w:rPr>
        <w:rFonts w:ascii="Times New Roman" w:eastAsia="STZhongsong" w:hAnsi="Times New Roman" w:cs="Times New Roman"/>
        <w:caps w:val="0"/>
        <w:effect w:val="none"/>
      </w:rPr>
    </w:lvl>
    <w:lvl w:ilvl="2">
      <w:start w:val="1"/>
      <w:numFmt w:val="lowerLetter"/>
      <w:pStyle w:val="3"/>
      <w:lvlText w:val="(%3)"/>
      <w:lvlJc w:val="left"/>
      <w:pPr>
        <w:tabs>
          <w:tab w:val="num" w:pos="1440"/>
        </w:tabs>
        <w:ind w:left="1440" w:hanging="720"/>
      </w:pPr>
      <w:rPr>
        <w:rFonts w:hint="default"/>
        <w:b w:val="0"/>
        <w:caps w:val="0"/>
        <w:effect w:val="none"/>
      </w:rPr>
    </w:lvl>
    <w:lvl w:ilvl="3">
      <w:start w:val="1"/>
      <w:numFmt w:val="lowerRoman"/>
      <w:pStyle w:val="4"/>
      <w:lvlText w:val="(%4)"/>
      <w:lvlJc w:val="left"/>
      <w:pPr>
        <w:tabs>
          <w:tab w:val="num" w:pos="2160"/>
        </w:tabs>
        <w:ind w:left="2160" w:hanging="720"/>
      </w:pPr>
      <w:rPr>
        <w:rFonts w:hint="default"/>
        <w:caps w:val="0"/>
        <w:effect w:val="none"/>
      </w:rPr>
    </w:lvl>
    <w:lvl w:ilvl="4">
      <w:start w:val="1"/>
      <w:numFmt w:val="upperLetter"/>
      <w:pStyle w:val="5"/>
      <w:lvlText w:val="(%5)"/>
      <w:lvlJc w:val="left"/>
      <w:pPr>
        <w:tabs>
          <w:tab w:val="num" w:pos="2880"/>
        </w:tabs>
        <w:ind w:left="2880" w:hanging="720"/>
      </w:pPr>
      <w:rPr>
        <w:rFonts w:hint="default"/>
        <w:caps w:val="0"/>
        <w:effect w:val="none"/>
      </w:rPr>
    </w:lvl>
    <w:lvl w:ilvl="5">
      <w:start w:val="1"/>
      <w:numFmt w:val="decimal"/>
      <w:pStyle w:val="6"/>
      <w:lvlText w:val="(%6)"/>
      <w:lvlJc w:val="left"/>
      <w:pPr>
        <w:tabs>
          <w:tab w:val="num" w:pos="3600"/>
        </w:tabs>
        <w:ind w:left="3600" w:hanging="720"/>
      </w:pPr>
      <w:rPr>
        <w:rFonts w:hint="default"/>
        <w:caps w:val="0"/>
        <w:effect w:val="none"/>
      </w:rPr>
    </w:lvl>
    <w:lvl w:ilvl="6">
      <w:start w:val="1"/>
      <w:numFmt w:val="lowerLetter"/>
      <w:pStyle w:val="7"/>
      <w:lvlText w:val="(%7)"/>
      <w:lvlJc w:val="left"/>
      <w:pPr>
        <w:tabs>
          <w:tab w:val="num" w:pos="4320"/>
        </w:tabs>
        <w:ind w:left="4320" w:hanging="720"/>
      </w:pPr>
      <w:rPr>
        <w:rFonts w:hint="default"/>
        <w:caps w:val="0"/>
        <w:effect w:val="none"/>
      </w:rPr>
    </w:lvl>
    <w:lvl w:ilvl="7">
      <w:start w:val="1"/>
      <w:numFmt w:val="none"/>
      <w:pStyle w:val="8"/>
      <w:lvlText w:val=""/>
      <w:lvlJc w:val="left"/>
      <w:pPr>
        <w:tabs>
          <w:tab w:val="num" w:pos="4320"/>
        </w:tabs>
        <w:ind w:left="4320" w:hanging="720"/>
      </w:pPr>
      <w:rPr>
        <w:rFonts w:hint="default"/>
        <w:caps w:val="0"/>
        <w:effect w:val="none"/>
      </w:rPr>
    </w:lvl>
    <w:lvl w:ilvl="8">
      <w:start w:val="1"/>
      <w:numFmt w:val="none"/>
      <w:pStyle w:val="9"/>
      <w:lvlText w:val=""/>
      <w:lvlJc w:val="left"/>
      <w:pPr>
        <w:tabs>
          <w:tab w:val="num" w:pos="4320"/>
        </w:tabs>
        <w:ind w:left="4320" w:hanging="720"/>
      </w:pPr>
      <w:rPr>
        <w:rFonts w:hint="default"/>
        <w:caps w:val="0"/>
        <w:effect w:val="none"/>
      </w:rPr>
    </w:lvl>
  </w:abstractNum>
  <w:abstractNum w:abstractNumId="23" w15:restartNumberingAfterBreak="0">
    <w:nsid w:val="54494148"/>
    <w:multiLevelType w:val="multilevel"/>
    <w:tmpl w:val="4C664958"/>
    <w:lvl w:ilvl="0">
      <w:start w:val="2"/>
      <w:numFmt w:val="decimal"/>
      <w:lvlText w:val="%1."/>
      <w:lvlJc w:val="left"/>
      <w:pPr>
        <w:ind w:left="480" w:hanging="480"/>
      </w:pPr>
      <w:rPr>
        <w:rFonts w:hint="default"/>
      </w:rPr>
    </w:lvl>
    <w:lvl w:ilvl="1">
      <w:start w:val="10"/>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24" w15:restartNumberingAfterBreak="0">
    <w:nsid w:val="5AC449F8"/>
    <w:multiLevelType w:val="hybridMultilevel"/>
    <w:tmpl w:val="CF78E2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24750EE"/>
    <w:multiLevelType w:val="multilevel"/>
    <w:tmpl w:val="F5DC99BA"/>
    <w:lvl w:ilvl="0">
      <w:start w:val="2"/>
      <w:numFmt w:val="decimal"/>
      <w:lvlText w:val="%1."/>
      <w:lvlJc w:val="left"/>
      <w:pPr>
        <w:ind w:left="504" w:hanging="504"/>
      </w:pPr>
      <w:rPr>
        <w:rFonts w:hint="default"/>
      </w:rPr>
    </w:lvl>
    <w:lvl w:ilvl="1">
      <w:start w:val="4"/>
      <w:numFmt w:val="decimal"/>
      <w:lvlText w:val="%1.%2."/>
      <w:lvlJc w:val="left"/>
      <w:pPr>
        <w:ind w:left="684" w:hanging="50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74896A11"/>
    <w:multiLevelType w:val="hybridMultilevel"/>
    <w:tmpl w:val="E08AB1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77CF243D"/>
    <w:multiLevelType w:val="multilevel"/>
    <w:tmpl w:val="E460CCA2"/>
    <w:lvl w:ilvl="0">
      <w:start w:val="2"/>
      <w:numFmt w:val="decimal"/>
      <w:lvlText w:val="%1."/>
      <w:lvlJc w:val="left"/>
      <w:pPr>
        <w:ind w:left="540" w:hanging="54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B7A3E3E"/>
    <w:multiLevelType w:val="multilevel"/>
    <w:tmpl w:val="0A26AB7C"/>
    <w:lvl w:ilvl="0">
      <w:start w:val="2"/>
      <w:numFmt w:val="decimal"/>
      <w:lvlText w:val="%1."/>
      <w:lvlJc w:val="left"/>
      <w:pPr>
        <w:ind w:left="360" w:hanging="360"/>
      </w:pPr>
      <w:rPr>
        <w:rFonts w:hint="default"/>
      </w:rPr>
    </w:lvl>
    <w:lvl w:ilvl="1">
      <w:start w:val="8"/>
      <w:numFmt w:val="decimal"/>
      <w:lvlText w:val="%1.%2."/>
      <w:lvlJc w:val="left"/>
      <w:pPr>
        <w:ind w:left="502"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abstractNumId w:val="16"/>
  </w:num>
  <w:num w:numId="2">
    <w:abstractNumId w:val="15"/>
  </w:num>
  <w:num w:numId="3">
    <w:abstractNumId w:val="24"/>
  </w:num>
  <w:num w:numId="4">
    <w:abstractNumId w:val="2"/>
  </w:num>
  <w:num w:numId="5">
    <w:abstractNumId w:val="5"/>
  </w:num>
  <w:num w:numId="6">
    <w:abstractNumId w:val="17"/>
  </w:num>
  <w:num w:numId="7">
    <w:abstractNumId w:val="3"/>
  </w:num>
  <w:num w:numId="8">
    <w:abstractNumId w:val="7"/>
  </w:num>
  <w:num w:numId="9">
    <w:abstractNumId w:val="13"/>
  </w:num>
  <w:num w:numId="10">
    <w:abstractNumId w:val="28"/>
  </w:num>
  <w:num w:numId="11">
    <w:abstractNumId w:val="25"/>
  </w:num>
  <w:num w:numId="12">
    <w:abstractNumId w:val="12"/>
  </w:num>
  <w:num w:numId="13">
    <w:abstractNumId w:val="19"/>
  </w:num>
  <w:num w:numId="14">
    <w:abstractNumId w:val="9"/>
  </w:num>
  <w:num w:numId="15">
    <w:abstractNumId w:val="26"/>
  </w:num>
  <w:num w:numId="16">
    <w:abstractNumId w:val="22"/>
  </w:num>
  <w:num w:numId="17">
    <w:abstractNumId w:val="0"/>
  </w:num>
  <w:num w:numId="18">
    <w:abstractNumId w:val="20"/>
  </w:num>
  <w:num w:numId="19">
    <w:abstractNumId w:val="6"/>
  </w:num>
  <w:num w:numId="20">
    <w:abstractNumId w:val="8"/>
  </w:num>
  <w:num w:numId="21">
    <w:abstractNumId w:val="1"/>
  </w:num>
  <w:num w:numId="22">
    <w:abstractNumId w:val="18"/>
  </w:num>
  <w:num w:numId="23">
    <w:abstractNumId w:val="14"/>
  </w:num>
  <w:num w:numId="24">
    <w:abstractNumId w:val="27"/>
  </w:num>
  <w:num w:numId="25">
    <w:abstractNumId w:val="23"/>
  </w:num>
  <w:num w:numId="26">
    <w:abstractNumId w:val="21"/>
  </w:num>
  <w:num w:numId="27">
    <w:abstractNumId w:val="10"/>
  </w:num>
  <w:num w:numId="28">
    <w:abstractNumId w:val="4"/>
  </w:num>
  <w:num w:numId="29">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Orlova Svetlana Anatolyevna">
    <w15:presenceInfo w15:providerId="AD" w15:userId="S-1-5-21-3333806035-3299774120-3677957841-120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08"/>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C42"/>
    <w:rsid w:val="0002629E"/>
    <w:rsid w:val="00031BDE"/>
    <w:rsid w:val="00042854"/>
    <w:rsid w:val="000462F2"/>
    <w:rsid w:val="000573A9"/>
    <w:rsid w:val="00076C1D"/>
    <w:rsid w:val="000B74CF"/>
    <w:rsid w:val="001122B5"/>
    <w:rsid w:val="0011700F"/>
    <w:rsid w:val="001233CB"/>
    <w:rsid w:val="00162DC1"/>
    <w:rsid w:val="001722BB"/>
    <w:rsid w:val="00185BCA"/>
    <w:rsid w:val="001956DB"/>
    <w:rsid w:val="001E2A44"/>
    <w:rsid w:val="001F1548"/>
    <w:rsid w:val="001F1D87"/>
    <w:rsid w:val="00200E99"/>
    <w:rsid w:val="00215690"/>
    <w:rsid w:val="00233E3D"/>
    <w:rsid w:val="0024191F"/>
    <w:rsid w:val="00280531"/>
    <w:rsid w:val="0028719C"/>
    <w:rsid w:val="002935BC"/>
    <w:rsid w:val="002B7346"/>
    <w:rsid w:val="002D6BD5"/>
    <w:rsid w:val="002F469D"/>
    <w:rsid w:val="00312AC3"/>
    <w:rsid w:val="00320B1A"/>
    <w:rsid w:val="00354827"/>
    <w:rsid w:val="003D54A8"/>
    <w:rsid w:val="00412C6C"/>
    <w:rsid w:val="00413E88"/>
    <w:rsid w:val="00443C91"/>
    <w:rsid w:val="00464E16"/>
    <w:rsid w:val="004739C0"/>
    <w:rsid w:val="00486E73"/>
    <w:rsid w:val="004968F3"/>
    <w:rsid w:val="004A7A38"/>
    <w:rsid w:val="004B7AF3"/>
    <w:rsid w:val="004D09C1"/>
    <w:rsid w:val="004D6FBF"/>
    <w:rsid w:val="004E69E2"/>
    <w:rsid w:val="00501ADA"/>
    <w:rsid w:val="00511E53"/>
    <w:rsid w:val="00512020"/>
    <w:rsid w:val="005173EC"/>
    <w:rsid w:val="00545576"/>
    <w:rsid w:val="00554B3B"/>
    <w:rsid w:val="0057063C"/>
    <w:rsid w:val="00584D42"/>
    <w:rsid w:val="005875D4"/>
    <w:rsid w:val="005931E9"/>
    <w:rsid w:val="005A3902"/>
    <w:rsid w:val="005C0EE9"/>
    <w:rsid w:val="005C4E19"/>
    <w:rsid w:val="005D1648"/>
    <w:rsid w:val="00621FED"/>
    <w:rsid w:val="0062684B"/>
    <w:rsid w:val="00632BB4"/>
    <w:rsid w:val="00654B82"/>
    <w:rsid w:val="00662B92"/>
    <w:rsid w:val="006633F9"/>
    <w:rsid w:val="00666B87"/>
    <w:rsid w:val="006828FE"/>
    <w:rsid w:val="00682A76"/>
    <w:rsid w:val="00696D25"/>
    <w:rsid w:val="006C7FC8"/>
    <w:rsid w:val="006D174C"/>
    <w:rsid w:val="006E009B"/>
    <w:rsid w:val="0070586D"/>
    <w:rsid w:val="00706822"/>
    <w:rsid w:val="00706888"/>
    <w:rsid w:val="007109F7"/>
    <w:rsid w:val="007120F7"/>
    <w:rsid w:val="00725489"/>
    <w:rsid w:val="00731AA7"/>
    <w:rsid w:val="0075133E"/>
    <w:rsid w:val="007529EE"/>
    <w:rsid w:val="00756251"/>
    <w:rsid w:val="007825B1"/>
    <w:rsid w:val="00782AB9"/>
    <w:rsid w:val="007A1186"/>
    <w:rsid w:val="007A3B8A"/>
    <w:rsid w:val="007B12C6"/>
    <w:rsid w:val="007C61F6"/>
    <w:rsid w:val="007F3A4A"/>
    <w:rsid w:val="007F6A42"/>
    <w:rsid w:val="00800E05"/>
    <w:rsid w:val="008024BC"/>
    <w:rsid w:val="0081038F"/>
    <w:rsid w:val="008378F9"/>
    <w:rsid w:val="00853940"/>
    <w:rsid w:val="008601F5"/>
    <w:rsid w:val="00867AD2"/>
    <w:rsid w:val="00894D1C"/>
    <w:rsid w:val="008C2CB3"/>
    <w:rsid w:val="008C738A"/>
    <w:rsid w:val="008D5783"/>
    <w:rsid w:val="008F1DB5"/>
    <w:rsid w:val="008F30CB"/>
    <w:rsid w:val="008F3938"/>
    <w:rsid w:val="009006A7"/>
    <w:rsid w:val="00903E66"/>
    <w:rsid w:val="00904845"/>
    <w:rsid w:val="00910B86"/>
    <w:rsid w:val="009303C1"/>
    <w:rsid w:val="00933074"/>
    <w:rsid w:val="0095286A"/>
    <w:rsid w:val="0097558B"/>
    <w:rsid w:val="009872BC"/>
    <w:rsid w:val="00996656"/>
    <w:rsid w:val="00997068"/>
    <w:rsid w:val="009C4EC6"/>
    <w:rsid w:val="009D1279"/>
    <w:rsid w:val="009E3A8D"/>
    <w:rsid w:val="00A14034"/>
    <w:rsid w:val="00A22282"/>
    <w:rsid w:val="00A27EBF"/>
    <w:rsid w:val="00A46E3E"/>
    <w:rsid w:val="00A572AA"/>
    <w:rsid w:val="00A60258"/>
    <w:rsid w:val="00A64123"/>
    <w:rsid w:val="00A73941"/>
    <w:rsid w:val="00A9155C"/>
    <w:rsid w:val="00AA2872"/>
    <w:rsid w:val="00AF14AB"/>
    <w:rsid w:val="00AF1A12"/>
    <w:rsid w:val="00AF43F4"/>
    <w:rsid w:val="00B162A3"/>
    <w:rsid w:val="00B16DFA"/>
    <w:rsid w:val="00B23A10"/>
    <w:rsid w:val="00B95AC8"/>
    <w:rsid w:val="00BA7726"/>
    <w:rsid w:val="00BF2FB1"/>
    <w:rsid w:val="00BF4F87"/>
    <w:rsid w:val="00C05330"/>
    <w:rsid w:val="00C35B8E"/>
    <w:rsid w:val="00C41593"/>
    <w:rsid w:val="00C50694"/>
    <w:rsid w:val="00C511D8"/>
    <w:rsid w:val="00C82068"/>
    <w:rsid w:val="00CA751F"/>
    <w:rsid w:val="00CB1998"/>
    <w:rsid w:val="00CC2066"/>
    <w:rsid w:val="00CE4041"/>
    <w:rsid w:val="00CF7E7C"/>
    <w:rsid w:val="00D10BF1"/>
    <w:rsid w:val="00D16975"/>
    <w:rsid w:val="00D35858"/>
    <w:rsid w:val="00D37B2A"/>
    <w:rsid w:val="00D771C8"/>
    <w:rsid w:val="00DB0496"/>
    <w:rsid w:val="00DC3C77"/>
    <w:rsid w:val="00DD4987"/>
    <w:rsid w:val="00E70603"/>
    <w:rsid w:val="00E7100B"/>
    <w:rsid w:val="00E937D4"/>
    <w:rsid w:val="00E94C4B"/>
    <w:rsid w:val="00EC2C2E"/>
    <w:rsid w:val="00ED111D"/>
    <w:rsid w:val="00ED7504"/>
    <w:rsid w:val="00EE1855"/>
    <w:rsid w:val="00F0000F"/>
    <w:rsid w:val="00F05DCE"/>
    <w:rsid w:val="00F062E0"/>
    <w:rsid w:val="00F15B30"/>
    <w:rsid w:val="00F42FA9"/>
    <w:rsid w:val="00F67742"/>
    <w:rsid w:val="00F70C42"/>
    <w:rsid w:val="00F80FC0"/>
    <w:rsid w:val="00FA6D1C"/>
    <w:rsid w:val="00FC1334"/>
    <w:rsid w:val="00FD436C"/>
    <w:rsid w:val="00FF2321"/>
    <w:rsid w:val="0BC12186"/>
    <w:rsid w:val="1A22590B"/>
    <w:rsid w:val="1BB50469"/>
    <w:rsid w:val="2BC7DA6A"/>
    <w:rsid w:val="354AAFC1"/>
    <w:rsid w:val="3603448D"/>
    <w:rsid w:val="38D846A5"/>
    <w:rsid w:val="3E6711AA"/>
    <w:rsid w:val="4BF08279"/>
    <w:rsid w:val="52CE400A"/>
    <w:rsid w:val="54EC01A4"/>
    <w:rsid w:val="5951B92E"/>
    <w:rsid w:val="6F1645D7"/>
    <w:rsid w:val="7EA4F509"/>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ED81E0"/>
  <w15:chartTrackingRefBased/>
  <w15:docId w15:val="{C6534F38-44E9-40A2-832B-827A3E117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06822"/>
    <w:pPr>
      <w:suppressAutoHyphens/>
      <w:spacing w:after="0" w:line="240" w:lineRule="auto"/>
    </w:pPr>
    <w:rPr>
      <w:rFonts w:ascii="Times New Roman" w:eastAsia="Times New Roman" w:hAnsi="Times New Roman" w:cs="Times New Roman"/>
      <w:sz w:val="20"/>
      <w:szCs w:val="24"/>
      <w:lang w:eastAsia="ar-SA"/>
    </w:rPr>
  </w:style>
  <w:style w:type="paragraph" w:styleId="1">
    <w:name w:val="heading 1"/>
    <w:aliases w:val="1,11,111,1111,11111,1112,112,1121,11211,1122,113,1131,114,115,116,12,121,1211,122,123,13,131,1311,132,15,151,16,17,18,19,H1,H1-Heading 1,Heade,Header 1,Heading No. L1,Heading X,Heading1,I,II+,Legal Line 1,Level 11,h1,head 1,l1,list 1,section"/>
    <w:basedOn w:val="a0"/>
    <w:link w:val="10"/>
    <w:uiPriority w:val="9"/>
    <w:qFormat/>
    <w:rsid w:val="00CF7E7C"/>
    <w:pPr>
      <w:keepNext/>
      <w:numPr>
        <w:numId w:val="16"/>
      </w:numPr>
      <w:suppressAutoHyphens w:val="0"/>
      <w:adjustRightInd w:val="0"/>
      <w:spacing w:after="240"/>
      <w:jc w:val="both"/>
      <w:outlineLvl w:val="0"/>
    </w:pPr>
    <w:rPr>
      <w:rFonts w:eastAsia="STZhongsong"/>
      <w:b/>
      <w:caps/>
      <w:sz w:val="22"/>
      <w:szCs w:val="20"/>
      <w:lang w:eastAsia="zh-CN"/>
    </w:rPr>
  </w:style>
  <w:style w:type="paragraph" w:styleId="20">
    <w:name w:val="heading 2"/>
    <w:aliases w:val="2,21,211,2111,21111,2112,212,2121,213,22,221,2211,2212,222,2221,223,23,231,2311,2312,232,2321,233,24,241,2411,2412,242,2421,243,25,251,2511,252,26,261,27,28,A,A.B.C.,CHS,H2,H2-Heading 2,Header 2,Header2,Heading2,h,h2,heading2,l2,list 2,list2"/>
    <w:basedOn w:val="a0"/>
    <w:link w:val="21"/>
    <w:uiPriority w:val="9"/>
    <w:qFormat/>
    <w:rsid w:val="00CF7E7C"/>
    <w:pPr>
      <w:numPr>
        <w:ilvl w:val="1"/>
        <w:numId w:val="16"/>
      </w:numPr>
      <w:suppressAutoHyphens w:val="0"/>
      <w:adjustRightInd w:val="0"/>
      <w:spacing w:after="240"/>
      <w:jc w:val="both"/>
      <w:outlineLvl w:val="1"/>
    </w:pPr>
    <w:rPr>
      <w:rFonts w:eastAsia="STZhongsong"/>
      <w:sz w:val="22"/>
      <w:szCs w:val="20"/>
      <w:lang w:eastAsia="zh-CN"/>
    </w:rPr>
  </w:style>
  <w:style w:type="paragraph" w:styleId="3">
    <w:name w:val="heading 3"/>
    <w:aliases w:val="(Alt+3),.,3,3m,C Sub-Sub/Italic,C Sub-Sub/Italic1,GPH Heading 3,H3,H31,H32,H33,Head 31,Head 32,HeadC,Level 1 - 1,Level 1 - 2,Minor,Minor1,Numbered - 3,Para Heading 3,Para Heading 31,Sub-section,Sub2Para,h3,h3 sub heading,h3 sub heading1,h31"/>
    <w:basedOn w:val="a0"/>
    <w:link w:val="30"/>
    <w:uiPriority w:val="9"/>
    <w:qFormat/>
    <w:rsid w:val="00CF7E7C"/>
    <w:pPr>
      <w:numPr>
        <w:ilvl w:val="2"/>
        <w:numId w:val="16"/>
      </w:numPr>
      <w:suppressAutoHyphens w:val="0"/>
      <w:adjustRightInd w:val="0"/>
      <w:spacing w:after="240"/>
      <w:jc w:val="both"/>
      <w:outlineLvl w:val="2"/>
    </w:pPr>
    <w:rPr>
      <w:rFonts w:eastAsia="STZhongsong"/>
      <w:sz w:val="22"/>
      <w:szCs w:val="20"/>
      <w:lang w:eastAsia="zh-CN"/>
    </w:rPr>
  </w:style>
  <w:style w:type="paragraph" w:styleId="4">
    <w:name w:val="heading 4"/>
    <w:aliases w:val="14,141,1411,142,1421,143,4,41,411,42,421,43,Contract 3rd Level,H,H4,H41,KJL:3rd Level,Lev 4,Level 2 - a,Map Title,Map Title1,PARA4,Schedules,Subsection,a.,a.1,h4,h41,h411,h42,h421,h43,h431,h44,l4,l41,l411,l42,l421,l43,parapoint,parapoint1,¶"/>
    <w:basedOn w:val="a0"/>
    <w:link w:val="40"/>
    <w:uiPriority w:val="9"/>
    <w:qFormat/>
    <w:rsid w:val="00CF7E7C"/>
    <w:pPr>
      <w:numPr>
        <w:ilvl w:val="3"/>
        <w:numId w:val="16"/>
      </w:numPr>
      <w:suppressAutoHyphens w:val="0"/>
      <w:adjustRightInd w:val="0"/>
      <w:spacing w:after="240"/>
      <w:jc w:val="both"/>
      <w:outlineLvl w:val="3"/>
    </w:pPr>
    <w:rPr>
      <w:rFonts w:eastAsia="STZhongsong"/>
      <w:sz w:val="22"/>
      <w:szCs w:val="20"/>
      <w:lang w:eastAsia="zh-CN"/>
    </w:rPr>
  </w:style>
  <w:style w:type="paragraph" w:styleId="5">
    <w:name w:val="heading 5"/>
    <w:aliases w:val="Appendix A to X,H5,Heading 5   Appendix A to X,Heading 5(unused),ITT t5,L,Lev 5,Level 3 - (i),Level 3 - i,Response Type,Response Type1,Response Type2,Response Type3,Response Type4,Response Type5,Response Type6,Response Type7,Subheading,h5,l5"/>
    <w:basedOn w:val="a0"/>
    <w:link w:val="50"/>
    <w:uiPriority w:val="9"/>
    <w:qFormat/>
    <w:rsid w:val="00CF7E7C"/>
    <w:pPr>
      <w:numPr>
        <w:ilvl w:val="4"/>
        <w:numId w:val="16"/>
      </w:numPr>
      <w:suppressAutoHyphens w:val="0"/>
      <w:adjustRightInd w:val="0"/>
      <w:spacing w:after="240"/>
      <w:jc w:val="both"/>
      <w:outlineLvl w:val="4"/>
    </w:pPr>
    <w:rPr>
      <w:rFonts w:eastAsia="STZhongsong"/>
      <w:sz w:val="22"/>
      <w:szCs w:val="20"/>
      <w:lang w:eastAsia="zh-CN"/>
    </w:rPr>
  </w:style>
  <w:style w:type="paragraph" w:styleId="6">
    <w:name w:val="heading 6"/>
    <w:aliases w:val="6,H6,H61,H610,H6101,H611,H6111,H612,H6121,H613,H6131,H614,H6141,H615,H6151,H616,H617,H618,H619,H62,H621,H63,H631,H64,H641,H65,H651,H66,H661,H67,H671,H68,H681,H69,H691,Heading 6  Appendix Y &amp; Z,Heading 6(unused),L1 PIP,Legal Level 1.,Lev 6,h6"/>
    <w:basedOn w:val="a0"/>
    <w:link w:val="60"/>
    <w:uiPriority w:val="9"/>
    <w:qFormat/>
    <w:rsid w:val="00CF7E7C"/>
    <w:pPr>
      <w:numPr>
        <w:ilvl w:val="5"/>
        <w:numId w:val="16"/>
      </w:numPr>
      <w:suppressAutoHyphens w:val="0"/>
      <w:adjustRightInd w:val="0"/>
      <w:spacing w:after="240"/>
      <w:jc w:val="both"/>
      <w:outlineLvl w:val="5"/>
    </w:pPr>
    <w:rPr>
      <w:rFonts w:eastAsia="STZhongsong"/>
      <w:sz w:val="22"/>
      <w:szCs w:val="20"/>
      <w:lang w:eastAsia="zh-CN"/>
    </w:rPr>
  </w:style>
  <w:style w:type="paragraph" w:styleId="7">
    <w:name w:val="heading 7"/>
    <w:aliases w:val="7,Appendix Major,Contract 6th level,E1 Marginal,H7,H7DO NOT USE,Heading 7(unused),ITT t7,L2 PIP,L7,Legal Level 1.1.,Lev 7,PA Appendix Major,Simple Arabic Numbers,Simple arabic numbers,Text-1-2-3,Uberschrif,h7,level1-noHeading,level1noheading"/>
    <w:basedOn w:val="a0"/>
    <w:link w:val="70"/>
    <w:uiPriority w:val="9"/>
    <w:qFormat/>
    <w:rsid w:val="00CF7E7C"/>
    <w:pPr>
      <w:numPr>
        <w:ilvl w:val="6"/>
        <w:numId w:val="16"/>
      </w:numPr>
      <w:suppressAutoHyphens w:val="0"/>
      <w:adjustRightInd w:val="0"/>
      <w:spacing w:after="240"/>
      <w:jc w:val="both"/>
      <w:outlineLvl w:val="6"/>
    </w:pPr>
    <w:rPr>
      <w:rFonts w:eastAsia="STZhongsong"/>
      <w:sz w:val="22"/>
      <w:szCs w:val="20"/>
      <w:lang w:eastAsia="zh-CN"/>
    </w:rPr>
  </w:style>
  <w:style w:type="paragraph" w:styleId="8">
    <w:name w:val="heading 8"/>
    <w:aliases w:val="8,Annex,Body Text 7,Center Bold,E2 Marginal,H8,Hd8,Heading 8(unused),ITT t8,L1 Heading 8,L3 PIP,Legal Level 1.1.1.,Lev 8,Level 1.1.1,OurHeadings,PA Appendix Minor,Simple alpha numbers,action,ad,h8,h8 DO NOT USE,lev8,level2(a),r,rp_Heading 8"/>
    <w:basedOn w:val="a0"/>
    <w:link w:val="80"/>
    <w:qFormat/>
    <w:rsid w:val="00CF7E7C"/>
    <w:pPr>
      <w:numPr>
        <w:ilvl w:val="7"/>
        <w:numId w:val="16"/>
      </w:numPr>
      <w:suppressAutoHyphens w:val="0"/>
      <w:adjustRightInd w:val="0"/>
      <w:spacing w:after="240"/>
      <w:jc w:val="both"/>
      <w:outlineLvl w:val="7"/>
    </w:pPr>
    <w:rPr>
      <w:rFonts w:eastAsia="STZhongsong"/>
      <w:sz w:val="22"/>
      <w:szCs w:val="20"/>
      <w:lang w:eastAsia="zh-CN"/>
    </w:rPr>
  </w:style>
  <w:style w:type="paragraph" w:styleId="9">
    <w:name w:val="heading 9"/>
    <w:aliases w:val="9,App Heading,App1,AppendixBodyHead,Body Text 8,Clause (A),E3 Marginal,H9,Heading 9 (defunct),Heading 9(unused),ITT t9,Legal Level 1.1.1.1.,Lev 9,Spare5,Titre 10,aat,h9,h9 DO NOT USE,level3(i),number,progress,rb,req bullet,req1,rp_Heading 9"/>
    <w:basedOn w:val="a0"/>
    <w:link w:val="90"/>
    <w:qFormat/>
    <w:rsid w:val="00CF7E7C"/>
    <w:pPr>
      <w:numPr>
        <w:ilvl w:val="8"/>
        <w:numId w:val="16"/>
      </w:numPr>
      <w:suppressAutoHyphens w:val="0"/>
      <w:adjustRightInd w:val="0"/>
      <w:spacing w:after="240"/>
      <w:jc w:val="both"/>
      <w:outlineLvl w:val="8"/>
    </w:pPr>
    <w:rPr>
      <w:rFonts w:eastAsia="STZhongsong"/>
      <w:sz w:val="22"/>
      <w:szCs w:val="20"/>
      <w:lang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F70C42"/>
    <w:pPr>
      <w:tabs>
        <w:tab w:val="center" w:pos="4677"/>
        <w:tab w:val="right" w:pos="9355"/>
      </w:tabs>
    </w:pPr>
  </w:style>
  <w:style w:type="character" w:customStyle="1" w:styleId="a5">
    <w:name w:val="Верхний колонтитул Знак"/>
    <w:basedOn w:val="a1"/>
    <w:link w:val="a4"/>
    <w:uiPriority w:val="99"/>
    <w:rsid w:val="00F70C42"/>
    <w:rPr>
      <w:rFonts w:ascii="Times New Roman" w:eastAsia="Times New Roman" w:hAnsi="Times New Roman" w:cs="Times New Roman"/>
      <w:sz w:val="20"/>
      <w:szCs w:val="24"/>
      <w:lang w:eastAsia="ar-SA"/>
    </w:rPr>
  </w:style>
  <w:style w:type="paragraph" w:styleId="a6">
    <w:name w:val="footer"/>
    <w:basedOn w:val="a0"/>
    <w:link w:val="a7"/>
    <w:uiPriority w:val="99"/>
    <w:unhideWhenUsed/>
    <w:rsid w:val="00F70C42"/>
    <w:pPr>
      <w:tabs>
        <w:tab w:val="center" w:pos="4677"/>
        <w:tab w:val="right" w:pos="9355"/>
      </w:tabs>
    </w:pPr>
  </w:style>
  <w:style w:type="character" w:customStyle="1" w:styleId="a7">
    <w:name w:val="Нижний колонтитул Знак"/>
    <w:basedOn w:val="a1"/>
    <w:link w:val="a6"/>
    <w:uiPriority w:val="99"/>
    <w:rsid w:val="00F70C42"/>
    <w:rPr>
      <w:rFonts w:ascii="Times New Roman" w:eastAsia="Times New Roman" w:hAnsi="Times New Roman" w:cs="Times New Roman"/>
      <w:sz w:val="20"/>
      <w:szCs w:val="24"/>
      <w:lang w:eastAsia="ar-SA"/>
    </w:rPr>
  </w:style>
  <w:style w:type="paragraph" w:customStyle="1" w:styleId="ConsPlusNormal">
    <w:name w:val="ConsPlusNormal"/>
    <w:rsid w:val="00F70C42"/>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8">
    <w:name w:val="List Paragraph"/>
    <w:aliases w:val="Lists,FooterText,List Paragraph1,numbered,Paragraphe de liste1,Bulletr List Paragraph,列出段落,列出段落1,Parágrafo da Lista1,リスト段落1,List Paragraph11,Colorful List - Accent 11,????,????1,?????1,Párrafo de lista1,List Paragraph2,List Paragraph,lp1"/>
    <w:basedOn w:val="a0"/>
    <w:link w:val="a9"/>
    <w:uiPriority w:val="34"/>
    <w:qFormat/>
    <w:rsid w:val="00F70C42"/>
    <w:pPr>
      <w:ind w:left="720"/>
      <w:contextualSpacing/>
    </w:pPr>
  </w:style>
  <w:style w:type="character" w:customStyle="1" w:styleId="a9">
    <w:name w:val="Абзац списка Знак"/>
    <w:aliases w:val="Lists Знак,FooterText Знак,List Paragraph1 Знак,numbered Знак,Paragraphe de liste1 Знак,Bulletr List Paragraph Знак,列出段落 Знак,列出段落1 Знак,Parágrafo da Lista1 Знак,リスト段落1 Знак,List Paragraph11 Знак,Colorful List - Accent 11 Знак,lp1 Знак"/>
    <w:link w:val="a8"/>
    <w:uiPriority w:val="34"/>
    <w:qFormat/>
    <w:locked/>
    <w:rsid w:val="00F70C42"/>
    <w:rPr>
      <w:rFonts w:ascii="Times New Roman" w:eastAsia="Times New Roman" w:hAnsi="Times New Roman" w:cs="Times New Roman"/>
      <w:sz w:val="20"/>
      <w:szCs w:val="24"/>
      <w:lang w:eastAsia="ar-SA"/>
    </w:rPr>
  </w:style>
  <w:style w:type="paragraph" w:styleId="aa">
    <w:name w:val="footnote text"/>
    <w:basedOn w:val="a0"/>
    <w:link w:val="ab"/>
    <w:uiPriority w:val="99"/>
    <w:unhideWhenUsed/>
    <w:rsid w:val="00F70C42"/>
    <w:rPr>
      <w:szCs w:val="20"/>
    </w:rPr>
  </w:style>
  <w:style w:type="character" w:customStyle="1" w:styleId="ab">
    <w:name w:val="Текст сноски Знак"/>
    <w:basedOn w:val="a1"/>
    <w:link w:val="aa"/>
    <w:uiPriority w:val="99"/>
    <w:rsid w:val="00F70C42"/>
    <w:rPr>
      <w:rFonts w:ascii="Times New Roman" w:eastAsia="Times New Roman" w:hAnsi="Times New Roman" w:cs="Times New Roman"/>
      <w:sz w:val="20"/>
      <w:szCs w:val="20"/>
      <w:lang w:eastAsia="ar-SA"/>
    </w:rPr>
  </w:style>
  <w:style w:type="character" w:styleId="ac">
    <w:name w:val="footnote reference"/>
    <w:basedOn w:val="a1"/>
    <w:semiHidden/>
    <w:unhideWhenUsed/>
    <w:rsid w:val="00F70C42"/>
    <w:rPr>
      <w:vertAlign w:val="superscript"/>
    </w:rPr>
  </w:style>
  <w:style w:type="character" w:styleId="ad">
    <w:name w:val="Hyperlink"/>
    <w:basedOn w:val="a1"/>
    <w:uiPriority w:val="99"/>
    <w:unhideWhenUsed/>
    <w:rsid w:val="00F70C42"/>
    <w:rPr>
      <w:color w:val="0000FF"/>
      <w:u w:val="single"/>
    </w:rPr>
  </w:style>
  <w:style w:type="character" w:styleId="ae">
    <w:name w:val="FollowedHyperlink"/>
    <w:basedOn w:val="a1"/>
    <w:uiPriority w:val="99"/>
    <w:semiHidden/>
    <w:unhideWhenUsed/>
    <w:rsid w:val="00320B1A"/>
    <w:rPr>
      <w:color w:val="954F72" w:themeColor="followedHyperlink"/>
      <w:u w:val="single"/>
    </w:rPr>
  </w:style>
  <w:style w:type="character" w:styleId="af">
    <w:name w:val="annotation reference"/>
    <w:basedOn w:val="a1"/>
    <w:uiPriority w:val="99"/>
    <w:semiHidden/>
    <w:unhideWhenUsed/>
    <w:rsid w:val="008F3938"/>
    <w:rPr>
      <w:sz w:val="16"/>
      <w:szCs w:val="16"/>
    </w:rPr>
  </w:style>
  <w:style w:type="paragraph" w:styleId="af0">
    <w:name w:val="annotation text"/>
    <w:basedOn w:val="a0"/>
    <w:link w:val="af1"/>
    <w:uiPriority w:val="99"/>
    <w:semiHidden/>
    <w:unhideWhenUsed/>
    <w:rsid w:val="008F3938"/>
    <w:pPr>
      <w:suppressAutoHyphens w:val="0"/>
      <w:spacing w:after="160"/>
    </w:pPr>
    <w:rPr>
      <w:rFonts w:asciiTheme="minorHAnsi" w:eastAsiaTheme="minorHAnsi" w:hAnsiTheme="minorHAnsi" w:cstheme="minorBidi"/>
      <w:szCs w:val="20"/>
      <w:lang w:eastAsia="en-US"/>
    </w:rPr>
  </w:style>
  <w:style w:type="character" w:customStyle="1" w:styleId="af1">
    <w:name w:val="Текст примечания Знак"/>
    <w:basedOn w:val="a1"/>
    <w:link w:val="af0"/>
    <w:uiPriority w:val="99"/>
    <w:semiHidden/>
    <w:rsid w:val="008F3938"/>
    <w:rPr>
      <w:sz w:val="20"/>
      <w:szCs w:val="20"/>
    </w:rPr>
  </w:style>
  <w:style w:type="paragraph" w:styleId="af2">
    <w:name w:val="Balloon Text"/>
    <w:basedOn w:val="a0"/>
    <w:link w:val="af3"/>
    <w:uiPriority w:val="99"/>
    <w:semiHidden/>
    <w:unhideWhenUsed/>
    <w:rsid w:val="008F3938"/>
    <w:rPr>
      <w:rFonts w:ascii="Segoe UI" w:hAnsi="Segoe UI" w:cs="Segoe UI"/>
      <w:sz w:val="18"/>
      <w:szCs w:val="18"/>
    </w:rPr>
  </w:style>
  <w:style w:type="character" w:customStyle="1" w:styleId="af3">
    <w:name w:val="Текст выноски Знак"/>
    <w:basedOn w:val="a1"/>
    <w:link w:val="af2"/>
    <w:uiPriority w:val="99"/>
    <w:semiHidden/>
    <w:rsid w:val="008F3938"/>
    <w:rPr>
      <w:rFonts w:ascii="Segoe UI" w:eastAsia="Times New Roman" w:hAnsi="Segoe UI" w:cs="Segoe UI"/>
      <w:sz w:val="18"/>
      <w:szCs w:val="18"/>
      <w:lang w:eastAsia="ar-SA"/>
    </w:rPr>
  </w:style>
  <w:style w:type="character" w:customStyle="1" w:styleId="10">
    <w:name w:val="Заголовок 1 Знак"/>
    <w:aliases w:val="1 Знак,11 Знак,111 Знак,1111 Знак,11111 Знак,1112 Знак,112 Знак,1121 Знак,11211 Знак,1122 Знак,113 Знак,1131 Знак,114 Знак,115 Знак,116 Знак,12 Знак,121 Знак,1211 Знак,122 Знак,123 Знак,13 Знак,131 Знак,1311 Знак,132 Знак,15 Знак,I Знак"/>
    <w:basedOn w:val="a1"/>
    <w:link w:val="1"/>
    <w:uiPriority w:val="9"/>
    <w:rsid w:val="00CF7E7C"/>
    <w:rPr>
      <w:rFonts w:ascii="Times New Roman" w:eastAsia="STZhongsong" w:hAnsi="Times New Roman" w:cs="Times New Roman"/>
      <w:b/>
      <w:caps/>
      <w:szCs w:val="20"/>
      <w:lang w:eastAsia="zh-CN"/>
    </w:rPr>
  </w:style>
  <w:style w:type="character" w:customStyle="1" w:styleId="21">
    <w:name w:val="Заголовок 2 Знак"/>
    <w:aliases w:val="2 Знак,21 Знак,211 Знак,2111 Знак,21111 Знак,2112 Знак,212 Знак,2121 Знак,213 Знак,22 Знак,221 Знак,2211 Знак,2212 Знак,222 Знак,2221 Знак,223 Знак,23 Знак,231 Знак,2311 Знак,2312 Знак,232 Знак,2321 Знак,233 Знак,24 Знак,241 Знак,A Знак"/>
    <w:basedOn w:val="a1"/>
    <w:link w:val="20"/>
    <w:uiPriority w:val="9"/>
    <w:rsid w:val="00CF7E7C"/>
    <w:rPr>
      <w:rFonts w:ascii="Times New Roman" w:eastAsia="STZhongsong" w:hAnsi="Times New Roman" w:cs="Times New Roman"/>
      <w:szCs w:val="20"/>
      <w:lang w:eastAsia="zh-CN"/>
    </w:rPr>
  </w:style>
  <w:style w:type="character" w:customStyle="1" w:styleId="30">
    <w:name w:val="Заголовок 3 Знак"/>
    <w:aliases w:val="(Alt+3) Знак,. Знак,3 Знак,3m Знак,C Sub-Sub/Italic Знак,C Sub-Sub/Italic1 Знак,GPH Heading 3 Знак,H3 Знак,H31 Знак,H32 Знак,H33 Знак,Head 31 Знак,Head 32 Знак,HeadC Знак,Level 1 - 1 Знак,Level 1 - 2 Знак,Minor Знак,Minor1 Знак,h3 Знак"/>
    <w:basedOn w:val="a1"/>
    <w:link w:val="3"/>
    <w:uiPriority w:val="9"/>
    <w:rsid w:val="00CF7E7C"/>
    <w:rPr>
      <w:rFonts w:ascii="Times New Roman" w:eastAsia="STZhongsong" w:hAnsi="Times New Roman" w:cs="Times New Roman"/>
      <w:szCs w:val="20"/>
      <w:lang w:eastAsia="zh-CN"/>
    </w:rPr>
  </w:style>
  <w:style w:type="character" w:customStyle="1" w:styleId="40">
    <w:name w:val="Заголовок 4 Знак"/>
    <w:aliases w:val="14 Знак,141 Знак,1411 Знак,142 Знак,1421 Знак,143 Знак,4 Знак,41 Знак,411 Знак,42 Знак,421 Знак,43 Знак,Contract 3rd Level Знак,H Знак,H4 Знак,H41 Знак,KJL:3rd Level Знак,Lev 4 Знак,Level 2 - a Знак,Map Title Знак,Map Title1 Знак,¶ Знак"/>
    <w:basedOn w:val="a1"/>
    <w:link w:val="4"/>
    <w:uiPriority w:val="9"/>
    <w:rsid w:val="00CF7E7C"/>
    <w:rPr>
      <w:rFonts w:ascii="Times New Roman" w:eastAsia="STZhongsong" w:hAnsi="Times New Roman" w:cs="Times New Roman"/>
      <w:szCs w:val="20"/>
      <w:lang w:eastAsia="zh-CN"/>
    </w:rPr>
  </w:style>
  <w:style w:type="character" w:customStyle="1" w:styleId="50">
    <w:name w:val="Заголовок 5 Знак"/>
    <w:aliases w:val="Appendix A to X Знак,H5 Знак,Heading 5   Appendix A to X Знак,Heading 5(unused) Знак,ITT t5 Знак,L Знак,Lev 5 Знак,Level 3 - (i) Знак,Level 3 - i Знак,Response Type Знак,Response Type1 Знак,Response Type2 Знак,Response Type3 Знак"/>
    <w:basedOn w:val="a1"/>
    <w:link w:val="5"/>
    <w:uiPriority w:val="9"/>
    <w:rsid w:val="00CF7E7C"/>
    <w:rPr>
      <w:rFonts w:ascii="Times New Roman" w:eastAsia="STZhongsong" w:hAnsi="Times New Roman" w:cs="Times New Roman"/>
      <w:szCs w:val="20"/>
      <w:lang w:eastAsia="zh-CN"/>
    </w:rPr>
  </w:style>
  <w:style w:type="character" w:customStyle="1" w:styleId="60">
    <w:name w:val="Заголовок 6 Знак"/>
    <w:aliases w:val="6 Знак,H6 Знак,H61 Знак,H610 Знак,H6101 Знак,H611 Знак,H6111 Знак,H612 Знак,H6121 Знак,H613 Знак,H6131 Знак,H614 Знак,H6141 Знак,H615 Знак,H6151 Знак,H616 Знак,H617 Знак,H618 Знак,H619 Знак,H62 Знак,H621 Знак,H63 Знак,H631 Знак,H64 Знак"/>
    <w:basedOn w:val="a1"/>
    <w:link w:val="6"/>
    <w:uiPriority w:val="9"/>
    <w:rsid w:val="00CF7E7C"/>
    <w:rPr>
      <w:rFonts w:ascii="Times New Roman" w:eastAsia="STZhongsong" w:hAnsi="Times New Roman" w:cs="Times New Roman"/>
      <w:szCs w:val="20"/>
      <w:lang w:eastAsia="zh-CN"/>
    </w:rPr>
  </w:style>
  <w:style w:type="character" w:customStyle="1" w:styleId="70">
    <w:name w:val="Заголовок 7 Знак"/>
    <w:aliases w:val="7 Знак,Appendix Major Знак,Contract 6th level Знак,E1 Marginal Знак,H7 Знак,H7DO NOT USE Знак,Heading 7(unused) Знак,ITT t7 Знак,L2 PIP Знак,L7 Знак,Legal Level 1.1. Знак,Lev 7 Знак,PA Appendix Major Знак,Simple Arabic Numbers Знак"/>
    <w:basedOn w:val="a1"/>
    <w:link w:val="7"/>
    <w:uiPriority w:val="9"/>
    <w:rsid w:val="00CF7E7C"/>
    <w:rPr>
      <w:rFonts w:ascii="Times New Roman" w:eastAsia="STZhongsong" w:hAnsi="Times New Roman" w:cs="Times New Roman"/>
      <w:szCs w:val="20"/>
      <w:lang w:eastAsia="zh-CN"/>
    </w:rPr>
  </w:style>
  <w:style w:type="character" w:customStyle="1" w:styleId="80">
    <w:name w:val="Заголовок 8 Знак"/>
    <w:aliases w:val="8 Знак,Annex Знак,Body Text 7 Знак,Center Bold Знак,E2 Marginal Знак,H8 Знак,Hd8 Знак,Heading 8(unused) Знак,ITT t8 Знак,L1 Heading 8 Знак,L3 PIP Знак,Legal Level 1.1.1. Знак,Lev 8 Знак,Level 1.1.1 Знак,OurHeadings Знак,action Знак"/>
    <w:basedOn w:val="a1"/>
    <w:link w:val="8"/>
    <w:rsid w:val="00CF7E7C"/>
    <w:rPr>
      <w:rFonts w:ascii="Times New Roman" w:eastAsia="STZhongsong" w:hAnsi="Times New Roman" w:cs="Times New Roman"/>
      <w:szCs w:val="20"/>
      <w:lang w:eastAsia="zh-CN"/>
    </w:rPr>
  </w:style>
  <w:style w:type="character" w:customStyle="1" w:styleId="90">
    <w:name w:val="Заголовок 9 Знак"/>
    <w:aliases w:val="9 Знак,App Heading Знак,App1 Знак,AppendixBodyHead Знак,Body Text 8 Знак,Clause (A) Знак,E3 Marginal Знак,H9 Знак,Heading 9 (defunct) Знак,Heading 9(unused) Знак,ITT t9 Знак,Legal Level 1.1.1.1. Знак,Lev 9 Знак,Spare5 Знак,Titre 10 Знак"/>
    <w:basedOn w:val="a1"/>
    <w:link w:val="9"/>
    <w:rsid w:val="00CF7E7C"/>
    <w:rPr>
      <w:rFonts w:ascii="Times New Roman" w:eastAsia="STZhongsong" w:hAnsi="Times New Roman" w:cs="Times New Roman"/>
      <w:szCs w:val="20"/>
      <w:lang w:eastAsia="zh-CN"/>
    </w:rPr>
  </w:style>
  <w:style w:type="paragraph" w:styleId="a">
    <w:name w:val="Body Text Indent"/>
    <w:aliases w:val="BTI,DL Body 2-1,bi,bti"/>
    <w:basedOn w:val="a0"/>
    <w:link w:val="af4"/>
    <w:qFormat/>
    <w:rsid w:val="00CF7E7C"/>
    <w:pPr>
      <w:numPr>
        <w:numId w:val="17"/>
      </w:numPr>
      <w:suppressAutoHyphens w:val="0"/>
      <w:adjustRightInd w:val="0"/>
      <w:spacing w:after="240"/>
      <w:jc w:val="both"/>
    </w:pPr>
    <w:rPr>
      <w:rFonts w:eastAsia="STZhongsong"/>
      <w:sz w:val="22"/>
      <w:szCs w:val="20"/>
      <w:lang w:eastAsia="zh-CN"/>
    </w:rPr>
  </w:style>
  <w:style w:type="character" w:customStyle="1" w:styleId="af4">
    <w:name w:val="Основной текст с отступом Знак"/>
    <w:aliases w:val="BTI Знак,DL Body 2-1 Знак,bi Знак,bti Знак"/>
    <w:basedOn w:val="a1"/>
    <w:link w:val="a"/>
    <w:rsid w:val="00CF7E7C"/>
    <w:rPr>
      <w:rFonts w:ascii="Times New Roman" w:eastAsia="STZhongsong" w:hAnsi="Times New Roman" w:cs="Times New Roman"/>
      <w:szCs w:val="20"/>
      <w:lang w:eastAsia="zh-CN"/>
    </w:rPr>
  </w:style>
  <w:style w:type="paragraph" w:styleId="2">
    <w:name w:val="Body Text Indent 2"/>
    <w:aliases w:val="bi2,bti2,bti2 Знак Знак Знак Знак Знак Знак Знак Знак Знак,bti2 Знак Знак Знак Знак Знак1 Знак Знак Знак,bti2 Знак Знак1 Знак Знак Знак Знак Знак Знак Знак Знак,bti2 Знак Знак1 Знак Знак Знак Знак1 Знак Знак Знак Знак"/>
    <w:basedOn w:val="a0"/>
    <w:link w:val="22"/>
    <w:qFormat/>
    <w:rsid w:val="00CF7E7C"/>
    <w:pPr>
      <w:numPr>
        <w:ilvl w:val="1"/>
        <w:numId w:val="17"/>
      </w:numPr>
      <w:suppressAutoHyphens w:val="0"/>
      <w:adjustRightInd w:val="0"/>
      <w:spacing w:after="240"/>
      <w:jc w:val="both"/>
    </w:pPr>
    <w:rPr>
      <w:rFonts w:eastAsia="STZhongsong"/>
      <w:sz w:val="22"/>
      <w:szCs w:val="20"/>
      <w:lang w:eastAsia="zh-CN"/>
    </w:rPr>
  </w:style>
  <w:style w:type="character" w:customStyle="1" w:styleId="22">
    <w:name w:val="Основной текст с отступом 2 Знак"/>
    <w:aliases w:val="bi2 Знак,bti2 Знак,bti2 Знак Знак Знак Знак Знак Знак Знак Знак Знак Знак,bti2 Знак Знак Знак Знак Знак1 Знак Знак Знак Знак,bti2 Знак Знак1 Знак Знак Знак Знак Знак Знак Знак Знак Знак"/>
    <w:basedOn w:val="a1"/>
    <w:link w:val="2"/>
    <w:rsid w:val="00CF7E7C"/>
    <w:rPr>
      <w:rFonts w:ascii="Times New Roman" w:eastAsia="STZhongsong" w:hAnsi="Times New Roman" w:cs="Times New Roman"/>
      <w:szCs w:val="20"/>
      <w:lang w:eastAsia="zh-CN"/>
    </w:rPr>
  </w:style>
  <w:style w:type="paragraph" w:customStyle="1" w:styleId="DefinitionNumbering1">
    <w:name w:val="Definition Numbering 1"/>
    <w:basedOn w:val="a0"/>
    <w:qFormat/>
    <w:rsid w:val="00CF7E7C"/>
    <w:pPr>
      <w:numPr>
        <w:ilvl w:val="2"/>
        <w:numId w:val="17"/>
      </w:numPr>
      <w:suppressAutoHyphens w:val="0"/>
      <w:adjustRightInd w:val="0"/>
      <w:spacing w:after="240"/>
      <w:jc w:val="both"/>
      <w:outlineLvl w:val="0"/>
    </w:pPr>
    <w:rPr>
      <w:rFonts w:eastAsia="STZhongsong"/>
      <w:sz w:val="22"/>
      <w:szCs w:val="20"/>
      <w:lang w:eastAsia="zh-CN"/>
    </w:rPr>
  </w:style>
  <w:style w:type="paragraph" w:customStyle="1" w:styleId="DefinitionNumbering2">
    <w:name w:val="Definition Numbering 2"/>
    <w:basedOn w:val="a0"/>
    <w:qFormat/>
    <w:rsid w:val="00CF7E7C"/>
    <w:pPr>
      <w:numPr>
        <w:ilvl w:val="3"/>
        <w:numId w:val="17"/>
      </w:numPr>
      <w:suppressAutoHyphens w:val="0"/>
      <w:adjustRightInd w:val="0"/>
      <w:spacing w:after="240"/>
      <w:jc w:val="both"/>
      <w:outlineLvl w:val="1"/>
    </w:pPr>
    <w:rPr>
      <w:rFonts w:eastAsia="STZhongsong"/>
      <w:sz w:val="22"/>
      <w:szCs w:val="20"/>
      <w:lang w:eastAsia="zh-CN"/>
    </w:rPr>
  </w:style>
  <w:style w:type="paragraph" w:customStyle="1" w:styleId="DefinitionNumbering3">
    <w:name w:val="Definition Numbering 3"/>
    <w:basedOn w:val="a0"/>
    <w:qFormat/>
    <w:rsid w:val="00CF7E7C"/>
    <w:pPr>
      <w:numPr>
        <w:ilvl w:val="4"/>
        <w:numId w:val="17"/>
      </w:numPr>
      <w:suppressAutoHyphens w:val="0"/>
      <w:adjustRightInd w:val="0"/>
      <w:spacing w:after="240"/>
      <w:jc w:val="both"/>
      <w:outlineLvl w:val="2"/>
    </w:pPr>
    <w:rPr>
      <w:rFonts w:eastAsia="STZhongsong"/>
      <w:sz w:val="22"/>
      <w:szCs w:val="20"/>
      <w:lang w:eastAsia="zh-CN"/>
    </w:rPr>
  </w:style>
  <w:style w:type="paragraph" w:customStyle="1" w:styleId="DefinitionNumbering4">
    <w:name w:val="Definition Numbering 4"/>
    <w:basedOn w:val="a0"/>
    <w:qFormat/>
    <w:rsid w:val="00CF7E7C"/>
    <w:pPr>
      <w:numPr>
        <w:ilvl w:val="5"/>
        <w:numId w:val="17"/>
      </w:numPr>
      <w:suppressAutoHyphens w:val="0"/>
      <w:adjustRightInd w:val="0"/>
      <w:spacing w:after="240"/>
      <w:jc w:val="both"/>
      <w:outlineLvl w:val="3"/>
    </w:pPr>
    <w:rPr>
      <w:rFonts w:eastAsia="STZhongsong"/>
      <w:sz w:val="22"/>
      <w:szCs w:val="20"/>
      <w:lang w:eastAsia="zh-CN"/>
    </w:rPr>
  </w:style>
  <w:style w:type="paragraph" w:customStyle="1" w:styleId="DefinitionNumbering5">
    <w:name w:val="Definition Numbering 5"/>
    <w:basedOn w:val="a0"/>
    <w:qFormat/>
    <w:rsid w:val="00CF7E7C"/>
    <w:pPr>
      <w:numPr>
        <w:ilvl w:val="6"/>
        <w:numId w:val="17"/>
      </w:numPr>
      <w:suppressAutoHyphens w:val="0"/>
      <w:adjustRightInd w:val="0"/>
      <w:spacing w:after="240"/>
      <w:jc w:val="both"/>
      <w:outlineLvl w:val="4"/>
    </w:pPr>
    <w:rPr>
      <w:rFonts w:eastAsia="STZhongsong"/>
      <w:sz w:val="22"/>
      <w:szCs w:val="20"/>
      <w:lang w:eastAsia="zh-CN"/>
    </w:rPr>
  </w:style>
  <w:style w:type="paragraph" w:customStyle="1" w:styleId="DefinitionNumbering6">
    <w:name w:val="Definition Numbering 6"/>
    <w:basedOn w:val="a0"/>
    <w:qFormat/>
    <w:rsid w:val="00CF7E7C"/>
    <w:pPr>
      <w:numPr>
        <w:ilvl w:val="7"/>
        <w:numId w:val="17"/>
      </w:numPr>
      <w:suppressAutoHyphens w:val="0"/>
      <w:adjustRightInd w:val="0"/>
      <w:spacing w:after="240"/>
      <w:jc w:val="both"/>
      <w:outlineLvl w:val="5"/>
    </w:pPr>
    <w:rPr>
      <w:rFonts w:eastAsia="STZhongsong"/>
      <w:sz w:val="22"/>
      <w:szCs w:val="20"/>
      <w:lang w:eastAsia="zh-CN"/>
    </w:rPr>
  </w:style>
  <w:style w:type="paragraph" w:customStyle="1" w:styleId="DefinitionNumbering7">
    <w:name w:val="Definition Numbering 7"/>
    <w:basedOn w:val="a0"/>
    <w:qFormat/>
    <w:rsid w:val="00CF7E7C"/>
    <w:pPr>
      <w:numPr>
        <w:ilvl w:val="8"/>
        <w:numId w:val="17"/>
      </w:numPr>
      <w:suppressAutoHyphens w:val="0"/>
      <w:adjustRightInd w:val="0"/>
      <w:spacing w:after="240"/>
      <w:jc w:val="both"/>
      <w:outlineLvl w:val="6"/>
    </w:pPr>
    <w:rPr>
      <w:rFonts w:eastAsia="STZhongsong"/>
      <w:sz w:val="22"/>
      <w:szCs w:val="20"/>
      <w:lang w:eastAsia="zh-CN"/>
    </w:rPr>
  </w:style>
  <w:style w:type="paragraph" w:styleId="af5">
    <w:name w:val="annotation subject"/>
    <w:basedOn w:val="af0"/>
    <w:next w:val="af0"/>
    <w:link w:val="af6"/>
    <w:uiPriority w:val="99"/>
    <w:semiHidden/>
    <w:unhideWhenUsed/>
    <w:rsid w:val="00CA751F"/>
    <w:pPr>
      <w:suppressAutoHyphens/>
      <w:spacing w:after="0"/>
    </w:pPr>
    <w:rPr>
      <w:rFonts w:ascii="Times New Roman" w:eastAsia="Times New Roman" w:hAnsi="Times New Roman" w:cs="Times New Roman"/>
      <w:b/>
      <w:bCs/>
      <w:lang w:eastAsia="ar-SA"/>
    </w:rPr>
  </w:style>
  <w:style w:type="character" w:customStyle="1" w:styleId="af6">
    <w:name w:val="Тема примечания Знак"/>
    <w:basedOn w:val="af1"/>
    <w:link w:val="af5"/>
    <w:uiPriority w:val="99"/>
    <w:semiHidden/>
    <w:rsid w:val="00CA751F"/>
    <w:rPr>
      <w:rFonts w:ascii="Times New Roman" w:eastAsia="Times New Roman" w:hAnsi="Times New Roman" w:cs="Times New Roman"/>
      <w:b/>
      <w:bCs/>
      <w:sz w:val="20"/>
      <w:szCs w:val="20"/>
      <w:lang w:eastAsia="ar-SA"/>
    </w:rPr>
  </w:style>
  <w:style w:type="paragraph" w:styleId="af7">
    <w:name w:val="Revision"/>
    <w:hidden/>
    <w:uiPriority w:val="99"/>
    <w:semiHidden/>
    <w:rsid w:val="00464E16"/>
    <w:pPr>
      <w:spacing w:after="0" w:line="240" w:lineRule="auto"/>
    </w:pPr>
    <w:rPr>
      <w:rFonts w:ascii="Times New Roman" w:eastAsia="Times New Roman" w:hAnsi="Times New Roman" w:cs="Times New Roman"/>
      <w:sz w:val="20"/>
      <w:szCs w:val="24"/>
      <w:lang w:eastAsia="ar-SA"/>
    </w:rPr>
  </w:style>
  <w:style w:type="character" w:customStyle="1" w:styleId="docdata">
    <w:name w:val="docdata"/>
    <w:aliases w:val="docy,v5,3352,bqiaagaaeyqcaaagiaiaaaohbaaabt4kaaaaaaaaaaaaaaaaaaaaaaaaaaaaaaaaaaaaaaaaaaaaaaaaaaaaaaaaaaaaaaaaaaaaaaaaaaaaaaaaaaaaaaaaaaaaaaaaaaaaaaaaaaaaaaaaaaaaaaaaaaaaaaaaaaaaaaaaaaaaaaaaaaaaaaaaaaaaaaaaaaaaaaaaaaaaaaaaaaaaaaaaaaaaaaaaaaaaaaaa"/>
    <w:basedOn w:val="a1"/>
    <w:rsid w:val="00B95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406308">
      <w:bodyDiv w:val="1"/>
      <w:marLeft w:val="0"/>
      <w:marRight w:val="0"/>
      <w:marTop w:val="0"/>
      <w:marBottom w:val="0"/>
      <w:divBdr>
        <w:top w:val="none" w:sz="0" w:space="0" w:color="auto"/>
        <w:left w:val="none" w:sz="0" w:space="0" w:color="auto"/>
        <w:bottom w:val="none" w:sz="0" w:space="0" w:color="auto"/>
        <w:right w:val="none" w:sz="0" w:space="0" w:color="auto"/>
      </w:divBdr>
    </w:div>
    <w:div w:id="1342850796">
      <w:bodyDiv w:val="1"/>
      <w:marLeft w:val="0"/>
      <w:marRight w:val="0"/>
      <w:marTop w:val="0"/>
      <w:marBottom w:val="0"/>
      <w:divBdr>
        <w:top w:val="none" w:sz="0" w:space="0" w:color="auto"/>
        <w:left w:val="none" w:sz="0" w:space="0" w:color="auto"/>
        <w:bottom w:val="none" w:sz="0" w:space="0" w:color="auto"/>
        <w:right w:val="none" w:sz="0" w:space="0" w:color="auto"/>
      </w:divBdr>
    </w:div>
    <w:div w:id="146207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5827EF2CBA41C74A8FC6AFAE3B9CF88D" ma:contentTypeVersion="13" ma:contentTypeDescription="Создание документа." ma:contentTypeScope="" ma:versionID="4f673ed2dd162b90581b19eb176e6628">
  <xsd:schema xmlns:xsd="http://www.w3.org/2001/XMLSchema" xmlns:xs="http://www.w3.org/2001/XMLSchema" xmlns:p="http://schemas.microsoft.com/office/2006/metadata/properties" xmlns:ns2="3e5e5e89-d72b-4ae3-8de9-ebab6be3e8fa" xmlns:ns3="03867e04-bc5f-471f-87cb-8ed9ddfbf0f4" targetNamespace="http://schemas.microsoft.com/office/2006/metadata/properties" ma:root="true" ma:fieldsID="673085d1425bf031f226258bd5ce91b6" ns2:_="" ns3:_="">
    <xsd:import namespace="3e5e5e89-d72b-4ae3-8de9-ebab6be3e8fa"/>
    <xsd:import namespace="03867e04-bc5f-471f-87cb-8ed9ddfbf0f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5e5e89-d72b-4ae3-8de9-ebab6be3e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867e04-bc5f-471f-87cb-8ed9ddfbf0f4" elementFormDefault="qualified">
    <xsd:import namespace="http://schemas.microsoft.com/office/2006/documentManagement/types"/>
    <xsd:import namespace="http://schemas.microsoft.com/office/infopath/2007/PartnerControls"/>
    <xsd:element name="SharedWithUsers" ma:index="19"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671AC-E3DD-4AA0-BE24-FF3820530199}">
  <ds:schemaRefs>
    <ds:schemaRef ds:uri="http://schemas.microsoft.com/sharepoint/v3/contenttype/forms"/>
  </ds:schemaRefs>
</ds:datastoreItem>
</file>

<file path=customXml/itemProps2.xml><?xml version="1.0" encoding="utf-8"?>
<ds:datastoreItem xmlns:ds="http://schemas.openxmlformats.org/officeDocument/2006/customXml" ds:itemID="{BBF3AFB7-742B-4590-8072-68FD1EE994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5e5e89-d72b-4ae3-8de9-ebab6be3e8fa"/>
    <ds:schemaRef ds:uri="03867e04-bc5f-471f-87cb-8ed9ddfbf0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C6953F-4F1F-46E6-886C-E353060F94F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C39742D-33D3-4BFF-97CA-A88839D63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5704</Words>
  <Characters>32519</Characters>
  <Application>Microsoft Office Word</Application>
  <DocSecurity>0</DocSecurity>
  <Lines>270</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Akhmadeeva Alfia</dc:creator>
  <cp:keywords/>
  <dc:description/>
  <cp:lastModifiedBy>Apokin Ivan Viktorovich</cp:lastModifiedBy>
  <cp:revision>3</cp:revision>
  <dcterms:created xsi:type="dcterms:W3CDTF">2026-08-21T06:57:00Z</dcterms:created>
  <dcterms:modified xsi:type="dcterms:W3CDTF">2026-08-21T06:58:00Z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5c3b1a5-3e25-4525-b923-a0572e679d8b_Enabled">
    <vt:lpwstr>True</vt:lpwstr>
  </property>
  <property fmtid="{D5CDD505-2E9C-101B-9397-08002B2CF9AE}" pid="3" name="MSIP_Label_65c3b1a5-3e25-4525-b923-a0572e679d8b_SiteId">
    <vt:lpwstr>62a9c2c8-8b09-43be-a7fb-9a87875714a9</vt:lpwstr>
  </property>
  <property fmtid="{D5CDD505-2E9C-101B-9397-08002B2CF9AE}" pid="4" name="MSIP_Label_65c3b1a5-3e25-4525-b923-a0572e679d8b_Owner">
    <vt:lpwstr>alfia.akhmadeeva@fortum.com</vt:lpwstr>
  </property>
  <property fmtid="{D5CDD505-2E9C-101B-9397-08002B2CF9AE}" pid="5" name="MSIP_Label_65c3b1a5-3e25-4525-b923-a0572e679d8b_SetDate">
    <vt:lpwstr>2020-06-05T14:31:46.8940845Z</vt:lpwstr>
  </property>
  <property fmtid="{D5CDD505-2E9C-101B-9397-08002B2CF9AE}" pid="6" name="MSIP_Label_65c3b1a5-3e25-4525-b923-a0572e679d8b_Name">
    <vt:lpwstr>Internal</vt:lpwstr>
  </property>
  <property fmtid="{D5CDD505-2E9C-101B-9397-08002B2CF9AE}" pid="7" name="MSIP_Label_65c3b1a5-3e25-4525-b923-a0572e679d8b_Application">
    <vt:lpwstr>Microsoft Azure Information Protection</vt:lpwstr>
  </property>
  <property fmtid="{D5CDD505-2E9C-101B-9397-08002B2CF9AE}" pid="8" name="MSIP_Label_65c3b1a5-3e25-4525-b923-a0572e679d8b_ActionId">
    <vt:lpwstr>6af4e33b-f185-47de-9595-5abefbbff4b2</vt:lpwstr>
  </property>
  <property fmtid="{D5CDD505-2E9C-101B-9397-08002B2CF9AE}" pid="9" name="MSIP_Label_65c3b1a5-3e25-4525-b923-a0572e679d8b_Extended_MSFT_Method">
    <vt:lpwstr>Automatic</vt:lpwstr>
  </property>
  <property fmtid="{D5CDD505-2E9C-101B-9397-08002B2CF9AE}" pid="10" name="MSIP_Label_f45044c0-b6aa-4b2b-834d-65c9ef8bb134_Enabled">
    <vt:lpwstr>True</vt:lpwstr>
  </property>
  <property fmtid="{D5CDD505-2E9C-101B-9397-08002B2CF9AE}" pid="11" name="MSIP_Label_f45044c0-b6aa-4b2b-834d-65c9ef8bb134_SiteId">
    <vt:lpwstr>62a9c2c8-8b09-43be-a7fb-9a87875714a9</vt:lpwstr>
  </property>
  <property fmtid="{D5CDD505-2E9C-101B-9397-08002B2CF9AE}" pid="12" name="MSIP_Label_f45044c0-b6aa-4b2b-834d-65c9ef8bb134_Owner">
    <vt:lpwstr>alfia.akhmadeeva@fortum.com</vt:lpwstr>
  </property>
  <property fmtid="{D5CDD505-2E9C-101B-9397-08002B2CF9AE}" pid="13" name="MSIP_Label_f45044c0-b6aa-4b2b-834d-65c9ef8bb134_SetDate">
    <vt:lpwstr>2020-06-05T14:31:46.8940845Z</vt:lpwstr>
  </property>
  <property fmtid="{D5CDD505-2E9C-101B-9397-08002B2CF9AE}" pid="14" name="MSIP_Label_f45044c0-b6aa-4b2b-834d-65c9ef8bb134_Name">
    <vt:lpwstr>Hide Visual Label</vt:lpwstr>
  </property>
  <property fmtid="{D5CDD505-2E9C-101B-9397-08002B2CF9AE}" pid="15" name="MSIP_Label_f45044c0-b6aa-4b2b-834d-65c9ef8bb134_Application">
    <vt:lpwstr>Microsoft Azure Information Protection</vt:lpwstr>
  </property>
  <property fmtid="{D5CDD505-2E9C-101B-9397-08002B2CF9AE}" pid="16" name="MSIP_Label_f45044c0-b6aa-4b2b-834d-65c9ef8bb134_ActionId">
    <vt:lpwstr>6af4e33b-f185-47de-9595-5abefbbff4b2</vt:lpwstr>
  </property>
  <property fmtid="{D5CDD505-2E9C-101B-9397-08002B2CF9AE}" pid="17" name="MSIP_Label_f45044c0-b6aa-4b2b-834d-65c9ef8bb134_Parent">
    <vt:lpwstr>65c3b1a5-3e25-4525-b923-a0572e679d8b</vt:lpwstr>
  </property>
  <property fmtid="{D5CDD505-2E9C-101B-9397-08002B2CF9AE}" pid="18" name="MSIP_Label_f45044c0-b6aa-4b2b-834d-65c9ef8bb134_Extended_MSFT_Method">
    <vt:lpwstr>Automatic</vt:lpwstr>
  </property>
  <property fmtid="{D5CDD505-2E9C-101B-9397-08002B2CF9AE}" pid="19" name="Sensitivity">
    <vt:lpwstr>Internal Hide Visual Label</vt:lpwstr>
  </property>
  <property fmtid="{D5CDD505-2E9C-101B-9397-08002B2CF9AE}" pid="20" name="ContentTypeId">
    <vt:lpwstr>0x0101005827EF2CBA41C74A8FC6AFAE3B9CF88D</vt:lpwstr>
  </property>
</Properties>
</file>