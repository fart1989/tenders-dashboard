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F24" w:rsidRPr="00A8159A" w:rsidRDefault="009D4F24" w:rsidP="009D4F24">
      <w:pPr>
        <w:spacing w:after="0" w:line="240" w:lineRule="auto"/>
        <w:jc w:val="center"/>
        <w:rPr>
          <w:rFonts w:ascii="Times New Roman" w:eastAsia="Times New Roman" w:hAnsi="Times New Roman"/>
          <w:b/>
          <w:lang w:eastAsia="ru-RU"/>
        </w:rPr>
      </w:pPr>
      <w:r w:rsidRPr="00A8159A">
        <w:rPr>
          <w:rFonts w:ascii="Times New Roman" w:eastAsia="Times New Roman" w:hAnsi="Times New Roman"/>
          <w:b/>
          <w:lang w:eastAsia="ru-RU"/>
        </w:rPr>
        <w:t>ДОГОВОР ПОСТАВКИ ТРУБНОЙ ПРОДУКЦИИ</w:t>
      </w:r>
    </w:p>
    <w:p w:rsidR="009D4F24" w:rsidRPr="00A8159A" w:rsidRDefault="009D4F24" w:rsidP="009D4F24">
      <w:pPr>
        <w:spacing w:after="0" w:line="240" w:lineRule="auto"/>
        <w:jc w:val="both"/>
        <w:rPr>
          <w:rFonts w:ascii="Times New Roman" w:eastAsia="Times New Roman" w:hAnsi="Times New Roman"/>
          <w:lang w:eastAsia="ru-RU"/>
        </w:rPr>
      </w:pPr>
    </w:p>
    <w:p w:rsidR="009D4F24" w:rsidRPr="00A8159A" w:rsidRDefault="009D4F24" w:rsidP="009D4F24">
      <w:pPr>
        <w:spacing w:after="0" w:line="240" w:lineRule="auto"/>
        <w:jc w:val="both"/>
        <w:rPr>
          <w:rFonts w:ascii="Times New Roman" w:eastAsia="Times New Roman" w:hAnsi="Times New Roman"/>
          <w:b/>
          <w:lang w:eastAsia="ru-RU"/>
        </w:rPr>
      </w:pPr>
      <w:r w:rsidRPr="00A8159A">
        <w:rPr>
          <w:rFonts w:ascii="Times New Roman" w:eastAsia="Times New Roman" w:hAnsi="Times New Roman"/>
          <w:b/>
          <w:lang w:eastAsia="ru-RU"/>
        </w:rPr>
        <w:t>г.________</w:t>
      </w:r>
      <w:r w:rsidRPr="00A8159A">
        <w:rPr>
          <w:rFonts w:ascii="Times New Roman" w:eastAsia="Times New Roman" w:hAnsi="Times New Roman"/>
          <w:b/>
          <w:lang w:eastAsia="ru-RU"/>
        </w:rPr>
        <w:tab/>
      </w:r>
      <w:r w:rsidRPr="00A8159A">
        <w:rPr>
          <w:rFonts w:ascii="Times New Roman" w:eastAsia="Times New Roman" w:hAnsi="Times New Roman"/>
          <w:b/>
          <w:lang w:eastAsia="ru-RU"/>
        </w:rPr>
        <w:tab/>
      </w:r>
      <w:r w:rsidRPr="00A8159A">
        <w:rPr>
          <w:rFonts w:ascii="Times New Roman" w:eastAsia="Times New Roman" w:hAnsi="Times New Roman"/>
          <w:b/>
          <w:lang w:eastAsia="ru-RU"/>
        </w:rPr>
        <w:tab/>
      </w:r>
      <w:r w:rsidRPr="00A8159A">
        <w:rPr>
          <w:rFonts w:ascii="Times New Roman" w:eastAsia="Times New Roman" w:hAnsi="Times New Roman"/>
          <w:b/>
          <w:lang w:eastAsia="ru-RU"/>
        </w:rPr>
        <w:tab/>
      </w:r>
      <w:r w:rsidRPr="00A8159A">
        <w:rPr>
          <w:rFonts w:ascii="Times New Roman" w:eastAsia="Times New Roman" w:hAnsi="Times New Roman"/>
          <w:b/>
          <w:lang w:eastAsia="ru-RU"/>
        </w:rPr>
        <w:tab/>
      </w:r>
      <w:r w:rsidRPr="00A8159A">
        <w:rPr>
          <w:rFonts w:ascii="Times New Roman" w:eastAsia="Times New Roman" w:hAnsi="Times New Roman"/>
          <w:b/>
          <w:lang w:eastAsia="ru-RU"/>
        </w:rPr>
        <w:tab/>
      </w:r>
      <w:r w:rsidRPr="00A8159A">
        <w:rPr>
          <w:rFonts w:ascii="Times New Roman" w:eastAsia="Times New Roman" w:hAnsi="Times New Roman"/>
          <w:b/>
          <w:lang w:eastAsia="ru-RU"/>
        </w:rPr>
        <w:tab/>
        <w:t xml:space="preserve">                   «____»____________20__г.</w:t>
      </w:r>
    </w:p>
    <w:p w:rsidR="009D4F24" w:rsidRPr="00A8159A" w:rsidRDefault="009D4F24" w:rsidP="009D4F24">
      <w:pPr>
        <w:spacing w:after="0" w:line="240" w:lineRule="auto"/>
        <w:jc w:val="both"/>
        <w:rPr>
          <w:rFonts w:ascii="Times New Roman" w:eastAsia="Times New Roman" w:hAnsi="Times New Roman"/>
          <w:lang w:eastAsia="ru-RU"/>
        </w:rPr>
      </w:pPr>
    </w:p>
    <w:p w:rsidR="009D4F24" w:rsidRPr="00A8159A" w:rsidRDefault="009D4F24" w:rsidP="009D4F24">
      <w:pPr>
        <w:spacing w:after="0" w:line="240" w:lineRule="auto"/>
        <w:jc w:val="both"/>
        <w:rPr>
          <w:rFonts w:ascii="Times New Roman" w:eastAsia="Times New Roman" w:hAnsi="Times New Roman"/>
          <w:lang w:eastAsia="ru-RU"/>
        </w:rPr>
      </w:pPr>
      <w:r w:rsidRPr="00A8159A">
        <w:rPr>
          <w:rFonts w:ascii="Times New Roman" w:eastAsia="Times New Roman" w:hAnsi="Times New Roman"/>
          <w:lang w:eastAsia="ru-RU"/>
        </w:rPr>
        <w:t>Публичное акционерное общество «Т Плюс» (сокращенное наименование: ПАО «Т Плюс»), именуемое в дальнейшем «Покупатель», в лице ________________________, действующего на основании __________________________________, с одной стороны, и ___________________________________ «___________________________________» (сокращенное наименование: ___ «________»), именуемое в дальнейшем «Поставщик», в лице _________________________________________________, действующего на основании _______________________________________, с другой стороны, в дальнейшем совместно именуемые Стороны, а по отдельности – Сторона, руководствуясь действующим законодательством РФ и Общими условиями (</w:t>
      </w:r>
      <w:r w:rsidRPr="00A8159A">
        <w:rPr>
          <w:rFonts w:ascii="Times New Roman" w:hAnsi="Times New Roman"/>
        </w:rPr>
        <w:t xml:space="preserve">Общие условия договоров поставки Продукции, утвержденные приказом ПАО «Т Плюс» №33 от 30.01.2018 г., размещенные на сайте http://zakupki.tplusgroup.ru/terms/ и в Закупочной документации), </w:t>
      </w:r>
      <w:r w:rsidRPr="00A8159A">
        <w:rPr>
          <w:rFonts w:ascii="Times New Roman" w:eastAsia="Times New Roman" w:hAnsi="Times New Roman"/>
          <w:lang w:eastAsia="ru-RU"/>
        </w:rPr>
        <w:t>заключили настоящий Договор поставки (далее – Договор) о следующем:</w:t>
      </w:r>
    </w:p>
    <w:p w:rsidR="009D4F24" w:rsidRPr="00A8159A" w:rsidRDefault="009D4F24" w:rsidP="009D4F24">
      <w:pPr>
        <w:spacing w:after="0" w:line="240" w:lineRule="auto"/>
        <w:jc w:val="center"/>
        <w:rPr>
          <w:rFonts w:ascii="Times New Roman" w:eastAsia="Times New Roman" w:hAnsi="Times New Roman"/>
          <w:b/>
          <w:u w:val="single"/>
          <w:lang w:eastAsia="ru-RU"/>
        </w:rPr>
      </w:pPr>
    </w:p>
    <w:p w:rsidR="009D4F24" w:rsidRPr="00A8159A" w:rsidRDefault="009D4F24" w:rsidP="009D4F24">
      <w:pPr>
        <w:numPr>
          <w:ilvl w:val="0"/>
          <w:numId w:val="6"/>
        </w:numPr>
        <w:tabs>
          <w:tab w:val="left" w:pos="-142"/>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Предмет Договора</w:t>
      </w:r>
    </w:p>
    <w:p w:rsidR="009D4F24" w:rsidRPr="00A8159A" w:rsidRDefault="009D4F24" w:rsidP="009D4F24">
      <w:pPr>
        <w:numPr>
          <w:ilvl w:val="1"/>
          <w:numId w:val="5"/>
        </w:numPr>
        <w:tabs>
          <w:tab w:val="left" w:pos="0"/>
          <w:tab w:val="left" w:pos="139"/>
        </w:tabs>
        <w:spacing w:after="0" w:line="240" w:lineRule="auto"/>
        <w:ind w:left="0" w:firstLine="0"/>
        <w:jc w:val="both"/>
        <w:rPr>
          <w:rFonts w:ascii="Times New Roman" w:eastAsia="Times New Roman" w:hAnsi="Times New Roman"/>
          <w:kern w:val="24"/>
          <w:lang w:eastAsia="ru-RU"/>
        </w:rPr>
      </w:pPr>
      <w:bookmarkStart w:id="0" w:name="_Ref265678010"/>
      <w:r w:rsidRPr="00A8159A">
        <w:rPr>
          <w:rFonts w:ascii="Times New Roman" w:eastAsia="Times New Roman" w:hAnsi="Times New Roman"/>
          <w:lang w:eastAsia="ru-RU"/>
        </w:rPr>
        <w:t xml:space="preserve">Поставщик обязуется передать в собственность Покупателю Продукцию, а Покупатель обязуется </w:t>
      </w:r>
      <w:r w:rsidRPr="00A8159A">
        <w:rPr>
          <w:rFonts w:ascii="Times New Roman" w:eastAsia="Times New Roman" w:hAnsi="Times New Roman"/>
          <w:kern w:val="24"/>
          <w:lang w:eastAsia="ru-RU"/>
        </w:rPr>
        <w:t>принять и оплатить Продукцию в порядке, сроки и на условиях, предусмотренных Договором.</w:t>
      </w:r>
    </w:p>
    <w:p w:rsidR="009D4F24" w:rsidRPr="00A8159A" w:rsidRDefault="009D4F24" w:rsidP="009D4F24">
      <w:pPr>
        <w:numPr>
          <w:ilvl w:val="1"/>
          <w:numId w:val="5"/>
        </w:numPr>
        <w:tabs>
          <w:tab w:val="left" w:pos="0"/>
          <w:tab w:val="left" w:pos="139"/>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kern w:val="24"/>
          <w:lang w:eastAsia="ru-RU"/>
        </w:rPr>
        <w:t>Наименование</w:t>
      </w:r>
      <w:r w:rsidRPr="00A8159A">
        <w:rPr>
          <w:rFonts w:ascii="Times New Roman" w:eastAsia="Times New Roman" w:hAnsi="Times New Roman"/>
          <w:lang w:eastAsia="ar-SA"/>
        </w:rPr>
        <w:t>, ассортимент, марка стали, количество, технические и иные требования по качеству, сроки поставки и цена Продукции определены Сторонами в Спецификации (Приложение №1 к Договору).</w:t>
      </w:r>
      <w:bookmarkEnd w:id="0"/>
      <w:r w:rsidRPr="00A8159A">
        <w:rPr>
          <w:rFonts w:ascii="Times New Roman" w:eastAsia="Times New Roman" w:hAnsi="Times New Roman"/>
          <w:lang w:eastAsia="ar-SA"/>
        </w:rPr>
        <w:t xml:space="preserve"> </w:t>
      </w:r>
      <w:r w:rsidRPr="00A8159A">
        <w:rPr>
          <w:rFonts w:ascii="Times New Roman" w:hAnsi="Times New Roman"/>
        </w:rPr>
        <w:t>В Спецификации также обязательно указывается страна происхождения Продукции.</w:t>
      </w:r>
    </w:p>
    <w:p w:rsidR="009D4F24" w:rsidRPr="00A8159A" w:rsidRDefault="009D4F24" w:rsidP="009D4F24">
      <w:pPr>
        <w:pStyle w:val="a6"/>
        <w:numPr>
          <w:ilvl w:val="1"/>
          <w:numId w:val="5"/>
        </w:numPr>
        <w:tabs>
          <w:tab w:val="left" w:pos="0"/>
          <w:tab w:val="left" w:pos="139"/>
        </w:tabs>
        <w:spacing w:line="240" w:lineRule="auto"/>
        <w:ind w:left="0" w:firstLine="0"/>
        <w:rPr>
          <w:iCs/>
          <w:sz w:val="22"/>
          <w:szCs w:val="22"/>
        </w:rPr>
      </w:pPr>
      <w:r w:rsidRPr="00A8159A">
        <w:rPr>
          <w:iCs/>
          <w:sz w:val="22"/>
          <w:szCs w:val="22"/>
        </w:rPr>
        <w:t xml:space="preserve">В случае, если для Продукции, поставляемой по настоящему Договору, обязательны к применению положения национального режима в соответствии с Постановлением Правительства РФ от 23.12.2024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№1875), то в ходе исполнения Договора не допускается </w:t>
      </w:r>
      <w:r w:rsidRPr="00A8159A">
        <w:rPr>
          <w:rFonts w:eastAsia="Calibri"/>
          <w:iCs/>
          <w:sz w:val="22"/>
          <w:szCs w:val="22"/>
          <w:lang w:eastAsia="en-US"/>
        </w:rPr>
        <w:t xml:space="preserve">замена Продукции российского происхождения на </w:t>
      </w:r>
      <w:r w:rsidRPr="00A8159A">
        <w:rPr>
          <w:iCs/>
          <w:sz w:val="22"/>
          <w:szCs w:val="22"/>
        </w:rPr>
        <w:t xml:space="preserve">Продукцию, </w:t>
      </w:r>
      <w:r w:rsidRPr="00A8159A">
        <w:rPr>
          <w:rFonts w:eastAsia="Calibri"/>
          <w:iCs/>
          <w:sz w:val="22"/>
          <w:szCs w:val="22"/>
          <w:lang w:eastAsia="en-US"/>
        </w:rPr>
        <w:t>происходящую из иностранного государства, в отношении которой</w:t>
      </w:r>
      <w:r w:rsidRPr="00A8159A">
        <w:rPr>
          <w:iCs/>
          <w:sz w:val="22"/>
          <w:szCs w:val="22"/>
        </w:rPr>
        <w:t>:</w:t>
      </w:r>
    </w:p>
    <w:p w:rsidR="009D4F24" w:rsidRPr="00A8159A" w:rsidRDefault="009D4F24" w:rsidP="009D4F24">
      <w:pPr>
        <w:widowControl w:val="0"/>
        <w:tabs>
          <w:tab w:val="left" w:pos="0"/>
        </w:tabs>
        <w:spacing w:after="0" w:line="240" w:lineRule="auto"/>
        <w:jc w:val="both"/>
        <w:rPr>
          <w:rFonts w:ascii="Times New Roman" w:hAnsi="Times New Roman"/>
        </w:rPr>
      </w:pPr>
      <w:r w:rsidRPr="00A8159A">
        <w:rPr>
          <w:rFonts w:ascii="Times New Roman" w:eastAsia="Times New Roman" w:hAnsi="Times New Roman"/>
          <w:lang w:eastAsia="ru-RU"/>
        </w:rPr>
        <w:t>• установлен запрет закупки согласно Постановлению №1875.</w:t>
      </w:r>
    </w:p>
    <w:p w:rsidR="009D4F24" w:rsidRPr="00A8159A" w:rsidRDefault="009D4F24" w:rsidP="009D4F24">
      <w:pPr>
        <w:widowControl w:val="0"/>
        <w:tabs>
          <w:tab w:val="left" w:pos="0"/>
        </w:tabs>
        <w:spacing w:after="0" w:line="240" w:lineRule="auto"/>
        <w:jc w:val="both"/>
        <w:rPr>
          <w:rFonts w:ascii="Times New Roman" w:hAnsi="Times New Roman"/>
        </w:rPr>
      </w:pPr>
      <w:r w:rsidRPr="00A8159A">
        <w:rPr>
          <w:rFonts w:ascii="Times New Roman" w:eastAsia="Times New Roman" w:hAnsi="Times New Roman"/>
          <w:lang w:eastAsia="ru-RU"/>
        </w:rPr>
        <w:t>• установлено ограничение закупки или применяется преимущество для российской продукции согласно Постановлению №1875</w:t>
      </w:r>
      <w:r w:rsidRPr="00A8159A">
        <w:rPr>
          <w:rFonts w:ascii="Times New Roman" w:hAnsi="Times New Roman"/>
        </w:rPr>
        <w:t>.</w:t>
      </w:r>
    </w:p>
    <w:p w:rsidR="009D4F24" w:rsidRPr="00A8159A" w:rsidRDefault="009D4F24" w:rsidP="009D4F24">
      <w:pPr>
        <w:tabs>
          <w:tab w:val="left" w:pos="0"/>
          <w:tab w:val="left" w:pos="139"/>
        </w:tabs>
        <w:spacing w:after="0" w:line="240" w:lineRule="auto"/>
        <w:jc w:val="both"/>
        <w:rPr>
          <w:rFonts w:ascii="Times New Roman" w:eastAsia="Times New Roman" w:hAnsi="Times New Roman"/>
          <w:i/>
          <w:lang w:eastAsia="ru-RU"/>
        </w:rPr>
      </w:pPr>
      <w:r w:rsidRPr="00A8159A">
        <w:rPr>
          <w:rFonts w:ascii="Times New Roman" w:hAnsi="Times New Roman"/>
          <w:iCs/>
        </w:rPr>
        <w:t>Поставщик при исполнении своих обязательств по Договору обязан обеспечить действительность на дату поставки реестровых записей и необходимое количество баллов (если установлено такое требование) в соответствии с требованиями Постановления №1875, Постановления Правительства РФ от 17.07.2015 №719 «О подтверждении производства российской промышленной продукции», если Договор предусматривает поставку Продукции российского происхождения, указанной в Приложении №1 или Приложении №2 к Постановлению №1875, и Поставщиком на этапе закупки в качестве подтверждения российского происхождения была представлена реестровая запись и необходимое количество баллов (если установлено такое требование).</w:t>
      </w:r>
    </w:p>
    <w:p w:rsidR="009D4F24" w:rsidRPr="00A8159A" w:rsidRDefault="009D4F24" w:rsidP="009D4F24">
      <w:pPr>
        <w:tabs>
          <w:tab w:val="left" w:pos="0"/>
          <w:tab w:val="left" w:pos="139"/>
        </w:tabs>
        <w:spacing w:after="0" w:line="240" w:lineRule="auto"/>
        <w:jc w:val="both"/>
        <w:rPr>
          <w:rFonts w:ascii="Times New Roman" w:eastAsia="Times New Roman" w:hAnsi="Times New Roman"/>
          <w:i/>
          <w:lang w:eastAsia="ru-RU"/>
        </w:rPr>
      </w:pPr>
    </w:p>
    <w:p w:rsidR="009D4F24" w:rsidRPr="00A8159A" w:rsidRDefault="009D4F24" w:rsidP="009D4F24">
      <w:pPr>
        <w:numPr>
          <w:ilvl w:val="0"/>
          <w:numId w:val="6"/>
        </w:numPr>
        <w:tabs>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Условия и порядок поставки продукции</w:t>
      </w:r>
    </w:p>
    <w:p w:rsidR="009D4F24" w:rsidRPr="00A8159A" w:rsidRDefault="009D4F24" w:rsidP="009D4F24">
      <w:pPr>
        <w:pStyle w:val="a6"/>
        <w:numPr>
          <w:ilvl w:val="1"/>
          <w:numId w:val="6"/>
        </w:numPr>
        <w:tabs>
          <w:tab w:val="left" w:pos="0"/>
        </w:tabs>
        <w:spacing w:line="240" w:lineRule="auto"/>
        <w:ind w:left="0" w:firstLine="0"/>
        <w:rPr>
          <w:sz w:val="22"/>
          <w:szCs w:val="22"/>
        </w:rPr>
      </w:pPr>
      <w:r w:rsidRPr="00A8159A">
        <w:rPr>
          <w:b/>
          <w:sz w:val="22"/>
          <w:szCs w:val="22"/>
        </w:rPr>
        <w:t xml:space="preserve"> Условия поставки:</w:t>
      </w:r>
      <w:r w:rsidRPr="00A8159A">
        <w:rPr>
          <w:sz w:val="22"/>
          <w:szCs w:val="22"/>
        </w:rPr>
        <w:t xml:space="preserve"> Поставщик обязуется поставлять Продукцию </w:t>
      </w:r>
      <w:r w:rsidRPr="00A8159A">
        <w:rPr>
          <w:i/>
          <w:sz w:val="22"/>
          <w:szCs w:val="22"/>
        </w:rPr>
        <w:t>Партиями</w:t>
      </w:r>
      <w:r w:rsidRPr="00A8159A">
        <w:rPr>
          <w:sz w:val="22"/>
          <w:szCs w:val="22"/>
        </w:rPr>
        <w:t xml:space="preserve"> на условиях: </w:t>
      </w:r>
      <w:r w:rsidRPr="00A8159A">
        <w:rPr>
          <w:i/>
          <w:sz w:val="22"/>
          <w:szCs w:val="22"/>
        </w:rPr>
        <w:t>доставка Продукции до места доставки, указанного в Спецификации/ франко-склад Покупателя</w:t>
      </w:r>
      <w:r w:rsidRPr="00A8159A">
        <w:rPr>
          <w:sz w:val="22"/>
          <w:szCs w:val="22"/>
        </w:rPr>
        <w:t>(грузополучателя</w:t>
      </w:r>
      <w:r w:rsidRPr="00A8159A">
        <w:rPr>
          <w:i/>
          <w:sz w:val="22"/>
          <w:szCs w:val="22"/>
        </w:rPr>
        <w:t xml:space="preserve">). </w:t>
      </w:r>
    </w:p>
    <w:p w:rsidR="009D4F24" w:rsidRPr="00A8159A" w:rsidRDefault="009D4F24" w:rsidP="009D4F24">
      <w:pPr>
        <w:pStyle w:val="a6"/>
        <w:tabs>
          <w:tab w:val="left" w:pos="0"/>
        </w:tabs>
        <w:spacing w:line="240" w:lineRule="auto"/>
        <w:ind w:left="0" w:firstLine="0"/>
        <w:rPr>
          <w:sz w:val="22"/>
          <w:szCs w:val="22"/>
        </w:rPr>
      </w:pPr>
      <w:r w:rsidRPr="00A8159A">
        <w:rPr>
          <w:i/>
          <w:sz w:val="22"/>
          <w:szCs w:val="22"/>
        </w:rPr>
        <w:t>Количество поставляемой Продукции и сроки поставки могут изменяться (уточняться) в течение срока действия Договора по решению Покупателя, согласованному с Поставщиком. Для целей Договора под Партией Продукции Сторонами понимается количество Продукции одной марки (сопровождаемое одним документом о качестве (паспортом и пр.)), и/или одного наименования (типономинала или типоразмера и исполнения), поставляемое в отчетном периоде</w:t>
      </w:r>
      <w:r w:rsidRPr="00A8159A">
        <w:rPr>
          <w:sz w:val="22"/>
          <w:szCs w:val="22"/>
        </w:rPr>
        <w:t>.</w:t>
      </w:r>
    </w:p>
    <w:p w:rsidR="009D4F24" w:rsidRPr="00A8159A" w:rsidRDefault="009D4F24" w:rsidP="009D4F24">
      <w:pPr>
        <w:pStyle w:val="a6"/>
        <w:numPr>
          <w:ilvl w:val="2"/>
          <w:numId w:val="6"/>
        </w:numPr>
        <w:tabs>
          <w:tab w:val="left" w:pos="0"/>
        </w:tabs>
        <w:spacing w:line="240" w:lineRule="auto"/>
        <w:ind w:left="0" w:firstLine="0"/>
        <w:rPr>
          <w:i/>
          <w:sz w:val="22"/>
          <w:szCs w:val="22"/>
        </w:rPr>
      </w:pPr>
      <w:r w:rsidRPr="00A8159A">
        <w:rPr>
          <w:i/>
          <w:sz w:val="22"/>
          <w:szCs w:val="22"/>
        </w:rPr>
        <w:t xml:space="preserve"> </w:t>
      </w:r>
      <w:r w:rsidRPr="00A8159A">
        <w:rPr>
          <w:b/>
          <w:sz w:val="22"/>
          <w:szCs w:val="22"/>
        </w:rPr>
        <w:t xml:space="preserve">Поставщик в счет Цены Договора обязуется </w:t>
      </w:r>
      <w:r w:rsidRPr="00A8159A">
        <w:rPr>
          <w:i/>
          <w:sz w:val="22"/>
          <w:szCs w:val="22"/>
        </w:rPr>
        <w:t xml:space="preserve">доставить Продукцию в место доставки (транспортные расходы Поставщика по доставке Продукции грузополучателю входят в стоимость Продукции), включая, но не ограничиваясь, упаковать, промаркировать Продукцию, оформить всю необходимую товаросопроводительную документацию и перевозочные документы, </w:t>
      </w:r>
      <w:r w:rsidRPr="00A8159A">
        <w:rPr>
          <w:i/>
          <w:sz w:val="22"/>
          <w:szCs w:val="22"/>
        </w:rPr>
        <w:lastRenderedPageBreak/>
        <w:t>получить все необходимые разрешения, согласования и пропуски, необходимые для транспортировки Продукции на всем маршруте следования, погрузить Продукцию на транспорт, перевезти, перегрузить с одного вида транспорта на другой, хранить Продукцию с соблюдением необходимых условий хранения в местах перевалки на всём маршруте следования, при необходимости – на складе временного хранения и передать Покупателю Продукцию в месте доставки</w:t>
      </w:r>
      <w:r w:rsidRPr="00A8159A">
        <w:rPr>
          <w:sz w:val="22"/>
          <w:szCs w:val="22"/>
        </w:rPr>
        <w:t>.</w:t>
      </w:r>
    </w:p>
    <w:p w:rsidR="009D4F24" w:rsidRPr="00A8159A" w:rsidRDefault="009D4F24" w:rsidP="009D4F24">
      <w:pPr>
        <w:pStyle w:val="2"/>
        <w:numPr>
          <w:ilvl w:val="2"/>
          <w:numId w:val="6"/>
        </w:numPr>
        <w:tabs>
          <w:tab w:val="left" w:pos="0"/>
          <w:tab w:val="left" w:pos="139"/>
          <w:tab w:val="left" w:pos="551"/>
        </w:tabs>
        <w:spacing w:after="0" w:line="240" w:lineRule="auto"/>
        <w:ind w:left="0" w:firstLine="0"/>
        <w:rPr>
          <w:sz w:val="22"/>
          <w:szCs w:val="22"/>
        </w:rPr>
      </w:pPr>
      <w:r w:rsidRPr="00A8159A">
        <w:rPr>
          <w:sz w:val="22"/>
          <w:szCs w:val="22"/>
        </w:rPr>
        <w:t xml:space="preserve">Разгрузка и складирование Продукции в Месте доставки осуществляется силами и за счет </w:t>
      </w:r>
      <w:r w:rsidRPr="00A8159A">
        <w:rPr>
          <w:i/>
          <w:sz w:val="22"/>
          <w:szCs w:val="22"/>
        </w:rPr>
        <w:t>Покупателя</w:t>
      </w:r>
      <w:r w:rsidRPr="00A8159A">
        <w:rPr>
          <w:sz w:val="22"/>
          <w:szCs w:val="22"/>
        </w:rPr>
        <w:t xml:space="preserve"> в течение 48</w:t>
      </w:r>
      <w:r w:rsidRPr="00A8159A">
        <w:rPr>
          <w:i/>
          <w:sz w:val="22"/>
          <w:szCs w:val="22"/>
        </w:rPr>
        <w:t xml:space="preserve"> часов</w:t>
      </w:r>
      <w:r w:rsidRPr="00A8159A">
        <w:rPr>
          <w:sz w:val="22"/>
          <w:szCs w:val="22"/>
        </w:rPr>
        <w:t xml:space="preserve"> с момента прибытия Продукции (транспортного средства) в Место доставки. Поставщик обязан обеспечить погрузку Продукции в транспортные средства таким образом, чтобы обеспечивалась возможность удобной и безопасной строповки ее при разгрузке в Месте доставки.</w:t>
      </w:r>
    </w:p>
    <w:p w:rsidR="009D4F24" w:rsidRPr="00A8159A" w:rsidRDefault="009D4F24" w:rsidP="009D4F24">
      <w:pPr>
        <w:pStyle w:val="2"/>
        <w:numPr>
          <w:ilvl w:val="2"/>
          <w:numId w:val="6"/>
        </w:numPr>
        <w:tabs>
          <w:tab w:val="left" w:pos="0"/>
          <w:tab w:val="left" w:pos="139"/>
          <w:tab w:val="left" w:pos="551"/>
        </w:tabs>
        <w:spacing w:after="0" w:line="240" w:lineRule="auto"/>
        <w:ind w:left="0" w:firstLine="0"/>
        <w:rPr>
          <w:sz w:val="22"/>
          <w:szCs w:val="22"/>
        </w:rPr>
      </w:pPr>
      <w:r w:rsidRPr="00A8159A">
        <w:rPr>
          <w:sz w:val="22"/>
          <w:szCs w:val="22"/>
        </w:rPr>
        <w:t>Стороны допускают отступление (толеранс) от согласованного Сторонами объема поставки по Партиям продукции в текущем периоде (календарный месяц): ±10% веса Партии продукции по конкретной позиции Спецификации (при весе Партии продукции менее 30 тонн) и ±5% веса Партии продукции по конкретной позиции Спецификации (при весе Партии продукции более 30 тонн), если иной толеранс не согласован непосредственно в Спецификации. Данное отступление не расценивается Сторонами как нарушение обязательств со стороны Поставщика, и штрафные санкции к Поставщику не применяются. Перегруз в указанных пределах толеранса согласно настоящему пункту подлежит принятию и оплате Покупателем в срок, согласованный Сторонами для той Партии Продукции, в которой произошел перегруз, и может засчитывается в счет объемов поставки в будущих периодах</w:t>
      </w:r>
    </w:p>
    <w:p w:rsidR="009D4F24" w:rsidRPr="00A8159A" w:rsidRDefault="009D4F24" w:rsidP="009D4F24">
      <w:pPr>
        <w:numPr>
          <w:ilvl w:val="1"/>
          <w:numId w:val="6"/>
        </w:numPr>
        <w:tabs>
          <w:tab w:val="left" w:pos="0"/>
          <w:tab w:val="left" w:pos="139"/>
        </w:tabs>
        <w:spacing w:after="0" w:line="240" w:lineRule="auto"/>
        <w:ind w:left="0" w:firstLine="0"/>
        <w:jc w:val="both"/>
        <w:rPr>
          <w:rFonts w:ascii="Times New Roman" w:eastAsia="Times New Roman" w:hAnsi="Times New Roman"/>
          <w:snapToGrid w:val="0"/>
          <w:kern w:val="24"/>
          <w:lang w:eastAsia="ru-RU"/>
        </w:rPr>
      </w:pPr>
      <w:r w:rsidRPr="00A8159A">
        <w:rPr>
          <w:rFonts w:ascii="Times New Roman" w:eastAsia="Times New Roman" w:hAnsi="Times New Roman"/>
          <w:b/>
          <w:lang w:eastAsia="ru-RU"/>
        </w:rPr>
        <w:t>Срок поставки</w:t>
      </w:r>
      <w:r w:rsidRPr="00A8159A">
        <w:rPr>
          <w:rFonts w:ascii="Times New Roman" w:eastAsia="Times New Roman" w:hAnsi="Times New Roman"/>
          <w:lang w:eastAsia="ru-RU"/>
        </w:rPr>
        <w:t xml:space="preserve"> Продукции </w:t>
      </w:r>
      <w:r w:rsidRPr="00A8159A">
        <w:rPr>
          <w:rFonts w:ascii="Times New Roman" w:eastAsia="Times New Roman" w:hAnsi="Times New Roman"/>
          <w:i/>
          <w:lang w:eastAsia="ru-RU"/>
        </w:rPr>
        <w:t>(отдельных Партий Продукции) установлен(ы) в Спецификации (Приложение №1)</w:t>
      </w:r>
      <w:r w:rsidRPr="00A8159A">
        <w:rPr>
          <w:rFonts w:ascii="Times New Roman" w:eastAsia="Times New Roman" w:hAnsi="Times New Roman"/>
          <w:snapToGrid w:val="0"/>
          <w:kern w:val="24"/>
          <w:lang w:eastAsia="ru-RU"/>
        </w:rPr>
        <w:t>.</w:t>
      </w:r>
    </w:p>
    <w:p w:rsidR="009D4F24" w:rsidRPr="00A8159A" w:rsidRDefault="009D4F24" w:rsidP="009D4F24">
      <w:pPr>
        <w:numPr>
          <w:ilvl w:val="2"/>
          <w:numId w:val="6"/>
        </w:numPr>
        <w:tabs>
          <w:tab w:val="left" w:pos="0"/>
          <w:tab w:val="left" w:pos="139"/>
        </w:tabs>
        <w:spacing w:after="0" w:line="240" w:lineRule="auto"/>
        <w:ind w:left="0" w:firstLine="0"/>
        <w:jc w:val="both"/>
        <w:rPr>
          <w:rFonts w:ascii="Times New Roman" w:hAnsi="Times New Roman"/>
          <w:snapToGrid w:val="0"/>
          <w:lang w:eastAsia="ar-SA"/>
        </w:rPr>
      </w:pPr>
      <w:r w:rsidRPr="00A8159A">
        <w:rPr>
          <w:rFonts w:ascii="Times New Roman" w:hAnsi="Times New Roman"/>
          <w:b/>
          <w:snapToGrid w:val="0"/>
          <w:lang w:eastAsia="ar-SA"/>
        </w:rPr>
        <w:t>Досрочная поставка</w:t>
      </w:r>
      <w:r w:rsidRPr="00A8159A">
        <w:rPr>
          <w:rFonts w:ascii="Times New Roman" w:hAnsi="Times New Roman"/>
          <w:snapToGrid w:val="0"/>
          <w:lang w:eastAsia="ar-SA"/>
        </w:rPr>
        <w:t xml:space="preserve">: в соответствии с п.2.2.5 Общих условий </w:t>
      </w:r>
    </w:p>
    <w:p w:rsidR="009D4F24" w:rsidRPr="00A8159A" w:rsidRDefault="009D4F24" w:rsidP="009D4F24">
      <w:pPr>
        <w:numPr>
          <w:ilvl w:val="2"/>
          <w:numId w:val="6"/>
        </w:numPr>
        <w:tabs>
          <w:tab w:val="left" w:pos="-284"/>
          <w:tab w:val="left" w:pos="-158"/>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Покупатель вправе отказаться от принятия Продукции, если просрочка поставки составляет</w:t>
      </w:r>
      <w:r w:rsidRPr="00A8159A">
        <w:rPr>
          <w:rFonts w:ascii="Times New Roman" w:eastAsia="Times New Roman" w:hAnsi="Times New Roman"/>
          <w:i/>
          <w:lang w:eastAsia="ru-RU"/>
        </w:rPr>
        <w:t xml:space="preserve"> более чем на 10 (десять) календарных дней </w:t>
      </w:r>
      <w:r w:rsidRPr="00A8159A">
        <w:rPr>
          <w:rFonts w:ascii="Times New Roman" w:eastAsia="Times New Roman" w:hAnsi="Times New Roman"/>
          <w:lang w:eastAsia="ru-RU"/>
        </w:rPr>
        <w:t>или если нарушены условия пункта 2.4. Договора и/или пункта 4.1. Общих условий.</w:t>
      </w:r>
    </w:p>
    <w:p w:rsidR="009D4F24" w:rsidRPr="00A8159A" w:rsidRDefault="009D4F24" w:rsidP="009D4F24">
      <w:pPr>
        <w:tabs>
          <w:tab w:val="left" w:pos="-284"/>
          <w:tab w:val="left" w:pos="-158"/>
        </w:tabs>
        <w:spacing w:after="0" w:line="240" w:lineRule="auto"/>
        <w:jc w:val="both"/>
        <w:rPr>
          <w:rFonts w:ascii="Times New Roman" w:eastAsia="Times New Roman" w:hAnsi="Times New Roman"/>
          <w:lang w:eastAsia="ru-RU"/>
        </w:rPr>
      </w:pPr>
      <w:r w:rsidRPr="00A8159A">
        <w:rPr>
          <w:rFonts w:ascii="Times New Roman" w:eastAsia="Times New Roman" w:hAnsi="Times New Roman"/>
          <w:lang w:eastAsia="ru-RU"/>
        </w:rPr>
        <w:t>При отказе от Продукции в соответствии с условиями настоящего пункта Покупатель вправе приобрести Продукцию, поставка которой просрочена, у другого лица с отнесением на Поставщика всех связанных с этим убытков.</w:t>
      </w:r>
    </w:p>
    <w:p w:rsidR="009D4F24" w:rsidRPr="00A8159A" w:rsidRDefault="009D4F24" w:rsidP="009D4F24">
      <w:pPr>
        <w:numPr>
          <w:ilvl w:val="2"/>
          <w:numId w:val="6"/>
        </w:numPr>
        <w:tabs>
          <w:tab w:val="left" w:pos="-284"/>
          <w:tab w:val="left" w:pos="-158"/>
        </w:tabs>
        <w:spacing w:after="0" w:line="240" w:lineRule="auto"/>
        <w:ind w:left="0" w:firstLine="0"/>
        <w:jc w:val="both"/>
        <w:rPr>
          <w:rFonts w:ascii="Times New Roman" w:eastAsia="Times New Roman" w:hAnsi="Times New Roman"/>
          <w:lang w:eastAsia="ru-RU"/>
        </w:rPr>
      </w:pPr>
      <w:r w:rsidRPr="00A8159A">
        <w:rPr>
          <w:rFonts w:ascii="Times New Roman" w:hAnsi="Times New Roman"/>
          <w:b/>
        </w:rPr>
        <w:t xml:space="preserve">Приостановка исполнения Договора/поставки продукции: </w:t>
      </w:r>
      <w:r w:rsidRPr="00A8159A">
        <w:rPr>
          <w:rFonts w:ascii="Times New Roman" w:hAnsi="Times New Roman"/>
        </w:rPr>
        <w:t xml:space="preserve">в соответствии с п.2.2.6 </w:t>
      </w:r>
      <w:r w:rsidRPr="00A8159A">
        <w:rPr>
          <w:rFonts w:ascii="Times New Roman" w:hAnsi="Times New Roman"/>
          <w:snapToGrid w:val="0"/>
          <w:lang w:eastAsia="ar-SA"/>
        </w:rPr>
        <w:t>Общих условий</w:t>
      </w:r>
      <w:r w:rsidRPr="00A8159A">
        <w:rPr>
          <w:rFonts w:ascii="Times New Roman" w:hAnsi="Times New Roman"/>
        </w:rPr>
        <w:t xml:space="preserve">. Стороны согласовали максимальный срок приостановки исполнения Договора /поставки Продукции </w:t>
      </w:r>
      <w:r w:rsidR="001A7499">
        <w:rPr>
          <w:rFonts w:ascii="Tahoma" w:hAnsi="Tahoma" w:cs="Tahoma"/>
          <w:sz w:val="20"/>
          <w:szCs w:val="20"/>
        </w:rPr>
        <w:t>5 (пять)</w:t>
      </w:r>
      <w:r w:rsidRPr="00A8159A">
        <w:rPr>
          <w:rFonts w:ascii="Times New Roman" w:hAnsi="Times New Roman"/>
        </w:rPr>
        <w:t xml:space="preserve"> дней.</w:t>
      </w:r>
    </w:p>
    <w:p w:rsidR="009D4F24" w:rsidRPr="00A8159A" w:rsidRDefault="009D4F24" w:rsidP="009D4F24">
      <w:pPr>
        <w:numPr>
          <w:ilvl w:val="1"/>
          <w:numId w:val="6"/>
        </w:numPr>
        <w:tabs>
          <w:tab w:val="left" w:pos="0"/>
          <w:tab w:val="left" w:pos="139"/>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b/>
          <w:lang w:eastAsia="ru-RU"/>
        </w:rPr>
        <w:t>Порядок отгрузки Продукции</w:t>
      </w:r>
      <w:r w:rsidRPr="00A8159A">
        <w:rPr>
          <w:rFonts w:ascii="Times New Roman" w:eastAsia="Times New Roman" w:hAnsi="Times New Roman"/>
          <w:lang w:eastAsia="ru-RU"/>
        </w:rPr>
        <w:t>. Поставщик обязан уведомить Покупателя о готовности Продукции к отгрузке</w:t>
      </w:r>
      <w:r w:rsidRPr="00A8159A">
        <w:rPr>
          <w:rFonts w:ascii="Times New Roman" w:eastAsia="Times New Roman" w:hAnsi="Times New Roman"/>
          <w:i/>
          <w:lang w:eastAsia="ru-RU"/>
        </w:rPr>
        <w:t xml:space="preserve"> за </w:t>
      </w:r>
      <w:r w:rsidR="001A7499" w:rsidRPr="001A7499">
        <w:rPr>
          <w:rFonts w:ascii="Times New Roman" w:eastAsia="Times New Roman" w:hAnsi="Times New Roman"/>
          <w:i/>
          <w:lang w:eastAsia="ru-RU"/>
        </w:rPr>
        <w:t>5 (пять)</w:t>
      </w:r>
      <w:r w:rsidRPr="00A8159A">
        <w:rPr>
          <w:rFonts w:ascii="Times New Roman" w:eastAsia="Times New Roman" w:hAnsi="Times New Roman"/>
          <w:i/>
          <w:lang w:eastAsia="ru-RU"/>
        </w:rPr>
        <w:t xml:space="preserve"> дней до отгрузки /об отгрузке Продукции, путем направления факсимильного (электронного) сообщения по телефону (адресу), указанному в Договоре.</w:t>
      </w:r>
    </w:p>
    <w:p w:rsidR="009D4F24" w:rsidRPr="00A8159A" w:rsidRDefault="009D4F24" w:rsidP="009D4F24">
      <w:pPr>
        <w:tabs>
          <w:tab w:val="left" w:pos="0"/>
          <w:tab w:val="left" w:pos="139"/>
        </w:tabs>
        <w:spacing w:after="0" w:line="240" w:lineRule="auto"/>
        <w:jc w:val="both"/>
        <w:rPr>
          <w:rFonts w:ascii="Times New Roman" w:eastAsia="Times New Roman" w:hAnsi="Times New Roman"/>
          <w:lang w:eastAsia="ru-RU"/>
        </w:rPr>
      </w:pPr>
      <w:r w:rsidRPr="00A8159A">
        <w:rPr>
          <w:rFonts w:ascii="Times New Roman" w:eastAsia="Times New Roman" w:hAnsi="Times New Roman"/>
          <w:lang w:eastAsia="ru-RU"/>
        </w:rPr>
        <w:t xml:space="preserve">По требованию Покупателя Поставщик обязуется производить отгрузку Продукции по реквизитам иного грузополучателя, определенного по усмотрению Покупателя, с обязательным уведомлением Поставщика </w:t>
      </w:r>
      <w:r w:rsidRPr="00A8159A">
        <w:rPr>
          <w:rFonts w:ascii="Times New Roman" w:eastAsia="Times New Roman" w:hAnsi="Times New Roman"/>
          <w:i/>
          <w:lang w:eastAsia="ru-RU"/>
        </w:rPr>
        <w:t>за 7 (семь) календарных дней до начала месяца поставки</w:t>
      </w:r>
      <w:r w:rsidRPr="00A8159A">
        <w:rPr>
          <w:rFonts w:ascii="Times New Roman" w:eastAsia="Times New Roman" w:hAnsi="Times New Roman"/>
          <w:lang w:eastAsia="ru-RU"/>
        </w:rPr>
        <w:t>.</w:t>
      </w:r>
    </w:p>
    <w:p w:rsidR="009D4F24" w:rsidRPr="00A8159A" w:rsidRDefault="009D4F24" w:rsidP="009D4F24">
      <w:pPr>
        <w:tabs>
          <w:tab w:val="left" w:pos="0"/>
          <w:tab w:val="left" w:pos="139"/>
        </w:tabs>
        <w:spacing w:after="0" w:line="240" w:lineRule="auto"/>
        <w:jc w:val="both"/>
        <w:rPr>
          <w:rFonts w:ascii="Times New Roman" w:eastAsia="Times New Roman" w:hAnsi="Times New Roman"/>
          <w:lang w:eastAsia="ru-RU"/>
        </w:rPr>
      </w:pPr>
      <w:r w:rsidRPr="00A8159A">
        <w:rPr>
          <w:rFonts w:ascii="Times New Roman" w:eastAsia="Times New Roman" w:hAnsi="Times New Roman"/>
          <w:lang w:eastAsia="ru-RU"/>
        </w:rPr>
        <w:t>Поставщик обязан в течение 2 (двух) рабочих дней с даты получения извещения Покупателя письменно сообщить Покупателю о согласовании новых реквизитов Грузополучателя, либо предоставить мотивированный отказ от такого согласования.</w:t>
      </w:r>
    </w:p>
    <w:p w:rsidR="009D4F24" w:rsidRPr="00A8159A" w:rsidRDefault="009D4F24" w:rsidP="009D4F24">
      <w:pPr>
        <w:tabs>
          <w:tab w:val="left" w:pos="0"/>
          <w:tab w:val="left" w:pos="139"/>
        </w:tabs>
        <w:spacing w:after="0" w:line="240" w:lineRule="auto"/>
        <w:jc w:val="both"/>
        <w:rPr>
          <w:rFonts w:ascii="Times New Roman" w:eastAsia="Times New Roman" w:hAnsi="Times New Roman"/>
          <w:lang w:eastAsia="ru-RU"/>
        </w:rPr>
      </w:pPr>
      <w:r w:rsidRPr="00A8159A">
        <w:rPr>
          <w:rFonts w:ascii="Times New Roman" w:eastAsia="Times New Roman" w:hAnsi="Times New Roman"/>
          <w:lang w:eastAsia="ru-RU"/>
        </w:rPr>
        <w:t>Изменение реквизитов Грузополучателя считается согласованным с даты получения Покупателем соответствующего сообщения Поставщика.</w:t>
      </w:r>
    </w:p>
    <w:p w:rsidR="009D4F24" w:rsidRPr="00A8159A" w:rsidRDefault="009D4F24" w:rsidP="009D4F24">
      <w:pPr>
        <w:numPr>
          <w:ilvl w:val="2"/>
          <w:numId w:val="6"/>
        </w:numPr>
        <w:tabs>
          <w:tab w:val="left" w:pos="0"/>
          <w:tab w:val="left" w:pos="139"/>
        </w:tabs>
        <w:spacing w:after="0" w:line="240" w:lineRule="auto"/>
        <w:ind w:left="0" w:firstLine="0"/>
        <w:jc w:val="both"/>
        <w:rPr>
          <w:rFonts w:ascii="Times New Roman" w:eastAsia="Times New Roman" w:hAnsi="Times New Roman"/>
          <w:b/>
          <w:i/>
          <w:lang w:eastAsia="ru-RU"/>
        </w:rPr>
      </w:pPr>
      <w:r w:rsidRPr="00A8159A">
        <w:rPr>
          <w:rFonts w:ascii="Times New Roman" w:eastAsia="Times New Roman" w:hAnsi="Times New Roman"/>
          <w:b/>
          <w:lang w:eastAsia="ru-RU"/>
        </w:rPr>
        <w:t>Требования к упаковке</w:t>
      </w:r>
      <w:r w:rsidRPr="00A8159A">
        <w:rPr>
          <w:rFonts w:ascii="Times New Roman" w:eastAsia="Times New Roman" w:hAnsi="Times New Roman"/>
          <w:b/>
          <w:i/>
          <w:lang w:eastAsia="ru-RU"/>
        </w:rPr>
        <w:t>.</w:t>
      </w:r>
      <w:r w:rsidRPr="00A8159A">
        <w:rPr>
          <w:rFonts w:ascii="Times New Roman" w:eastAsia="Times New Roman" w:hAnsi="Times New Roman"/>
          <w:i/>
          <w:lang w:eastAsia="ru-RU"/>
        </w:rPr>
        <w:t xml:space="preserve"> Упаковка Продукции должна соответствовать: Общим условиям/ОТП/требованиям, установленным в</w:t>
      </w:r>
      <w:r w:rsidRPr="00A8159A">
        <w:rPr>
          <w:rFonts w:ascii="Times New Roman" w:eastAsia="Times New Roman" w:hAnsi="Times New Roman"/>
          <w:b/>
          <w:i/>
          <w:lang w:eastAsia="ru-RU"/>
        </w:rPr>
        <w:t xml:space="preserve"> </w:t>
      </w:r>
      <w:r w:rsidRPr="00A8159A">
        <w:rPr>
          <w:rFonts w:ascii="Times New Roman" w:eastAsia="Times New Roman" w:hAnsi="Times New Roman"/>
          <w:lang w:eastAsia="ru-RU"/>
        </w:rPr>
        <w:t>Спецификации к Договору.</w:t>
      </w:r>
    </w:p>
    <w:p w:rsidR="009D4F24" w:rsidRPr="00A8159A" w:rsidRDefault="009D4F24" w:rsidP="009D4F24">
      <w:pPr>
        <w:widowControl w:val="0"/>
        <w:numPr>
          <w:ilvl w:val="2"/>
          <w:numId w:val="6"/>
        </w:numPr>
        <w:tabs>
          <w:tab w:val="left" w:pos="0"/>
          <w:tab w:val="left" w:pos="139"/>
        </w:tabs>
        <w:spacing w:after="0" w:line="240" w:lineRule="auto"/>
        <w:ind w:left="0" w:firstLine="0"/>
        <w:jc w:val="both"/>
        <w:rPr>
          <w:rFonts w:ascii="Times New Roman" w:hAnsi="Times New Roman"/>
        </w:rPr>
      </w:pPr>
      <w:r w:rsidRPr="00A8159A">
        <w:rPr>
          <w:rFonts w:ascii="Times New Roman" w:eastAsia="Times New Roman" w:hAnsi="Times New Roman"/>
          <w:b/>
          <w:lang w:eastAsia="ru-RU"/>
        </w:rPr>
        <w:t>Способ поставки.</w:t>
      </w:r>
      <w:r w:rsidRPr="00A8159A">
        <w:rPr>
          <w:rFonts w:ascii="Times New Roman" w:eastAsia="Times New Roman" w:hAnsi="Times New Roman"/>
          <w:lang w:eastAsia="ru-RU"/>
        </w:rPr>
        <w:t xml:space="preserve"> Доставка Продукции осуществляется</w:t>
      </w:r>
      <w:r w:rsidRPr="00A8159A">
        <w:rPr>
          <w:rFonts w:ascii="Times New Roman" w:eastAsia="Times New Roman" w:hAnsi="Times New Roman"/>
          <w:i/>
          <w:lang w:eastAsia="ru-RU"/>
        </w:rPr>
        <w:t xml:space="preserve"> автомобильным, железнодорожным транспортом/определяется Поставщиком самостоятельно исходя из специфики Продукции/Способ доставки указывается в Спецификации</w:t>
      </w:r>
      <w:r w:rsidRPr="00A8159A">
        <w:rPr>
          <w:rFonts w:ascii="Times New Roman" w:eastAsia="Times New Roman" w:hAnsi="Times New Roman"/>
          <w:lang w:eastAsia="ru-RU"/>
        </w:rPr>
        <w:t xml:space="preserve">. </w:t>
      </w:r>
    </w:p>
    <w:p w:rsidR="009D4F24" w:rsidRPr="00A8159A" w:rsidRDefault="009D4F24" w:rsidP="009D4F24">
      <w:pPr>
        <w:widowControl w:val="0"/>
        <w:tabs>
          <w:tab w:val="left" w:pos="0"/>
        </w:tabs>
        <w:spacing w:after="0" w:line="240" w:lineRule="auto"/>
        <w:jc w:val="both"/>
        <w:rPr>
          <w:rFonts w:ascii="Times New Roman" w:eastAsia="Times New Roman" w:hAnsi="Times New Roman"/>
          <w:lang w:eastAsia="ru-RU"/>
        </w:rPr>
      </w:pPr>
      <w:r w:rsidRPr="00A8159A">
        <w:rPr>
          <w:rFonts w:ascii="Times New Roman" w:eastAsia="Times New Roman" w:hAnsi="Times New Roman"/>
          <w:lang w:eastAsia="ru-RU"/>
        </w:rPr>
        <w:t>При организации перевозки Продукции в железнодорожных вагонах, Стороны согласуют следующий порядок совместных действий:</w:t>
      </w:r>
    </w:p>
    <w:p w:rsidR="009D4F24" w:rsidRPr="00A8159A" w:rsidRDefault="009D4F24" w:rsidP="009D4F24">
      <w:pPr>
        <w:widowControl w:val="0"/>
        <w:numPr>
          <w:ilvl w:val="0"/>
          <w:numId w:val="7"/>
        </w:numPr>
        <w:tabs>
          <w:tab w:val="left" w:pos="-284"/>
          <w:tab w:val="left" w:pos="426"/>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i/>
          <w:lang w:eastAsia="ru-RU"/>
        </w:rPr>
        <w:t>Поставщик обязуется осуществлять диспетчерский контроль за продвижением вагонов/контейнеров с ежедневным предоставлением Покупателю информации о дислокации вагонов/контейнеров, следующих под погрузку, а также о продвижении груженых вагонов/контейнеров.</w:t>
      </w:r>
    </w:p>
    <w:p w:rsidR="009D4F24" w:rsidRPr="00A8159A" w:rsidRDefault="009D4F24" w:rsidP="009D4F24">
      <w:pPr>
        <w:widowControl w:val="0"/>
        <w:numPr>
          <w:ilvl w:val="0"/>
          <w:numId w:val="7"/>
        </w:numPr>
        <w:tabs>
          <w:tab w:val="left" w:pos="-284"/>
          <w:tab w:val="left" w:pos="426"/>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 xml:space="preserve">Поставщик обязуется не позднее 2 (двух) рабочих дней до прибытия Продукции на станцию Грузополучателя направить по факсу или по электронной почте Покупателю инструкции </w:t>
      </w:r>
      <w:r w:rsidRPr="00A8159A">
        <w:rPr>
          <w:rFonts w:ascii="Times New Roman" w:eastAsia="Times New Roman" w:hAnsi="Times New Roman"/>
          <w:lang w:eastAsia="ru-RU"/>
        </w:rPr>
        <w:lastRenderedPageBreak/>
        <w:t>(телеграммы) по возврату порожних вагонов или обеспечить направление ее владельцем вагонов. При этом Поставщик обязан обеспечить оплату железнодорожного тарифа с учетом НДС за порожний пробег вагонов от станции выгрузки (станция грузополучателя) до станции назначения, указанной в инструкциях (телеграммах) Поставщика либо владельца вагонов.</w:t>
      </w:r>
    </w:p>
    <w:p w:rsidR="009D4F24" w:rsidRPr="00A8159A" w:rsidRDefault="009D4F24" w:rsidP="009D4F24">
      <w:pPr>
        <w:widowControl w:val="0"/>
        <w:tabs>
          <w:tab w:val="left" w:pos="0"/>
          <w:tab w:val="left" w:pos="426"/>
        </w:tabs>
        <w:spacing w:after="0" w:line="240" w:lineRule="auto"/>
        <w:jc w:val="both"/>
        <w:rPr>
          <w:rFonts w:ascii="Times New Roman" w:eastAsia="Times New Roman" w:hAnsi="Times New Roman"/>
          <w:lang w:eastAsia="ru-RU"/>
        </w:rPr>
      </w:pPr>
      <w:r w:rsidRPr="00A8159A">
        <w:rPr>
          <w:rFonts w:ascii="Times New Roman" w:eastAsia="Times New Roman" w:hAnsi="Times New Roman"/>
          <w:lang w:eastAsia="ru-RU"/>
        </w:rPr>
        <w:t>Допускается отправка порожних вагонов, организованная и оплаченная собственником и (или) арендатором вагонов с использованием программных средств ОАО «РЖД» - системы ЭТРАН.</w:t>
      </w:r>
    </w:p>
    <w:p w:rsidR="009D4F24" w:rsidRPr="00A8159A" w:rsidRDefault="009D4F24" w:rsidP="009D4F24">
      <w:pPr>
        <w:widowControl w:val="0"/>
        <w:numPr>
          <w:ilvl w:val="0"/>
          <w:numId w:val="7"/>
        </w:numPr>
        <w:tabs>
          <w:tab w:val="left" w:pos="0"/>
          <w:tab w:val="left" w:pos="426"/>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При просрочке отправки порожних вагонов Покупателем/Грузополучателем по причине неоплаты Поставщиком или третьим лицом порожнего пробега, а также в случае несвоевременного направления инструкций (телеграмм) по возврату порожних вагонов Покупатель не несет ответственности за просрочку отправки вагонов.</w:t>
      </w:r>
    </w:p>
    <w:p w:rsidR="009D4F24" w:rsidRPr="00A8159A" w:rsidRDefault="009D4F24" w:rsidP="009D4F24">
      <w:pPr>
        <w:widowControl w:val="0"/>
        <w:numPr>
          <w:ilvl w:val="0"/>
          <w:numId w:val="7"/>
        </w:numPr>
        <w:tabs>
          <w:tab w:val="left" w:pos="0"/>
          <w:tab w:val="left" w:pos="426"/>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i/>
          <w:lang w:eastAsia="ru-RU"/>
        </w:rPr>
        <w:t>Покупатель</w:t>
      </w:r>
      <w:r w:rsidRPr="00A8159A">
        <w:rPr>
          <w:rFonts w:ascii="Times New Roman" w:eastAsia="Times New Roman" w:hAnsi="Times New Roman"/>
          <w:lang w:eastAsia="ru-RU"/>
        </w:rPr>
        <w:t xml:space="preserve"> обязуется обеспечить своевременную выгрузку всей, поставляемой Продукции, оформление перевозочных документов и возврат порожних вагонов, в которых осуществлялась поставка Продукции, по полным перевозочным документам по реквизитам, указанным в инструкции (телеграмме) по возврату порожних вагонов.</w:t>
      </w:r>
    </w:p>
    <w:p w:rsidR="009D4F24" w:rsidRPr="00A8159A" w:rsidRDefault="00D33BBC" w:rsidP="009D4F24">
      <w:pPr>
        <w:tabs>
          <w:tab w:val="left" w:pos="0"/>
          <w:tab w:val="left" w:pos="139"/>
        </w:tabs>
        <w:spacing w:after="0" w:line="240" w:lineRule="auto"/>
        <w:jc w:val="both"/>
        <w:rPr>
          <w:rFonts w:ascii="Times New Roman" w:eastAsia="Times New Roman" w:hAnsi="Times New Roman"/>
          <w:lang w:eastAsia="ru-RU"/>
        </w:rPr>
      </w:pPr>
      <w:r w:rsidRPr="00A8159A">
        <w:rPr>
          <w:rFonts w:ascii="Times New Roman" w:eastAsia="Times New Roman" w:hAnsi="Times New Roman"/>
          <w:i/>
          <w:lang w:eastAsia="ru-RU"/>
        </w:rPr>
        <w:t>Покупатель</w:t>
      </w:r>
      <w:r w:rsidRPr="00A8159A">
        <w:rPr>
          <w:rFonts w:ascii="Times New Roman" w:eastAsia="Times New Roman" w:hAnsi="Times New Roman"/>
          <w:lang w:eastAsia="ru-RU"/>
        </w:rPr>
        <w:t xml:space="preserve"> обязуется</w:t>
      </w:r>
      <w:r w:rsidR="009D4F24" w:rsidRPr="00A8159A">
        <w:rPr>
          <w:rFonts w:ascii="Times New Roman" w:eastAsia="Times New Roman" w:hAnsi="Times New Roman"/>
          <w:lang w:eastAsia="ru-RU"/>
        </w:rPr>
        <w:t xml:space="preserve"> произвести разгрузочные работы в течение 48 часов с момента прибытия вагона на станцию грузополучателя (станцию назначения). Простой вагонов свыше установленного срока исчисляется Сторонами в сутках, при этом неполные сутки считаются за полные. Дата и время прибытия вагонов на станцию назначения и дата и время отправления вагонов со станции назначения на станцию отправления или иную станцию, указанную Поставщиком, определяется по данным указанным в ведомостях подачи-уборки вагонов Грузополучателя.</w:t>
      </w:r>
    </w:p>
    <w:p w:rsidR="009D4F24" w:rsidRPr="00A8159A" w:rsidRDefault="009D4F24" w:rsidP="009D4F24">
      <w:pPr>
        <w:numPr>
          <w:ilvl w:val="1"/>
          <w:numId w:val="6"/>
        </w:numPr>
        <w:tabs>
          <w:tab w:val="left" w:pos="0"/>
          <w:tab w:val="left" w:pos="139"/>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b/>
          <w:lang w:eastAsia="ru-RU"/>
        </w:rPr>
        <w:t>Сопроводительные документы.</w:t>
      </w:r>
      <w:r w:rsidRPr="00A8159A">
        <w:rPr>
          <w:rFonts w:ascii="Times New Roman" w:eastAsia="Times New Roman" w:hAnsi="Times New Roman"/>
          <w:lang w:eastAsia="ru-RU"/>
        </w:rPr>
        <w:t xml:space="preserve"> Одновременно с Продукцией Поставщик передает Покупателю следующие сопроводительные документы:</w:t>
      </w:r>
    </w:p>
    <w:p w:rsidR="009D4F24" w:rsidRPr="00A8159A" w:rsidRDefault="009D4F24" w:rsidP="009D4F24">
      <w:pPr>
        <w:widowControl w:val="0"/>
        <w:numPr>
          <w:ilvl w:val="0"/>
          <w:numId w:val="3"/>
        </w:numPr>
        <w:tabs>
          <w:tab w:val="clear" w:pos="1084"/>
          <w:tab w:val="left" w:pos="-142"/>
          <w:tab w:val="left" w:pos="0"/>
          <w:tab w:val="left" w:pos="139"/>
          <w:tab w:val="num" w:pos="284"/>
        </w:tabs>
        <w:spacing w:after="0" w:line="240" w:lineRule="auto"/>
        <w:ind w:left="0" w:firstLine="0"/>
        <w:rPr>
          <w:rFonts w:ascii="Times New Roman" w:eastAsia="Times New Roman" w:hAnsi="Times New Roman"/>
          <w:i/>
          <w:lang w:eastAsia="ru-RU"/>
        </w:rPr>
      </w:pPr>
      <w:r w:rsidRPr="00A8159A">
        <w:rPr>
          <w:rFonts w:ascii="Times New Roman" w:eastAsia="Times New Roman" w:hAnsi="Times New Roman"/>
          <w:i/>
          <w:lang w:eastAsia="ru-RU"/>
        </w:rPr>
        <w:t>Копия/Оригинал сертификата качества завода-изготовителя;</w:t>
      </w:r>
    </w:p>
    <w:p w:rsidR="009D4F24" w:rsidRPr="00A8159A" w:rsidRDefault="009D4F24" w:rsidP="009D4F24">
      <w:pPr>
        <w:widowControl w:val="0"/>
        <w:numPr>
          <w:ilvl w:val="0"/>
          <w:numId w:val="3"/>
        </w:numPr>
        <w:tabs>
          <w:tab w:val="clear" w:pos="1084"/>
          <w:tab w:val="left" w:pos="-142"/>
          <w:tab w:val="left" w:pos="0"/>
          <w:tab w:val="left" w:pos="139"/>
          <w:tab w:val="num" w:pos="284"/>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Оригинал товарной накладной унифицированной формы ТОРГ-12 /</w:t>
      </w:r>
      <w:r w:rsidR="004842CF">
        <w:rPr>
          <w:rFonts w:ascii="Times New Roman" w:eastAsia="Times New Roman" w:hAnsi="Times New Roman"/>
          <w:i/>
          <w:lang w:eastAsia="ru-RU"/>
        </w:rPr>
        <w:t xml:space="preserve"> </w:t>
      </w:r>
      <w:r w:rsidRPr="00A8159A">
        <w:rPr>
          <w:rFonts w:ascii="Times New Roman" w:eastAsia="Times New Roman" w:hAnsi="Times New Roman"/>
          <w:i/>
          <w:lang w:eastAsia="ru-RU"/>
        </w:rPr>
        <w:t>УПД, подписанные Поставщиком – в 2 (двух) экземплярах;</w:t>
      </w:r>
    </w:p>
    <w:p w:rsidR="009D4F24" w:rsidRPr="00A8159A" w:rsidRDefault="009D4F24" w:rsidP="009D4F24">
      <w:pPr>
        <w:widowControl w:val="0"/>
        <w:numPr>
          <w:ilvl w:val="0"/>
          <w:numId w:val="3"/>
        </w:numPr>
        <w:tabs>
          <w:tab w:val="clear" w:pos="1084"/>
          <w:tab w:val="left" w:pos="-142"/>
          <w:tab w:val="left" w:pos="0"/>
          <w:tab w:val="left" w:pos="139"/>
          <w:tab w:val="num" w:pos="284"/>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Оригинал счета, счет-фактуры на отгруженную Продукцию, оформленную в соответствии со статьей 169 НК РФ – 1 (один) экземпляр (оригинал);</w:t>
      </w:r>
    </w:p>
    <w:p w:rsidR="009D4F24" w:rsidRPr="00A8159A" w:rsidRDefault="009D4F24" w:rsidP="009D4F24">
      <w:pPr>
        <w:widowControl w:val="0"/>
        <w:numPr>
          <w:ilvl w:val="0"/>
          <w:numId w:val="3"/>
        </w:numPr>
        <w:tabs>
          <w:tab w:val="clear" w:pos="1084"/>
          <w:tab w:val="left" w:pos="-142"/>
          <w:tab w:val="left" w:pos="0"/>
          <w:tab w:val="left" w:pos="139"/>
          <w:tab w:val="num" w:pos="284"/>
        </w:tabs>
        <w:spacing w:after="0" w:line="240" w:lineRule="auto"/>
        <w:ind w:left="0" w:firstLine="0"/>
        <w:rPr>
          <w:rFonts w:ascii="Times New Roman" w:eastAsia="Times New Roman" w:hAnsi="Times New Roman"/>
          <w:i/>
          <w:lang w:eastAsia="ru-RU"/>
        </w:rPr>
      </w:pPr>
      <w:r w:rsidRPr="00A8159A">
        <w:rPr>
          <w:rFonts w:ascii="Times New Roman" w:eastAsia="Times New Roman" w:hAnsi="Times New Roman"/>
          <w:i/>
          <w:lang w:eastAsia="ru-RU"/>
        </w:rPr>
        <w:t>Оригинал паспорта изготовителя на поставляемую Продукцию;</w:t>
      </w:r>
    </w:p>
    <w:p w:rsidR="009D4F24" w:rsidRPr="00A8159A" w:rsidRDefault="009D4F24" w:rsidP="009D4F24">
      <w:pPr>
        <w:widowControl w:val="0"/>
        <w:numPr>
          <w:ilvl w:val="0"/>
          <w:numId w:val="3"/>
        </w:numPr>
        <w:tabs>
          <w:tab w:val="clear" w:pos="1084"/>
          <w:tab w:val="left" w:pos="-142"/>
          <w:tab w:val="left" w:pos="0"/>
          <w:tab w:val="left" w:pos="139"/>
          <w:tab w:val="num" w:pos="284"/>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иную документацию, необходимую для использования Продукции.</w:t>
      </w:r>
    </w:p>
    <w:p w:rsidR="009D4F24" w:rsidRPr="00A8159A" w:rsidRDefault="009D4F24" w:rsidP="009D4F24">
      <w:pPr>
        <w:pStyle w:val="a6"/>
        <w:widowControl w:val="0"/>
        <w:numPr>
          <w:ilvl w:val="1"/>
          <w:numId w:val="6"/>
        </w:numPr>
        <w:tabs>
          <w:tab w:val="left" w:pos="0"/>
          <w:tab w:val="left" w:pos="139"/>
          <w:tab w:val="left" w:pos="567"/>
        </w:tabs>
        <w:spacing w:line="240" w:lineRule="auto"/>
        <w:ind w:left="0" w:firstLine="0"/>
        <w:rPr>
          <w:sz w:val="22"/>
          <w:szCs w:val="22"/>
        </w:rPr>
      </w:pPr>
      <w:r w:rsidRPr="00A8159A">
        <w:rPr>
          <w:b/>
          <w:sz w:val="22"/>
          <w:szCs w:val="22"/>
        </w:rPr>
        <w:t xml:space="preserve">Приемка Продукции по количеству </w:t>
      </w:r>
      <w:r w:rsidRPr="00A8159A">
        <w:rPr>
          <w:sz w:val="22"/>
          <w:szCs w:val="22"/>
        </w:rPr>
        <w:t xml:space="preserve">должна быть произведена уполномоченным представителем Покупателя или указанного им грузополучателя не позднее </w:t>
      </w:r>
      <w:r w:rsidRPr="00A8159A">
        <w:rPr>
          <w:i/>
          <w:sz w:val="22"/>
          <w:szCs w:val="22"/>
        </w:rPr>
        <w:t>15 (пятнадцати)</w:t>
      </w:r>
      <w:r w:rsidRPr="00A8159A">
        <w:rPr>
          <w:sz w:val="22"/>
          <w:szCs w:val="22"/>
        </w:rPr>
        <w:t xml:space="preserve"> рабочих дней с момента передачи Продукции и всех сопроводительных документов к ней Покупателю в соответствии с условиями поставки (п.2.1 Договора), п.2.4. Договора). Подтверждением факта приемки является подписание </w:t>
      </w:r>
      <w:r w:rsidRPr="00A8159A">
        <w:rPr>
          <w:i/>
          <w:sz w:val="22"/>
          <w:szCs w:val="22"/>
        </w:rPr>
        <w:t>товарной накладной (форма ТОРГ-12)/УПД (универсальный передаточный документ</w:t>
      </w:r>
      <w:r w:rsidRPr="00A8159A">
        <w:rPr>
          <w:sz w:val="22"/>
          <w:szCs w:val="22"/>
        </w:rPr>
        <w:t xml:space="preserve">). </w:t>
      </w:r>
      <w:r w:rsidRPr="00A8159A">
        <w:rPr>
          <w:rFonts w:eastAsia="Calibri"/>
          <w:sz w:val="22"/>
          <w:szCs w:val="22"/>
          <w:lang w:eastAsia="en-US"/>
        </w:rPr>
        <w:t xml:space="preserve">Товарная накладная (форма ТОРГ-12)/УПД (универсальный передаточный документ) оформляется и подписывается только в отношении </w:t>
      </w:r>
      <w:r w:rsidRPr="00A8159A">
        <w:rPr>
          <w:rFonts w:eastAsia="Calibri"/>
          <w:iCs/>
          <w:sz w:val="22"/>
          <w:szCs w:val="22"/>
          <w:lang w:eastAsia="en-US"/>
        </w:rPr>
        <w:t>полностью поставленной</w:t>
      </w:r>
      <w:r w:rsidRPr="00A8159A">
        <w:rPr>
          <w:rFonts w:eastAsia="Calibri"/>
          <w:color w:val="FF0000"/>
          <w:sz w:val="22"/>
          <w:szCs w:val="22"/>
          <w:lang w:eastAsia="en-US"/>
        </w:rPr>
        <w:t xml:space="preserve"> </w:t>
      </w:r>
      <w:r w:rsidRPr="00A8159A">
        <w:rPr>
          <w:rFonts w:eastAsia="Calibri"/>
          <w:iCs/>
          <w:sz w:val="22"/>
          <w:szCs w:val="22"/>
          <w:lang w:eastAsia="en-US"/>
        </w:rPr>
        <w:t>Продукции / Партии Продукции.</w:t>
      </w:r>
    </w:p>
    <w:p w:rsidR="009D4F24" w:rsidRPr="00A8159A" w:rsidRDefault="009D4F24" w:rsidP="009D4F24">
      <w:pPr>
        <w:pStyle w:val="a6"/>
        <w:widowControl w:val="0"/>
        <w:tabs>
          <w:tab w:val="left" w:pos="0"/>
          <w:tab w:val="left" w:pos="139"/>
          <w:tab w:val="left" w:pos="567"/>
        </w:tabs>
        <w:spacing w:line="240" w:lineRule="auto"/>
        <w:ind w:left="0" w:firstLine="0"/>
        <w:rPr>
          <w:sz w:val="22"/>
          <w:szCs w:val="22"/>
        </w:rPr>
      </w:pPr>
      <w:r w:rsidRPr="00A8159A">
        <w:rPr>
          <w:sz w:val="22"/>
          <w:szCs w:val="22"/>
        </w:rPr>
        <w:t>При этом подписание Покупателем товарной накладной свидетельствует только о принятии указанного количества тарных мест и (или) веса брутто и не означает приемку Продукции по качеству, ассортименту и комплектности.</w:t>
      </w:r>
    </w:p>
    <w:p w:rsidR="009D4F24" w:rsidRPr="00A8159A" w:rsidRDefault="009D4F24" w:rsidP="009D4F24">
      <w:pPr>
        <w:pStyle w:val="a6"/>
        <w:widowControl w:val="0"/>
        <w:tabs>
          <w:tab w:val="left" w:pos="0"/>
          <w:tab w:val="left" w:pos="139"/>
          <w:tab w:val="left" w:pos="567"/>
        </w:tabs>
        <w:spacing w:line="240" w:lineRule="auto"/>
        <w:ind w:left="0" w:firstLine="0"/>
        <w:rPr>
          <w:sz w:val="22"/>
          <w:szCs w:val="22"/>
        </w:rPr>
      </w:pPr>
      <w:r w:rsidRPr="00A8159A">
        <w:rPr>
          <w:sz w:val="22"/>
          <w:szCs w:val="22"/>
        </w:rPr>
        <w:t>Поставщик, допустивший недопоставку Продукции в отдельной партии поставки и/или периоде поставки (календарный месяц), обязан восполнить недопоставку в течение срока, указанного в Акте о выявленных недостатках / недостаче Продукции, но в срок не более 30 (Тридцати) календарных дней с момента подписания Акта о недостаче Продукции, если иные, более длительные, сроки не согласованы Сторонами дополнительно.</w:t>
      </w:r>
    </w:p>
    <w:p w:rsidR="009D4F24" w:rsidRPr="00A8159A" w:rsidRDefault="009D4F24" w:rsidP="009D4F24">
      <w:pPr>
        <w:pStyle w:val="a6"/>
        <w:widowControl w:val="0"/>
        <w:tabs>
          <w:tab w:val="left" w:pos="0"/>
          <w:tab w:val="left" w:pos="139"/>
          <w:tab w:val="left" w:pos="567"/>
        </w:tabs>
        <w:spacing w:line="240" w:lineRule="auto"/>
        <w:ind w:left="0" w:firstLine="0"/>
        <w:rPr>
          <w:sz w:val="22"/>
          <w:szCs w:val="22"/>
        </w:rPr>
      </w:pPr>
      <w:r w:rsidRPr="00A8159A">
        <w:rPr>
          <w:sz w:val="22"/>
          <w:szCs w:val="22"/>
        </w:rPr>
        <w:t>Продукция принимается Покупателем по той массе (теоретической или фактической), по которой она была отгружена в соответствии с сертификатом качества завода-изготовителя (производителя).</w:t>
      </w:r>
    </w:p>
    <w:p w:rsidR="009D4F24" w:rsidRPr="00A8159A" w:rsidRDefault="009D4F24" w:rsidP="009D4F24">
      <w:pPr>
        <w:pStyle w:val="a6"/>
        <w:widowControl w:val="0"/>
        <w:tabs>
          <w:tab w:val="left" w:pos="0"/>
          <w:tab w:val="left" w:pos="139"/>
          <w:tab w:val="left" w:pos="567"/>
        </w:tabs>
        <w:spacing w:line="240" w:lineRule="auto"/>
        <w:ind w:left="0" w:firstLine="0"/>
        <w:rPr>
          <w:sz w:val="22"/>
          <w:szCs w:val="22"/>
        </w:rPr>
      </w:pPr>
      <w:r w:rsidRPr="00A8159A">
        <w:rPr>
          <w:sz w:val="22"/>
          <w:szCs w:val="22"/>
        </w:rPr>
        <w:t>В акте приемки Продукции по количеству и качеству, кроме данных, предусмотренных настоящим Договором, должны быть указаны: размер Продукции, марка стали, номер партии, наличие ярлыка, номер и дата сертификата качества.</w:t>
      </w:r>
    </w:p>
    <w:p w:rsidR="009D4F24" w:rsidRPr="00D33BBC" w:rsidRDefault="009D4F24" w:rsidP="00C94268">
      <w:pPr>
        <w:pStyle w:val="a6"/>
        <w:widowControl w:val="0"/>
        <w:numPr>
          <w:ilvl w:val="2"/>
          <w:numId w:val="6"/>
        </w:numPr>
        <w:tabs>
          <w:tab w:val="left" w:pos="0"/>
          <w:tab w:val="left" w:pos="139"/>
          <w:tab w:val="left" w:pos="567"/>
        </w:tabs>
        <w:spacing w:line="240" w:lineRule="auto"/>
        <w:ind w:left="0" w:firstLine="0"/>
        <w:rPr>
          <w:i/>
          <w:sz w:val="22"/>
          <w:szCs w:val="22"/>
        </w:rPr>
      </w:pPr>
      <w:r w:rsidRPr="00D33BBC">
        <w:rPr>
          <w:b/>
          <w:sz w:val="22"/>
          <w:szCs w:val="22"/>
        </w:rPr>
        <w:t xml:space="preserve">Приемка Продукции по качеству </w:t>
      </w:r>
      <w:r w:rsidRPr="00D33BBC">
        <w:rPr>
          <w:i/>
          <w:sz w:val="22"/>
          <w:szCs w:val="22"/>
        </w:rPr>
        <w:t xml:space="preserve">производится (путем специальной проверки качества) должна быть произведена уполномоченным представителем Покупателя или указанного им грузополучателя, в соответствии с Обязательными техническими правилами/инструкциями не позднее </w:t>
      </w:r>
      <w:r w:rsidR="00D33BBC" w:rsidRPr="00D33BBC">
        <w:rPr>
          <w:i/>
          <w:sz w:val="22"/>
          <w:szCs w:val="22"/>
        </w:rPr>
        <w:t>15 (пятнадцати)</w:t>
      </w:r>
      <w:r w:rsidR="00D33BBC" w:rsidRPr="007A0293">
        <w:rPr>
          <w:rFonts w:ascii="Tahoma" w:hAnsi="Tahoma" w:cs="Tahoma"/>
          <w:i/>
          <w:sz w:val="20"/>
        </w:rPr>
        <w:t xml:space="preserve"> </w:t>
      </w:r>
      <w:r w:rsidR="00D33BBC" w:rsidRPr="00D33BBC">
        <w:rPr>
          <w:i/>
          <w:sz w:val="22"/>
          <w:szCs w:val="22"/>
        </w:rPr>
        <w:t>рабочих</w:t>
      </w:r>
      <w:r w:rsidRPr="00D33BBC">
        <w:rPr>
          <w:i/>
          <w:sz w:val="22"/>
          <w:szCs w:val="22"/>
        </w:rPr>
        <w:t xml:space="preserve"> дней с момента передачи Продукции Покупателю в соответствии с условиями поставки (п.2.1 Договора)</w:t>
      </w:r>
    </w:p>
    <w:p w:rsidR="009D4F24" w:rsidRPr="00A8159A" w:rsidRDefault="009D4F24" w:rsidP="009D4F24">
      <w:pPr>
        <w:numPr>
          <w:ilvl w:val="1"/>
          <w:numId w:val="6"/>
        </w:numPr>
        <w:tabs>
          <w:tab w:val="left" w:pos="0"/>
          <w:tab w:val="left" w:pos="139"/>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b/>
          <w:lang w:eastAsia="ru-RU"/>
        </w:rPr>
        <w:lastRenderedPageBreak/>
        <w:t>Датой поставки Продукции и датой приемки Продукции</w:t>
      </w:r>
      <w:r w:rsidRPr="00A8159A">
        <w:rPr>
          <w:rFonts w:ascii="Times New Roman" w:eastAsia="Times New Roman" w:hAnsi="Times New Roman"/>
          <w:lang w:eastAsia="ru-RU"/>
        </w:rPr>
        <w:t xml:space="preserve"> является дата подписания Покупателем</w:t>
      </w:r>
      <w:r w:rsidRPr="00A8159A">
        <w:rPr>
          <w:rFonts w:ascii="Times New Roman" w:eastAsia="Times New Roman" w:hAnsi="Times New Roman"/>
          <w:color w:val="FF0000"/>
          <w:lang w:eastAsia="ru-RU"/>
        </w:rPr>
        <w:t xml:space="preserve"> </w:t>
      </w:r>
      <w:r w:rsidRPr="00A8159A">
        <w:rPr>
          <w:rFonts w:ascii="Times New Roman" w:eastAsia="Times New Roman" w:hAnsi="Times New Roman"/>
          <w:i/>
          <w:lang w:eastAsia="ru-RU"/>
        </w:rPr>
        <w:t>подписанной\-ого и направленной\-ого ему Поставщиком товарной накладной (форма ТОРГ-12)/ УПД</w:t>
      </w:r>
      <w:r w:rsidRPr="00A8159A">
        <w:rPr>
          <w:rFonts w:ascii="Times New Roman" w:eastAsia="Times New Roman" w:hAnsi="Times New Roman"/>
          <w:lang w:eastAsia="ru-RU"/>
        </w:rPr>
        <w:t>, уполномоченными представителями Сторон.</w:t>
      </w:r>
    </w:p>
    <w:p w:rsidR="009D4F24" w:rsidRPr="00A8159A" w:rsidRDefault="009D4F24" w:rsidP="009D4F24">
      <w:pPr>
        <w:numPr>
          <w:ilvl w:val="1"/>
          <w:numId w:val="6"/>
        </w:numPr>
        <w:tabs>
          <w:tab w:val="left" w:pos="0"/>
          <w:tab w:val="left" w:pos="139"/>
        </w:tabs>
        <w:spacing w:after="0" w:line="240" w:lineRule="auto"/>
        <w:ind w:left="0" w:firstLine="0"/>
        <w:jc w:val="both"/>
        <w:rPr>
          <w:rFonts w:ascii="Times New Roman" w:eastAsia="Times New Roman" w:hAnsi="Times New Roman"/>
          <w:lang w:eastAsia="ru-RU"/>
        </w:rPr>
      </w:pPr>
      <w:r w:rsidRPr="00A8159A">
        <w:rPr>
          <w:rFonts w:ascii="Times New Roman" w:hAnsi="Times New Roman"/>
          <w:b/>
        </w:rPr>
        <w:t>Право собственности</w:t>
      </w:r>
      <w:r w:rsidRPr="00A8159A">
        <w:rPr>
          <w:rFonts w:ascii="Times New Roman" w:hAnsi="Times New Roman"/>
        </w:rPr>
        <w:t xml:space="preserve"> на поставленную Продукцию переходит от Поставщика к Покупателю после поставки Продукции в соответствии с п.п. 2.1. и 2.5 Договора и с момента подписания Сторонами товарной накладной (форма ТОРГ-12)/УПД. Риск утраты, порчи и (или) повреждения Продукции до подписания товарно-транспортных документов, несет Поставщик.</w:t>
      </w:r>
    </w:p>
    <w:p w:rsidR="009D4F24" w:rsidRPr="00A8159A" w:rsidRDefault="009D4F24" w:rsidP="009D4F24">
      <w:pPr>
        <w:pStyle w:val="a6"/>
        <w:numPr>
          <w:ilvl w:val="1"/>
          <w:numId w:val="6"/>
        </w:numPr>
        <w:tabs>
          <w:tab w:val="left" w:pos="0"/>
          <w:tab w:val="left" w:pos="139"/>
        </w:tabs>
        <w:spacing w:line="240" w:lineRule="auto"/>
        <w:ind w:left="0" w:firstLine="0"/>
        <w:rPr>
          <w:sz w:val="22"/>
          <w:szCs w:val="22"/>
        </w:rPr>
      </w:pPr>
      <w:r w:rsidRPr="00A8159A">
        <w:rPr>
          <w:color w:val="000000"/>
          <w:sz w:val="22"/>
          <w:szCs w:val="22"/>
        </w:rPr>
        <w:t>Фотосъемка и/или видеосъёмка, аудиозапись (в т.ч. с использованием мобильных телефонов) на территории Объекта, запрещена, за исключением случаев, прямо предусмотренных Договором. Поставщик обязуется обеспечить исполнение данного запрета со стороны всех его работников, находящихся на Объекте, а также привлеченных им субпоставщиков (соисполнителей) и является ответственной за соблюдение ими указанного запрета.</w:t>
      </w:r>
    </w:p>
    <w:p w:rsidR="009D4F24" w:rsidRPr="00A8159A" w:rsidRDefault="009D4F24" w:rsidP="009D4F24">
      <w:pPr>
        <w:tabs>
          <w:tab w:val="left" w:pos="0"/>
          <w:tab w:val="left" w:pos="139"/>
        </w:tabs>
        <w:spacing w:after="0" w:line="240" w:lineRule="auto"/>
        <w:jc w:val="both"/>
        <w:rPr>
          <w:rFonts w:ascii="Times New Roman" w:eastAsia="Times New Roman" w:hAnsi="Times New Roman"/>
          <w:lang w:eastAsia="ru-RU"/>
        </w:rPr>
      </w:pPr>
    </w:p>
    <w:p w:rsidR="009D4F24" w:rsidRPr="00A8159A" w:rsidRDefault="009D4F24" w:rsidP="009D4F24">
      <w:pPr>
        <w:numPr>
          <w:ilvl w:val="0"/>
          <w:numId w:val="6"/>
        </w:numPr>
        <w:tabs>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Цена Договора и порядок расчетов</w:t>
      </w:r>
    </w:p>
    <w:p w:rsidR="009D4F24" w:rsidRPr="00A8159A" w:rsidRDefault="009D4F24" w:rsidP="009D4F24">
      <w:pPr>
        <w:numPr>
          <w:ilvl w:val="1"/>
          <w:numId w:val="6"/>
        </w:numPr>
        <w:tabs>
          <w:tab w:val="left" w:pos="-284"/>
          <w:tab w:val="left" w:pos="-142"/>
          <w:tab w:val="num" w:pos="565"/>
        </w:tabs>
        <w:spacing w:after="0" w:line="240" w:lineRule="auto"/>
        <w:ind w:left="0" w:firstLine="0"/>
        <w:jc w:val="both"/>
        <w:rPr>
          <w:rFonts w:ascii="Times New Roman" w:eastAsia="Times New Roman" w:hAnsi="Times New Roman"/>
          <w:lang w:eastAsia="ru-RU"/>
        </w:rPr>
      </w:pPr>
      <w:bookmarkStart w:id="1" w:name="_Ref282759625"/>
      <w:r w:rsidRPr="00A8159A">
        <w:rPr>
          <w:rFonts w:ascii="Times New Roman" w:eastAsia="Times New Roman" w:hAnsi="Times New Roman"/>
          <w:b/>
          <w:lang w:eastAsia="ru-RU"/>
        </w:rPr>
        <w:t>Цена Договора (Стоимость Продукции) составляет</w:t>
      </w:r>
      <w:r w:rsidRPr="00A8159A">
        <w:rPr>
          <w:rFonts w:ascii="Times New Roman" w:eastAsia="Times New Roman" w:hAnsi="Times New Roman"/>
          <w:lang w:eastAsia="ru-RU"/>
        </w:rPr>
        <w:t xml:space="preserve"> _________ (_______________________) рублей ____ коп, в т.ч. НДС РФ по ставке __% – _______(_______________________) рублей _____ коп.</w:t>
      </w:r>
    </w:p>
    <w:p w:rsidR="009D4F24" w:rsidRPr="00A8159A" w:rsidRDefault="009D4F24" w:rsidP="009D4F24">
      <w:pPr>
        <w:numPr>
          <w:ilvl w:val="2"/>
          <w:numId w:val="6"/>
        </w:numPr>
        <w:tabs>
          <w:tab w:val="left" w:pos="-284"/>
          <w:tab w:val="left" w:pos="-142"/>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Подробная разбивка Цены Договора указана в Спецификации (Приложение №1).</w:t>
      </w:r>
    </w:p>
    <w:bookmarkEnd w:id="1"/>
    <w:p w:rsidR="009D4F24" w:rsidRPr="00A8159A" w:rsidRDefault="009D4F24" w:rsidP="009D4F24">
      <w:pPr>
        <w:numPr>
          <w:ilvl w:val="2"/>
          <w:numId w:val="6"/>
        </w:numPr>
        <w:tabs>
          <w:tab w:val="left" w:pos="-284"/>
          <w:tab w:val="left" w:pos="-142"/>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b/>
          <w:lang w:eastAsia="ru-RU"/>
        </w:rPr>
        <w:t>Цена Договора включает в себя</w:t>
      </w:r>
      <w:r w:rsidRPr="00A8159A">
        <w:rPr>
          <w:rFonts w:ascii="Times New Roman" w:eastAsia="Times New Roman" w:hAnsi="Times New Roman"/>
          <w:lang w:eastAsia="ru-RU"/>
        </w:rPr>
        <w:t xml:space="preserve"> </w:t>
      </w:r>
      <w:r w:rsidRPr="00A8159A">
        <w:rPr>
          <w:rFonts w:ascii="Times New Roman" w:eastAsia="Times New Roman" w:hAnsi="Times New Roman"/>
          <w:i/>
          <w:lang w:eastAsia="ru-RU"/>
        </w:rPr>
        <w:t>все расходы Поставщика по изготовлению и/или приобретению Продукции и ее доставке в место доставки (транспортные расходы), в том числе стоимость упаковки, маркировки, оформления всей товаросопроводительной документации, стоимость тары или возврат оборотной тары, получения разрешений и пропусков, необходимых для перевозки Продукции на всем маршруте следования, погрузки, перегрузки, перевозки,  накладные расходы, налоги и сборы, таможенные пошлины и другие обязательные отчисления, расходы на предоставление обеспечения исполнения обязательств</w:t>
      </w:r>
      <w:r w:rsidRPr="00A8159A">
        <w:rPr>
          <w:rFonts w:ascii="Times New Roman" w:eastAsia="Times New Roman" w:hAnsi="Times New Roman"/>
          <w:lang w:eastAsia="ru-RU"/>
        </w:rPr>
        <w:t>, а также все иные расходы, которые Поставщик вынужден нести в связи с исполнением обязательств по Договору.</w:t>
      </w:r>
    </w:p>
    <w:p w:rsidR="009D4F24" w:rsidRPr="00A8159A" w:rsidRDefault="009D4F24" w:rsidP="009D4F24">
      <w:pPr>
        <w:numPr>
          <w:ilvl w:val="2"/>
          <w:numId w:val="6"/>
        </w:numPr>
        <w:tabs>
          <w:tab w:val="left" w:pos="-284"/>
          <w:tab w:val="left" w:pos="-142"/>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lang w:eastAsia="ru-RU"/>
        </w:rPr>
        <w:t>Стороны договорились, что во всех случаях, когда у Поставщика в процессе исполнения Договора возникает обязанность по уплате дополнительных налогов и сборов и/или уплате налогов и сборов в более высоком размере (в т.ч. НДС и любые иные прямые и косвенные налоги), как в связи с объективным обстоятельствами (включая изменение налогового законодательства, возникновение обязанности по уплате того или иного налога, увеличение ставки налога или налоговой базы, утрату прав на применение налоговых льгот или вычетов, на освобождение от уплаты налога или на применение специального налогового режима и т.п.), так и в связи с допущенными им самим ошибками при исчислении налогов и сборов (включая доначисление налогов по результатам налоговых проверок, подачи уточненных налоговых деклараций и т.п.), Цена Договора (и любые ее составляющие) изменению не подлежит, а увеличение налоговой нагрузки является предпринимательским риском Поставщика. Поставщик обязан самостоятельно исчислить и уплатить за свой счет любые дополнительные (повышенные) налоги и сборы (в т.ч. НДС и любые иные прямые и косвенные налоги), исходя из неизменной Цены Договора (ее составляющих), а также исполнить в соответствии налоговым законодательством все обязанности, связанные с исчислением и уплатой таких налогов и сборов (включая оформление и предъявление счетов-фактур по НДС, любых иных необходимых документов и совершение иных действий, предусмотренных налоговым законодательством).</w:t>
      </w:r>
    </w:p>
    <w:p w:rsidR="009D4F24" w:rsidRPr="00A8159A" w:rsidRDefault="009D4F24" w:rsidP="009D4F24">
      <w:pPr>
        <w:numPr>
          <w:ilvl w:val="1"/>
          <w:numId w:val="6"/>
        </w:numPr>
        <w:tabs>
          <w:tab w:val="left" w:pos="-284"/>
          <w:tab w:val="left" w:pos="-142"/>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Оплата Продукции, производится Покупателем в следующем порядке:</w:t>
      </w:r>
    </w:p>
    <w:p w:rsidR="009D4F24" w:rsidRPr="00A8159A" w:rsidRDefault="009D4F24" w:rsidP="009D4F24">
      <w:pPr>
        <w:numPr>
          <w:ilvl w:val="2"/>
          <w:numId w:val="6"/>
        </w:numPr>
        <w:tabs>
          <w:tab w:val="left" w:pos="0"/>
          <w:tab w:val="left" w:pos="139"/>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Оплата Продукции / Партии Продукции производится Покупателем с отсрочкой платежа не менее 30 и не более 60 календарных дней с даты поставки Продукции (даты подписания Сторонами ТОРГ-12/</w:t>
      </w:r>
      <w:r w:rsidRPr="00A8159A">
        <w:rPr>
          <w:rFonts w:ascii="Times New Roman" w:hAnsi="Times New Roman"/>
        </w:rPr>
        <w:t>УПД</w:t>
      </w:r>
      <w:r w:rsidRPr="00A8159A">
        <w:rPr>
          <w:rFonts w:ascii="Times New Roman" w:eastAsia="Times New Roman" w:hAnsi="Times New Roman"/>
          <w:lang w:eastAsia="ru-RU"/>
        </w:rPr>
        <w:t>)</w:t>
      </w:r>
      <w:r>
        <w:rPr>
          <w:rFonts w:ascii="Times New Roman" w:eastAsia="Times New Roman" w:hAnsi="Times New Roman"/>
          <w:lang w:eastAsia="ru-RU"/>
        </w:rPr>
        <w:t xml:space="preserve">, </w:t>
      </w:r>
      <w:r w:rsidRPr="00A8159A">
        <w:rPr>
          <w:rFonts w:ascii="Times New Roman" w:eastAsia="Times New Roman" w:hAnsi="Times New Roman"/>
          <w:lang w:eastAsia="ru-RU"/>
        </w:rPr>
        <w:t>при условии предоставления Покупателю полного комплекта документов на оплату Продукции / Партии Продукции:</w:t>
      </w:r>
    </w:p>
    <w:p w:rsidR="009D4F24" w:rsidRPr="00A8159A" w:rsidRDefault="009D4F24" w:rsidP="009D4F24">
      <w:pPr>
        <w:numPr>
          <w:ilvl w:val="0"/>
          <w:numId w:val="8"/>
        </w:numPr>
        <w:tabs>
          <w:tab w:val="left" w:pos="0"/>
          <w:tab w:val="left" w:pos="139"/>
          <w:tab w:val="left" w:pos="378"/>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Оригинала товарной накладной (форма ТОРГ-12</w:t>
      </w:r>
      <w:r w:rsidR="00BC45C4">
        <w:rPr>
          <w:rFonts w:ascii="Times New Roman" w:eastAsia="Times New Roman" w:hAnsi="Times New Roman"/>
          <w:i/>
          <w:lang w:eastAsia="ru-RU"/>
        </w:rPr>
        <w:t>/УПД</w:t>
      </w:r>
      <w:bookmarkStart w:id="2" w:name="_GoBack"/>
      <w:bookmarkEnd w:id="2"/>
      <w:r w:rsidRPr="00A8159A">
        <w:rPr>
          <w:rFonts w:ascii="Times New Roman" w:eastAsia="Times New Roman" w:hAnsi="Times New Roman"/>
          <w:i/>
          <w:lang w:eastAsia="ru-RU"/>
        </w:rPr>
        <w:t xml:space="preserve">) на Продукцию, подписанной Сторонами – 2 экз.; </w:t>
      </w:r>
    </w:p>
    <w:p w:rsidR="009D4F24" w:rsidRPr="00A8159A" w:rsidRDefault="009D4F24" w:rsidP="009D4F24">
      <w:pPr>
        <w:numPr>
          <w:ilvl w:val="0"/>
          <w:numId w:val="8"/>
        </w:numPr>
        <w:tabs>
          <w:tab w:val="left" w:pos="0"/>
          <w:tab w:val="left" w:pos="139"/>
          <w:tab w:val="left" w:pos="378"/>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Оригинала счета - 1 экз.;</w:t>
      </w:r>
    </w:p>
    <w:p w:rsidR="009D4F24" w:rsidRPr="00A8159A" w:rsidRDefault="009D4F24" w:rsidP="009D4F24">
      <w:pPr>
        <w:numPr>
          <w:ilvl w:val="0"/>
          <w:numId w:val="8"/>
        </w:numPr>
        <w:tabs>
          <w:tab w:val="left" w:pos="0"/>
          <w:tab w:val="left" w:pos="139"/>
          <w:tab w:val="left" w:pos="378"/>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Оригинала счета-фактуры– 1 экз.;</w:t>
      </w:r>
    </w:p>
    <w:p w:rsidR="009D4F24" w:rsidRPr="00A8159A" w:rsidRDefault="009D4F24" w:rsidP="009D4F24">
      <w:pPr>
        <w:numPr>
          <w:ilvl w:val="0"/>
          <w:numId w:val="8"/>
        </w:numPr>
        <w:tabs>
          <w:tab w:val="left" w:pos="0"/>
          <w:tab w:val="left" w:pos="139"/>
          <w:tab w:val="left" w:pos="378"/>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i/>
          <w:lang w:eastAsia="ru-RU"/>
        </w:rPr>
        <w:t>Сопроводительных документов, в соответствии с п.2.4. Договора – 1 экз.;</w:t>
      </w:r>
    </w:p>
    <w:p w:rsidR="009D4F24" w:rsidRPr="00A8159A" w:rsidRDefault="009D4F24" w:rsidP="009D4F24">
      <w:pPr>
        <w:tabs>
          <w:tab w:val="left" w:pos="0"/>
          <w:tab w:val="left" w:pos="139"/>
        </w:tabs>
        <w:spacing w:after="0" w:line="240" w:lineRule="auto"/>
        <w:jc w:val="both"/>
        <w:rPr>
          <w:rFonts w:ascii="Times New Roman" w:hAnsi="Times New Roman"/>
          <w:b/>
          <w:color w:val="FF0000"/>
        </w:rPr>
      </w:pPr>
      <w:r w:rsidRPr="00A8159A">
        <w:rPr>
          <w:rFonts w:ascii="Times New Roman" w:hAnsi="Times New Roman"/>
          <w:b/>
          <w:color w:val="FF0000"/>
        </w:rPr>
        <w:t>В случае заключения договора с СМСП</w:t>
      </w:r>
      <w:r w:rsidRPr="00A8159A">
        <w:rPr>
          <w:rFonts w:ascii="Times New Roman" w:hAnsi="Times New Roman"/>
          <w:b/>
          <w:bCs/>
          <w:color w:val="FF0000"/>
          <w:lang w:eastAsia="ru-RU"/>
        </w:rPr>
        <w:t xml:space="preserve">, </w:t>
      </w:r>
      <w:r w:rsidRPr="00A8159A">
        <w:rPr>
          <w:rFonts w:ascii="Times New Roman" w:hAnsi="Times New Roman"/>
          <w:b/>
          <w:color w:val="FF0000"/>
        </w:rPr>
        <w:t>п.3.2.</w:t>
      </w:r>
      <w:r w:rsidRPr="00A8159A">
        <w:rPr>
          <w:rFonts w:ascii="Times New Roman" w:hAnsi="Times New Roman"/>
          <w:b/>
          <w:bCs/>
          <w:color w:val="FF0000"/>
          <w:lang w:eastAsia="ru-RU"/>
        </w:rPr>
        <w:t xml:space="preserve"> </w:t>
      </w:r>
      <w:r w:rsidRPr="00A8159A">
        <w:rPr>
          <w:rFonts w:ascii="Times New Roman" w:hAnsi="Times New Roman"/>
          <w:b/>
          <w:color w:val="FF0000"/>
        </w:rPr>
        <w:t>излагается в следующей редакции:</w:t>
      </w:r>
    </w:p>
    <w:p w:rsidR="009D4F24" w:rsidRPr="00A8159A" w:rsidRDefault="009D4F24" w:rsidP="009D4F24">
      <w:pPr>
        <w:tabs>
          <w:tab w:val="left" w:pos="0"/>
          <w:tab w:val="left" w:pos="139"/>
        </w:tabs>
        <w:spacing w:after="0" w:line="240" w:lineRule="auto"/>
        <w:jc w:val="both"/>
        <w:rPr>
          <w:rFonts w:ascii="Times New Roman" w:eastAsia="Times New Roman" w:hAnsi="Times New Roman"/>
          <w:i/>
          <w:lang w:eastAsia="ru-RU"/>
        </w:rPr>
      </w:pPr>
      <w:r w:rsidRPr="00A8159A">
        <w:rPr>
          <w:rFonts w:ascii="Times New Roman" w:hAnsi="Times New Roman"/>
        </w:rPr>
        <w:t xml:space="preserve">Оплата Продукции/Партии Продукции производится Покупателем в течение 7 рабочих дней с даты поставки Продукции (даты подписания </w:t>
      </w:r>
      <w:r w:rsidRPr="00A8159A">
        <w:rPr>
          <w:rFonts w:ascii="Times New Roman" w:eastAsia="Times New Roman" w:hAnsi="Times New Roman"/>
          <w:lang w:eastAsia="ru-RU"/>
        </w:rPr>
        <w:t xml:space="preserve">Покупателем </w:t>
      </w:r>
      <w:r w:rsidRPr="00A8159A">
        <w:rPr>
          <w:rFonts w:ascii="Times New Roman" w:eastAsia="Times New Roman" w:hAnsi="Times New Roman"/>
          <w:i/>
          <w:lang w:eastAsia="ru-RU"/>
        </w:rPr>
        <w:t>подписанной\-ого и направленной\-ого ему Поставщиком</w:t>
      </w:r>
      <w:r w:rsidRPr="00A8159A">
        <w:rPr>
          <w:rFonts w:ascii="Times New Roman" w:hAnsi="Times New Roman"/>
          <w:i/>
        </w:rPr>
        <w:t xml:space="preserve"> накладной по форме ТОРГ-12</w:t>
      </w:r>
      <w:r w:rsidRPr="00A8159A">
        <w:rPr>
          <w:rFonts w:ascii="Times New Roman" w:hAnsi="Times New Roman"/>
        </w:rPr>
        <w:t>/</w:t>
      </w:r>
      <w:r w:rsidRPr="00A8159A">
        <w:rPr>
          <w:rFonts w:ascii="Times New Roman" w:hAnsi="Times New Roman"/>
          <w:i/>
        </w:rPr>
        <w:t xml:space="preserve">УПД (универсальный передаточный документ)) </w:t>
      </w:r>
      <w:r w:rsidRPr="00A8159A">
        <w:rPr>
          <w:rFonts w:ascii="Times New Roman" w:hAnsi="Times New Roman"/>
        </w:rPr>
        <w:t xml:space="preserve">на </w:t>
      </w:r>
      <w:r w:rsidRPr="00A8159A">
        <w:rPr>
          <w:rFonts w:ascii="Times New Roman" w:hAnsi="Times New Roman"/>
        </w:rPr>
        <w:lastRenderedPageBreak/>
        <w:t xml:space="preserve">основании выставленного Поставщиком </w:t>
      </w:r>
      <w:r w:rsidRPr="00A8159A">
        <w:rPr>
          <w:rFonts w:ascii="Times New Roman" w:hAnsi="Times New Roman"/>
          <w:i/>
        </w:rPr>
        <w:t>счета</w:t>
      </w:r>
      <w:r w:rsidRPr="00A8159A">
        <w:rPr>
          <w:rFonts w:ascii="Times New Roman" w:hAnsi="Times New Roman"/>
        </w:rPr>
        <w:t>. Счет-фактура выставляется Поставщиком в сроки и в соответствии с требованиями НК РФ.</w:t>
      </w:r>
    </w:p>
    <w:p w:rsidR="009D4F24" w:rsidRPr="00A8159A" w:rsidRDefault="009D4F24" w:rsidP="009D4F24">
      <w:pPr>
        <w:numPr>
          <w:ilvl w:val="1"/>
          <w:numId w:val="6"/>
        </w:numPr>
        <w:tabs>
          <w:tab w:val="left" w:pos="0"/>
          <w:tab w:val="left" w:pos="139"/>
          <w:tab w:val="num" w:pos="565"/>
        </w:tabs>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lang w:eastAsia="ru-RU"/>
        </w:rPr>
        <w:t>Расчеты по договору производятся путем перечисления денежных средств на расчетный счет Поставщика,</w:t>
      </w:r>
      <w:r w:rsidRPr="00A8159A">
        <w:rPr>
          <w:rFonts w:ascii="Times New Roman" w:eastAsia="Times New Roman" w:hAnsi="Times New Roman"/>
          <w:i/>
          <w:lang w:eastAsia="ru-RU"/>
        </w:rPr>
        <w:t xml:space="preserve"> </w:t>
      </w:r>
      <w:r w:rsidRPr="00A8159A">
        <w:rPr>
          <w:rFonts w:ascii="Times New Roman" w:eastAsia="Times New Roman" w:hAnsi="Times New Roman"/>
          <w:lang w:eastAsia="ru-RU"/>
        </w:rPr>
        <w:t>указанный в статье 10 настоящего Договора, а так же могут иметь иную форму расчетов, не противоречащую законодательству РФ</w:t>
      </w:r>
      <w:r w:rsidRPr="00A8159A">
        <w:rPr>
          <w:rFonts w:ascii="Times New Roman" w:eastAsia="Times New Roman" w:hAnsi="Times New Roman"/>
          <w:i/>
          <w:lang w:eastAsia="ru-RU"/>
        </w:rPr>
        <w:t>.</w:t>
      </w:r>
    </w:p>
    <w:p w:rsidR="009D4F24" w:rsidRPr="00A8159A" w:rsidRDefault="009D4F24" w:rsidP="009D4F24">
      <w:pPr>
        <w:tabs>
          <w:tab w:val="left" w:pos="0"/>
          <w:tab w:val="left" w:pos="139"/>
        </w:tabs>
        <w:spacing w:after="0" w:line="240" w:lineRule="auto"/>
        <w:jc w:val="both"/>
        <w:rPr>
          <w:rFonts w:ascii="Times New Roman" w:eastAsia="Times New Roman" w:hAnsi="Times New Roman"/>
          <w:i/>
          <w:lang w:eastAsia="ru-RU"/>
        </w:rPr>
      </w:pPr>
    </w:p>
    <w:p w:rsidR="009D4F24" w:rsidRPr="00A8159A" w:rsidRDefault="009D4F24" w:rsidP="009D4F24">
      <w:pPr>
        <w:numPr>
          <w:ilvl w:val="0"/>
          <w:numId w:val="6"/>
        </w:numPr>
        <w:tabs>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Гарантии качества</w:t>
      </w:r>
    </w:p>
    <w:p w:rsidR="009D4F24" w:rsidRPr="00A8159A" w:rsidRDefault="009D4F24" w:rsidP="009D4F24">
      <w:pPr>
        <w:numPr>
          <w:ilvl w:val="1"/>
          <w:numId w:val="6"/>
        </w:numPr>
        <w:tabs>
          <w:tab w:val="left" w:pos="0"/>
          <w:tab w:val="left" w:pos="139"/>
          <w:tab w:val="num" w:pos="567"/>
        </w:tabs>
        <w:suppressAutoHyphens/>
        <w:spacing w:after="0" w:line="240" w:lineRule="auto"/>
        <w:ind w:left="0" w:firstLine="0"/>
        <w:contextualSpacing/>
        <w:jc w:val="both"/>
        <w:rPr>
          <w:rFonts w:ascii="Times New Roman" w:hAnsi="Times New Roman"/>
          <w:b/>
          <w:iCs/>
        </w:rPr>
      </w:pPr>
      <w:r w:rsidRPr="00A8159A">
        <w:rPr>
          <w:rFonts w:ascii="Times New Roman" w:eastAsia="Times New Roman" w:hAnsi="Times New Roman"/>
          <w:lang w:eastAsia="ru-RU"/>
        </w:rPr>
        <w:t>Продукция по своему качеству должна соответствовать</w:t>
      </w:r>
      <w:r w:rsidRPr="00A8159A">
        <w:rPr>
          <w:rFonts w:ascii="Times New Roman" w:eastAsia="Times New Roman" w:hAnsi="Times New Roman"/>
          <w:i/>
          <w:lang w:eastAsia="ru-RU"/>
        </w:rPr>
        <w:t xml:space="preserve"> ГОСТу, ОСТу, ТУ и иным ОТП, указанным в Спецификации, и подтверждаться сертификатом качества завода-изготовителя</w:t>
      </w:r>
    </w:p>
    <w:p w:rsidR="009D4F24" w:rsidRPr="00A8159A" w:rsidRDefault="009D4F24" w:rsidP="009D4F24">
      <w:pPr>
        <w:tabs>
          <w:tab w:val="left" w:pos="0"/>
          <w:tab w:val="left" w:pos="139"/>
        </w:tabs>
        <w:suppressAutoHyphens/>
        <w:spacing w:after="0" w:line="240" w:lineRule="auto"/>
        <w:contextualSpacing/>
        <w:jc w:val="both"/>
        <w:rPr>
          <w:rFonts w:ascii="Times New Roman" w:hAnsi="Times New Roman"/>
          <w:b/>
          <w:iCs/>
        </w:rPr>
      </w:pPr>
      <w:r w:rsidRPr="00A8159A">
        <w:rPr>
          <w:rFonts w:ascii="Times New Roman" w:eastAsia="Times New Roman" w:hAnsi="Times New Roman"/>
          <w:b/>
          <w:lang w:eastAsia="ar-SA"/>
        </w:rPr>
        <w:t>Гарантийный срок</w:t>
      </w:r>
      <w:r w:rsidRPr="00A8159A">
        <w:rPr>
          <w:rFonts w:ascii="Times New Roman" w:eastAsia="Times New Roman" w:hAnsi="Times New Roman"/>
          <w:lang w:eastAsia="ar-SA"/>
        </w:rPr>
        <w:t xml:space="preserve"> на Продукцию (далее – Гарантийный срок) </w:t>
      </w:r>
      <w:r w:rsidR="00F5448D" w:rsidRPr="00F5448D">
        <w:rPr>
          <w:rFonts w:ascii="Times New Roman" w:eastAsia="Times New Roman" w:hAnsi="Times New Roman"/>
          <w:lang w:eastAsia="ar-SA"/>
        </w:rPr>
        <w:t>составляет в соответствии с гарантиями завода изготовителя, начиная с момента поставки Продукции Покупателю</w:t>
      </w:r>
      <w:r w:rsidRPr="00A8159A">
        <w:rPr>
          <w:rFonts w:ascii="Times New Roman" w:eastAsia="Times New Roman" w:hAnsi="Times New Roman"/>
          <w:lang w:eastAsia="ar-SA"/>
        </w:rPr>
        <w:t>.</w:t>
      </w:r>
    </w:p>
    <w:p w:rsidR="009D4F24" w:rsidRPr="00A8159A" w:rsidRDefault="009D4F24" w:rsidP="009D4F24">
      <w:pPr>
        <w:tabs>
          <w:tab w:val="left" w:pos="0"/>
          <w:tab w:val="left" w:pos="139"/>
        </w:tabs>
        <w:suppressAutoHyphens/>
        <w:spacing w:after="0" w:line="240" w:lineRule="auto"/>
        <w:contextualSpacing/>
        <w:jc w:val="both"/>
        <w:rPr>
          <w:rFonts w:ascii="Times New Roman" w:eastAsia="Times New Roman" w:hAnsi="Times New Roman"/>
          <w:i/>
          <w:lang w:eastAsia="ru-RU"/>
        </w:rPr>
      </w:pPr>
      <w:r w:rsidRPr="00A8159A">
        <w:rPr>
          <w:rFonts w:ascii="Times New Roman" w:eastAsia="Times New Roman" w:hAnsi="Times New Roman"/>
          <w:b/>
          <w:i/>
          <w:lang w:eastAsia="ru-RU"/>
        </w:rPr>
        <w:t>Срок годности</w:t>
      </w:r>
      <w:r w:rsidRPr="00A8159A">
        <w:rPr>
          <w:rFonts w:ascii="Times New Roman" w:eastAsia="Times New Roman" w:hAnsi="Times New Roman"/>
          <w:i/>
          <w:lang w:eastAsia="ru-RU"/>
        </w:rPr>
        <w:t xml:space="preserve"> на конкретную Продукцию указывается в паспорте на эту Продукцию и определяется периодом времени, исчисляемым со дня ее изготовления, в течение которого Продукция пригодна к использованию</w:t>
      </w:r>
      <w:r w:rsidR="00C92AEE">
        <w:rPr>
          <w:rFonts w:ascii="Times New Roman" w:eastAsia="Times New Roman" w:hAnsi="Times New Roman"/>
          <w:i/>
          <w:lang w:eastAsia="ru-RU"/>
        </w:rPr>
        <w:t>.</w:t>
      </w:r>
    </w:p>
    <w:p w:rsidR="009D4F24" w:rsidRPr="00A8159A" w:rsidRDefault="009D4F24" w:rsidP="009D4F24">
      <w:pPr>
        <w:numPr>
          <w:ilvl w:val="1"/>
          <w:numId w:val="6"/>
        </w:numPr>
        <w:tabs>
          <w:tab w:val="left" w:pos="0"/>
          <w:tab w:val="left" w:pos="139"/>
          <w:tab w:val="num" w:pos="567"/>
        </w:tabs>
        <w:suppressAutoHyphens/>
        <w:spacing w:after="0" w:line="240" w:lineRule="auto"/>
        <w:ind w:left="0" w:firstLine="0"/>
        <w:contextualSpacing/>
        <w:jc w:val="both"/>
        <w:rPr>
          <w:rFonts w:ascii="Times New Roman" w:hAnsi="Times New Roman"/>
          <w:b/>
          <w:iCs/>
        </w:rPr>
      </w:pPr>
      <w:r w:rsidRPr="00A8159A">
        <w:rPr>
          <w:rFonts w:ascii="Times New Roman" w:eastAsia="Times New Roman" w:hAnsi="Times New Roman"/>
          <w:lang w:eastAsia="ar-SA"/>
        </w:rPr>
        <w:t xml:space="preserve">Срок прибытия представителей Поставщика в случае обнаружения Недостатков составляет </w:t>
      </w:r>
      <w:r w:rsidRPr="00A8159A">
        <w:rPr>
          <w:rFonts w:ascii="Times New Roman" w:eastAsia="Times New Roman" w:hAnsi="Times New Roman"/>
          <w:i/>
          <w:lang w:eastAsia="ar-SA"/>
        </w:rPr>
        <w:t>3 (три) календарных дня</w:t>
      </w:r>
      <w:r w:rsidRPr="00A8159A">
        <w:rPr>
          <w:rFonts w:ascii="Times New Roman" w:eastAsia="Times New Roman" w:hAnsi="Times New Roman"/>
          <w:lang w:eastAsia="ar-SA"/>
        </w:rPr>
        <w:t xml:space="preserve"> с момента получения соответствующего уведомления Покупателя, если иной более длительный срок не указан в уведомлении или не согласован Сторонами.</w:t>
      </w:r>
    </w:p>
    <w:p w:rsidR="009D4F24" w:rsidRPr="00A8159A" w:rsidRDefault="009D4F24" w:rsidP="009D4F24">
      <w:pPr>
        <w:numPr>
          <w:ilvl w:val="1"/>
          <w:numId w:val="6"/>
        </w:numPr>
        <w:tabs>
          <w:tab w:val="left" w:pos="0"/>
          <w:tab w:val="left" w:pos="139"/>
          <w:tab w:val="num" w:pos="567"/>
        </w:tabs>
        <w:suppressAutoHyphens/>
        <w:spacing w:after="0" w:line="240" w:lineRule="auto"/>
        <w:ind w:left="0" w:firstLine="0"/>
        <w:contextualSpacing/>
        <w:jc w:val="both"/>
        <w:rPr>
          <w:rFonts w:ascii="Times New Roman" w:hAnsi="Times New Roman"/>
          <w:b/>
          <w:iCs/>
        </w:rPr>
      </w:pPr>
      <w:r w:rsidRPr="00A8159A">
        <w:rPr>
          <w:rFonts w:ascii="Times New Roman" w:hAnsi="Times New Roman"/>
          <w:b/>
        </w:rPr>
        <w:t>Срок устранения Недостатков</w:t>
      </w:r>
      <w:r w:rsidRPr="00A8159A">
        <w:rPr>
          <w:rFonts w:ascii="Times New Roman" w:hAnsi="Times New Roman"/>
          <w:i/>
        </w:rPr>
        <w:t xml:space="preserve"> 15 (пятнадцать) календарных дней с даты получения Поставщиком уведомления Покупателя о выявленных Недостатках.</w:t>
      </w:r>
    </w:p>
    <w:p w:rsidR="009D4F24" w:rsidRPr="00A8159A" w:rsidRDefault="009D4F24" w:rsidP="009D4F24">
      <w:pPr>
        <w:numPr>
          <w:ilvl w:val="1"/>
          <w:numId w:val="6"/>
        </w:numPr>
        <w:tabs>
          <w:tab w:val="left" w:pos="0"/>
          <w:tab w:val="left" w:pos="139"/>
          <w:tab w:val="num" w:pos="567"/>
        </w:tabs>
        <w:suppressAutoHyphens/>
        <w:spacing w:after="0" w:line="240" w:lineRule="auto"/>
        <w:ind w:left="0" w:firstLine="0"/>
        <w:contextualSpacing/>
        <w:jc w:val="both"/>
        <w:rPr>
          <w:rFonts w:ascii="Times New Roman" w:hAnsi="Times New Roman"/>
          <w:b/>
          <w:iCs/>
        </w:rPr>
      </w:pPr>
      <w:r w:rsidRPr="00A8159A">
        <w:rPr>
          <w:rFonts w:ascii="Times New Roman" w:eastAsia="Times New Roman" w:hAnsi="Times New Roman"/>
          <w:lang w:eastAsia="ru-RU"/>
        </w:rPr>
        <w:t xml:space="preserve">Срок вывоза некачественной Продукции Поставщиком составляет </w:t>
      </w:r>
      <w:r w:rsidRPr="00A8159A">
        <w:rPr>
          <w:rFonts w:ascii="Times New Roman" w:eastAsia="Times New Roman" w:hAnsi="Times New Roman"/>
          <w:i/>
          <w:lang w:eastAsia="ru-RU"/>
        </w:rPr>
        <w:t xml:space="preserve">10 (десять) календарных дней </w:t>
      </w:r>
      <w:r w:rsidRPr="00A8159A">
        <w:rPr>
          <w:rFonts w:ascii="Times New Roman" w:hAnsi="Times New Roman"/>
          <w:i/>
        </w:rPr>
        <w:t>с даты получения Поставщиком уведомления Покупателя о выявленных Недостатках</w:t>
      </w:r>
      <w:r w:rsidRPr="00A8159A">
        <w:rPr>
          <w:rFonts w:ascii="Times New Roman" w:eastAsia="Times New Roman" w:hAnsi="Times New Roman"/>
          <w:lang w:eastAsia="ru-RU"/>
        </w:rPr>
        <w:t xml:space="preserve"> </w:t>
      </w:r>
    </w:p>
    <w:p w:rsidR="009D4F24" w:rsidRPr="00A8159A" w:rsidRDefault="009D4F24" w:rsidP="009D4F24">
      <w:pPr>
        <w:numPr>
          <w:ilvl w:val="1"/>
          <w:numId w:val="6"/>
        </w:numPr>
        <w:tabs>
          <w:tab w:val="left" w:pos="0"/>
          <w:tab w:val="left" w:pos="139"/>
          <w:tab w:val="num" w:pos="567"/>
        </w:tabs>
        <w:suppressAutoHyphens/>
        <w:spacing w:after="0" w:line="240" w:lineRule="auto"/>
        <w:ind w:left="0" w:firstLine="0"/>
        <w:contextualSpacing/>
        <w:jc w:val="both"/>
        <w:rPr>
          <w:rFonts w:ascii="Times New Roman" w:hAnsi="Times New Roman"/>
          <w:b/>
          <w:iCs/>
        </w:rPr>
      </w:pPr>
      <w:r w:rsidRPr="00A8159A">
        <w:rPr>
          <w:rFonts w:ascii="Times New Roman" w:eastAsia="Times New Roman" w:hAnsi="Times New Roman"/>
          <w:lang w:eastAsia="ru-RU"/>
        </w:rPr>
        <w:t>Срок ответственного хранения некачественно</w:t>
      </w:r>
      <w:r>
        <w:rPr>
          <w:rFonts w:ascii="Times New Roman" w:eastAsia="Times New Roman" w:hAnsi="Times New Roman"/>
          <w:lang w:eastAsia="ru-RU"/>
        </w:rPr>
        <w:t>й Продукции составляет не более</w:t>
      </w:r>
      <w:r w:rsidRPr="00A8159A">
        <w:rPr>
          <w:rFonts w:ascii="Times New Roman" w:eastAsia="Times New Roman" w:hAnsi="Times New Roman"/>
          <w:lang w:eastAsia="ru-RU"/>
        </w:rPr>
        <w:t xml:space="preserve"> </w:t>
      </w:r>
      <w:r w:rsidRPr="00A8159A">
        <w:rPr>
          <w:rFonts w:ascii="Times New Roman" w:eastAsia="Times New Roman" w:hAnsi="Times New Roman"/>
          <w:i/>
          <w:lang w:eastAsia="ru-RU"/>
        </w:rPr>
        <w:t>30 (тридцать)</w:t>
      </w:r>
      <w:r w:rsidRPr="00A8159A">
        <w:rPr>
          <w:rFonts w:ascii="Times New Roman" w:eastAsia="Times New Roman" w:hAnsi="Times New Roman"/>
          <w:lang w:eastAsia="ru-RU"/>
        </w:rPr>
        <w:t xml:space="preserve"> дней </w:t>
      </w:r>
      <w:r w:rsidRPr="00A8159A">
        <w:rPr>
          <w:rFonts w:ascii="Times New Roman" w:hAnsi="Times New Roman"/>
          <w:i/>
        </w:rPr>
        <w:t>с даты получения Поставщиком уведомления Покупателя о выявленных Недостатках</w:t>
      </w:r>
    </w:p>
    <w:p w:rsidR="009D4F24" w:rsidRPr="00A8159A" w:rsidRDefault="009D4F24" w:rsidP="009D4F24">
      <w:pPr>
        <w:numPr>
          <w:ilvl w:val="1"/>
          <w:numId w:val="6"/>
        </w:numPr>
        <w:tabs>
          <w:tab w:val="left" w:pos="0"/>
          <w:tab w:val="left" w:pos="139"/>
          <w:tab w:val="num" w:pos="567"/>
        </w:tabs>
        <w:suppressAutoHyphens/>
        <w:spacing w:after="0" w:line="240" w:lineRule="auto"/>
        <w:ind w:left="0" w:firstLine="0"/>
        <w:contextualSpacing/>
        <w:jc w:val="both"/>
        <w:rPr>
          <w:rFonts w:ascii="Times New Roman" w:hAnsi="Times New Roman"/>
          <w:b/>
          <w:iCs/>
        </w:rPr>
      </w:pPr>
      <w:r w:rsidRPr="00A8159A">
        <w:rPr>
          <w:rFonts w:ascii="Times New Roman" w:eastAsia="Times New Roman" w:hAnsi="Times New Roman"/>
          <w:i/>
          <w:lang w:eastAsia="ru-RU"/>
        </w:rPr>
        <w:t>В случае принятия Покупателем Продукции на ответственное хранение, Поставщик обязан возместить Покупателю убытки, а также оплатить услуги Покупателя по хранению Продукции. Стоимость услуг Покупателя по ответственному хранению Продукции составляет 1% от стоимости партии Продукции, принятой на ответственное хранение, за каждый день хранения.</w:t>
      </w:r>
    </w:p>
    <w:p w:rsidR="009D4F24" w:rsidRPr="00A8159A" w:rsidRDefault="009D4F24" w:rsidP="009D4F24">
      <w:pPr>
        <w:widowControl w:val="0"/>
        <w:numPr>
          <w:ilvl w:val="1"/>
          <w:numId w:val="6"/>
        </w:numPr>
        <w:tabs>
          <w:tab w:val="left" w:pos="0"/>
          <w:tab w:val="left" w:pos="139"/>
          <w:tab w:val="left" w:pos="567"/>
          <w:tab w:val="num" w:pos="1276"/>
        </w:tabs>
        <w:suppressAutoHyphens/>
        <w:spacing w:after="0" w:line="240" w:lineRule="auto"/>
        <w:ind w:left="0" w:firstLine="0"/>
        <w:contextualSpacing/>
        <w:jc w:val="both"/>
        <w:rPr>
          <w:rFonts w:ascii="Times New Roman" w:hAnsi="Times New Roman"/>
        </w:rPr>
      </w:pPr>
      <w:r w:rsidRPr="00A8159A">
        <w:rPr>
          <w:rFonts w:ascii="Times New Roman" w:eastAsia="Times New Roman" w:hAnsi="Times New Roman"/>
          <w:lang w:eastAsia="ru-RU"/>
        </w:rPr>
        <w:t xml:space="preserve">В случае разногласий о качестве Продукции, Стороны </w:t>
      </w:r>
      <w:r w:rsidRPr="00A8159A">
        <w:rPr>
          <w:rFonts w:ascii="Times New Roman" w:hAnsi="Times New Roman"/>
        </w:rPr>
        <w:t>произведут отбор проб (образцов) в двух экземплярах. Один экземпляр для передачи в лабораторию завода-изготовителя</w:t>
      </w:r>
      <w:r w:rsidRPr="00A8159A">
        <w:rPr>
          <w:rFonts w:ascii="Times New Roman" w:hAnsi="Times New Roman"/>
          <w:i/>
          <w:lang w:eastAsia="ar-SA"/>
        </w:rPr>
        <w:t xml:space="preserve">, </w:t>
      </w:r>
      <w:r w:rsidRPr="00A8159A">
        <w:rPr>
          <w:rFonts w:ascii="Times New Roman" w:hAnsi="Times New Roman"/>
        </w:rPr>
        <w:t xml:space="preserve">второй экземпляр остается у Покупателя. </w:t>
      </w:r>
    </w:p>
    <w:p w:rsidR="009D4F24" w:rsidRPr="00A8159A" w:rsidRDefault="009D4F24" w:rsidP="009D4F24">
      <w:pPr>
        <w:pStyle w:val="a6"/>
        <w:widowControl w:val="0"/>
        <w:tabs>
          <w:tab w:val="left" w:pos="0"/>
          <w:tab w:val="left" w:pos="139"/>
          <w:tab w:val="left" w:pos="567"/>
        </w:tabs>
        <w:spacing w:line="240" w:lineRule="auto"/>
        <w:ind w:left="0" w:firstLine="0"/>
        <w:rPr>
          <w:sz w:val="22"/>
          <w:szCs w:val="22"/>
        </w:rPr>
      </w:pPr>
      <w:r w:rsidRPr="00A8159A">
        <w:rPr>
          <w:sz w:val="22"/>
          <w:szCs w:val="22"/>
        </w:rPr>
        <w:t xml:space="preserve">Отобранные образцы (пробы) опечатываются либо пломбируются и снабжаются этикетками, подписанными лицами, участвующими в отборе. Поставщик в течение </w:t>
      </w:r>
      <w:r w:rsidRPr="00A8159A">
        <w:rPr>
          <w:i/>
          <w:sz w:val="22"/>
          <w:szCs w:val="22"/>
        </w:rPr>
        <w:t>20 (двадцати)</w:t>
      </w:r>
      <w:r w:rsidRPr="00A8159A">
        <w:rPr>
          <w:sz w:val="22"/>
          <w:szCs w:val="22"/>
        </w:rPr>
        <w:t xml:space="preserve"> календарных дней обязан обеспечить исследование и сообщить Покупателю результаты в письменном виде. Если Покупатель не согласен с результатами, он вправе передать свои образцы (пробы) на исследование по своему усмотрению в независимую экспертную организацию. Расходы по доставке проб (образцов) и оплате исследования в независимой экспертной организации первоначально производится Покупателем. В случае подтверждения несоответствия качества поставленной Продукции требованиям настоящего Договора, Поставщик возмещает Покупателю документально подтвержденные затраты на расходы по доставке проб (образцов) и проведение исследования.</w:t>
      </w:r>
    </w:p>
    <w:p w:rsidR="009D4F24" w:rsidRPr="00A8159A" w:rsidRDefault="009D4F24" w:rsidP="009D4F24">
      <w:pPr>
        <w:pStyle w:val="a6"/>
        <w:widowControl w:val="0"/>
        <w:tabs>
          <w:tab w:val="left" w:pos="0"/>
          <w:tab w:val="left" w:pos="139"/>
          <w:tab w:val="left" w:pos="567"/>
        </w:tabs>
        <w:spacing w:line="240" w:lineRule="auto"/>
        <w:ind w:left="0" w:firstLine="0"/>
        <w:rPr>
          <w:b/>
          <w:iCs/>
          <w:sz w:val="22"/>
          <w:szCs w:val="22"/>
        </w:rPr>
      </w:pPr>
    </w:p>
    <w:p w:rsidR="009D4F24" w:rsidRPr="00A8159A" w:rsidRDefault="009D4F24" w:rsidP="009D4F24">
      <w:pPr>
        <w:numPr>
          <w:ilvl w:val="0"/>
          <w:numId w:val="6"/>
        </w:numPr>
        <w:tabs>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Ответственность</w:t>
      </w:r>
    </w:p>
    <w:p w:rsidR="009D4F24" w:rsidRPr="00A8159A" w:rsidRDefault="009D4F24" w:rsidP="009D4F24">
      <w:pPr>
        <w:numPr>
          <w:ilvl w:val="1"/>
          <w:numId w:val="6"/>
        </w:numPr>
        <w:tabs>
          <w:tab w:val="left" w:pos="0"/>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Поставщик обязан по требованию Покупателя выплатить Покупателю неустойку за нарушение сроков поставки Продукции/</w:t>
      </w:r>
      <w:r w:rsidR="00F5448D">
        <w:rPr>
          <w:rFonts w:ascii="Times New Roman" w:eastAsia="Times New Roman" w:hAnsi="Times New Roman"/>
          <w:lang w:eastAsia="ru-RU"/>
        </w:rPr>
        <w:t>П</w:t>
      </w:r>
      <w:r w:rsidRPr="00A8159A">
        <w:rPr>
          <w:rFonts w:ascii="Times New Roman" w:eastAsia="Times New Roman" w:hAnsi="Times New Roman"/>
          <w:lang w:eastAsia="ru-RU"/>
        </w:rPr>
        <w:t xml:space="preserve">артии Продукции (в том числе недопоставку, поставку Продукции с Недостатками) в размере </w:t>
      </w:r>
      <w:r w:rsidRPr="00A8159A">
        <w:rPr>
          <w:rFonts w:ascii="Times New Roman" w:eastAsia="Times New Roman" w:hAnsi="Times New Roman"/>
          <w:i/>
          <w:lang w:eastAsia="ru-RU"/>
        </w:rPr>
        <w:t>0,1% (одна десятая процента)</w:t>
      </w:r>
      <w:r w:rsidRPr="00A8159A">
        <w:rPr>
          <w:rFonts w:ascii="Times New Roman" w:eastAsia="Times New Roman" w:hAnsi="Times New Roman"/>
          <w:lang w:eastAsia="ru-RU"/>
        </w:rPr>
        <w:t xml:space="preserve"> от Стоимости Продукции/ </w:t>
      </w:r>
      <w:r w:rsidRPr="00A8159A">
        <w:rPr>
          <w:rFonts w:ascii="Times New Roman" w:eastAsia="Times New Roman" w:hAnsi="Times New Roman"/>
          <w:i/>
          <w:lang w:eastAsia="ru-RU"/>
        </w:rPr>
        <w:t xml:space="preserve">Партии </w:t>
      </w:r>
      <w:r w:rsidR="00C92AEE" w:rsidRPr="00A8159A">
        <w:rPr>
          <w:rFonts w:ascii="Times New Roman" w:eastAsia="Times New Roman" w:hAnsi="Times New Roman"/>
          <w:i/>
          <w:lang w:eastAsia="ru-RU"/>
        </w:rPr>
        <w:t>Продукции</w:t>
      </w:r>
      <w:r w:rsidR="00C92AEE" w:rsidRPr="00A8159A">
        <w:rPr>
          <w:rFonts w:ascii="Times New Roman" w:eastAsia="Times New Roman" w:hAnsi="Times New Roman"/>
          <w:lang w:eastAsia="ru-RU"/>
        </w:rPr>
        <w:t xml:space="preserve"> за</w:t>
      </w:r>
      <w:r w:rsidRPr="00A8159A">
        <w:rPr>
          <w:rFonts w:ascii="Times New Roman" w:eastAsia="Times New Roman" w:hAnsi="Times New Roman"/>
          <w:lang w:eastAsia="ru-RU"/>
        </w:rPr>
        <w:t xml:space="preserve"> каждый день просрочки, начиная с первого дня просрочки до даты фактического исполнения обязательства.</w:t>
      </w:r>
    </w:p>
    <w:p w:rsidR="009D4F24" w:rsidRPr="00A8159A" w:rsidRDefault="009D4F24" w:rsidP="009D4F24">
      <w:pPr>
        <w:numPr>
          <w:ilvl w:val="1"/>
          <w:numId w:val="6"/>
        </w:numPr>
        <w:tabs>
          <w:tab w:val="left" w:pos="0"/>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Поставщик обязан по требованию Покупателя выплатить Покупателю штраф в случае поставки Продукции с Недостатками в размере 1 % от Стоимости Продукции/</w:t>
      </w:r>
      <w:r w:rsidRPr="00A8159A">
        <w:rPr>
          <w:rFonts w:ascii="Times New Roman" w:eastAsia="Times New Roman" w:hAnsi="Times New Roman"/>
          <w:i/>
          <w:iCs/>
          <w:lang w:eastAsia="ru-RU"/>
        </w:rPr>
        <w:t>Партии Продукции</w:t>
      </w:r>
      <w:r w:rsidRPr="00A8159A">
        <w:rPr>
          <w:rFonts w:ascii="Times New Roman" w:eastAsia="Times New Roman" w:hAnsi="Times New Roman"/>
          <w:lang w:eastAsia="ru-RU"/>
        </w:rPr>
        <w:t>, в которой обнаружен Недостаток</w:t>
      </w:r>
      <w:r w:rsidRPr="00A8159A">
        <w:rPr>
          <w:rFonts w:ascii="Times New Roman" w:eastAsia="Times New Roman" w:hAnsi="Times New Roman"/>
          <w:i/>
          <w:iCs/>
          <w:lang w:eastAsia="ru-RU"/>
        </w:rPr>
        <w:t>.</w:t>
      </w:r>
    </w:p>
    <w:p w:rsidR="009D4F24" w:rsidRPr="00A8159A" w:rsidRDefault="009D4F24" w:rsidP="009D4F24">
      <w:pPr>
        <w:numPr>
          <w:ilvl w:val="1"/>
          <w:numId w:val="6"/>
        </w:numPr>
        <w:spacing w:after="0" w:line="240" w:lineRule="auto"/>
        <w:ind w:left="0" w:firstLine="0"/>
        <w:jc w:val="both"/>
        <w:rPr>
          <w:rFonts w:ascii="Times New Roman" w:eastAsia="Times New Roman" w:hAnsi="Times New Roman"/>
          <w:i/>
          <w:lang w:eastAsia="ru-RU"/>
        </w:rPr>
      </w:pPr>
      <w:r w:rsidRPr="00A8159A">
        <w:rPr>
          <w:rFonts w:ascii="Times New Roman" w:eastAsia="Times New Roman" w:hAnsi="Times New Roman"/>
          <w:lang w:eastAsia="ru-RU"/>
        </w:rPr>
        <w:t xml:space="preserve">Поставщик обязан по требованию Покупателя выплатить Покупателю неустойку за нарушение сроков устранения Недостатков, предусмотренных Договором, в размере </w:t>
      </w:r>
      <w:r w:rsidRPr="00A8159A">
        <w:rPr>
          <w:rFonts w:ascii="Times New Roman" w:eastAsia="Times New Roman" w:hAnsi="Times New Roman"/>
          <w:i/>
          <w:lang w:eastAsia="ru-RU"/>
        </w:rPr>
        <w:t>0,1% от Стоимости Продукции/ Партии Продукции</w:t>
      </w:r>
      <w:r w:rsidRPr="00A8159A">
        <w:rPr>
          <w:rFonts w:ascii="Times New Roman" w:eastAsia="Times New Roman" w:hAnsi="Times New Roman"/>
          <w:lang w:eastAsia="ru-RU"/>
        </w:rPr>
        <w:t>, в которой обнаружен недостаток,</w:t>
      </w:r>
      <w:r w:rsidRPr="00A8159A">
        <w:rPr>
          <w:rFonts w:ascii="Times New Roman" w:eastAsia="Times New Roman" w:hAnsi="Times New Roman"/>
          <w:i/>
          <w:lang w:eastAsia="ru-RU"/>
        </w:rPr>
        <w:t xml:space="preserve"> за каждый день просрочки.</w:t>
      </w:r>
    </w:p>
    <w:p w:rsidR="009D4F24" w:rsidRPr="00A8159A" w:rsidRDefault="009D4F24" w:rsidP="009D4F24">
      <w:pPr>
        <w:spacing w:after="0" w:line="240" w:lineRule="auto"/>
        <w:ind w:firstLine="567"/>
        <w:jc w:val="both"/>
        <w:rPr>
          <w:rFonts w:ascii="Times New Roman" w:eastAsia="Times New Roman" w:hAnsi="Times New Roman"/>
          <w:lang w:eastAsia="ru-RU"/>
        </w:rPr>
      </w:pPr>
      <w:r w:rsidRPr="00A8159A">
        <w:rPr>
          <w:rFonts w:ascii="Times New Roman" w:eastAsia="Times New Roman" w:hAnsi="Times New Roman"/>
          <w:lang w:eastAsia="ru-RU"/>
        </w:rPr>
        <w:t>В случае, если Покупатель обнаружит:</w:t>
      </w:r>
    </w:p>
    <w:p w:rsidR="009D4F24" w:rsidRPr="00A8159A" w:rsidRDefault="009D4F24" w:rsidP="009D4F24">
      <w:pPr>
        <w:spacing w:after="0" w:line="240" w:lineRule="auto"/>
        <w:ind w:firstLine="567"/>
        <w:jc w:val="both"/>
        <w:rPr>
          <w:rFonts w:ascii="Times New Roman" w:eastAsia="Times New Roman" w:hAnsi="Times New Roman"/>
          <w:lang w:eastAsia="ru-RU"/>
        </w:rPr>
      </w:pPr>
      <w:r w:rsidRPr="00A8159A">
        <w:rPr>
          <w:rFonts w:ascii="Times New Roman" w:eastAsia="Times New Roman" w:hAnsi="Times New Roman"/>
          <w:lang w:eastAsia="ru-RU"/>
        </w:rPr>
        <w:t>• нелегальность ввоза (ввоз с нарушением требований законодательства РФ) Продукции на территорию РФ;</w:t>
      </w:r>
    </w:p>
    <w:p w:rsidR="009D4F24" w:rsidRPr="00A8159A" w:rsidRDefault="009D4F24" w:rsidP="009D4F24">
      <w:pPr>
        <w:spacing w:after="0" w:line="240" w:lineRule="auto"/>
        <w:ind w:firstLine="567"/>
        <w:jc w:val="both"/>
        <w:rPr>
          <w:rFonts w:ascii="Times New Roman" w:eastAsia="Times New Roman" w:hAnsi="Times New Roman"/>
          <w:lang w:eastAsia="ru-RU"/>
        </w:rPr>
      </w:pPr>
      <w:r w:rsidRPr="00A8159A">
        <w:rPr>
          <w:rFonts w:ascii="Times New Roman" w:eastAsia="Times New Roman" w:hAnsi="Times New Roman"/>
          <w:iCs/>
        </w:rPr>
        <w:lastRenderedPageBreak/>
        <w:t>• поставку Продукции с нарушением положений о применении национального режима (п. 1.3 Договора),</w:t>
      </w:r>
      <w:r w:rsidRPr="00A8159A">
        <w:rPr>
          <w:rFonts w:ascii="Times New Roman" w:eastAsia="Times New Roman" w:hAnsi="Times New Roman"/>
          <w:lang w:eastAsia="ru-RU"/>
        </w:rPr>
        <w:t xml:space="preserve"> </w:t>
      </w:r>
    </w:p>
    <w:p w:rsidR="009D4F24" w:rsidRPr="00A8159A" w:rsidRDefault="009D4F24" w:rsidP="009D4F24">
      <w:pPr>
        <w:spacing w:after="0" w:line="240" w:lineRule="auto"/>
        <w:ind w:firstLine="567"/>
        <w:jc w:val="both"/>
        <w:rPr>
          <w:rFonts w:ascii="Times New Roman" w:eastAsia="Times New Roman" w:hAnsi="Times New Roman"/>
          <w:lang w:eastAsia="ru-RU"/>
        </w:rPr>
      </w:pPr>
      <w:r w:rsidRPr="00A8159A">
        <w:rPr>
          <w:rFonts w:ascii="Times New Roman" w:eastAsia="Times New Roman" w:hAnsi="Times New Roman"/>
          <w:lang w:eastAsia="ru-RU"/>
        </w:rPr>
        <w:t xml:space="preserve">Продукция возвращается Поставщику (за счет Поставщика). При этом Поставщик обязан выплатить Покупателю штраф в размере </w:t>
      </w:r>
      <w:r w:rsidR="00C92AEE" w:rsidRPr="00A8159A">
        <w:rPr>
          <w:rFonts w:ascii="Times New Roman" w:eastAsia="Times New Roman" w:hAnsi="Times New Roman"/>
          <w:lang w:eastAsia="ru-RU"/>
        </w:rPr>
        <w:t>двукратной стоимости,</w:t>
      </w:r>
      <w:r w:rsidRPr="00A8159A">
        <w:rPr>
          <w:rFonts w:ascii="Times New Roman" w:eastAsia="Times New Roman" w:hAnsi="Times New Roman"/>
          <w:lang w:eastAsia="ru-RU"/>
        </w:rPr>
        <w:t xml:space="preserve"> нелегально ввезенной в РФ </w:t>
      </w:r>
      <w:r w:rsidRPr="00A8159A">
        <w:rPr>
          <w:rFonts w:ascii="Times New Roman" w:eastAsia="Times New Roman" w:hAnsi="Times New Roman"/>
          <w:iCs/>
          <w:lang w:eastAsia="ru-RU"/>
        </w:rPr>
        <w:t>или поставленной с нарушением</w:t>
      </w:r>
      <w:r w:rsidRPr="00A8159A">
        <w:rPr>
          <w:rFonts w:ascii="Times New Roman" w:eastAsia="Times New Roman" w:hAnsi="Times New Roman"/>
          <w:iCs/>
        </w:rPr>
        <w:t xml:space="preserve"> требований национального режима</w:t>
      </w:r>
      <w:r w:rsidRPr="00A8159A">
        <w:rPr>
          <w:rFonts w:ascii="Times New Roman" w:eastAsia="Times New Roman" w:hAnsi="Times New Roman"/>
          <w:lang w:eastAsia="ru-RU"/>
        </w:rPr>
        <w:t xml:space="preserve"> Продукции, а Покупатель вправе в одностороннем порядке отказаться от исполнения Договора без возмещения Поставщику каких-либо его потерь (расходов, убытков и пр.).</w:t>
      </w:r>
    </w:p>
    <w:p w:rsidR="009D4F24" w:rsidRPr="00A8159A" w:rsidRDefault="009D4F24" w:rsidP="009D4F24">
      <w:pPr>
        <w:numPr>
          <w:ilvl w:val="1"/>
          <w:numId w:val="6"/>
        </w:numPr>
        <w:tabs>
          <w:tab w:val="left" w:pos="0"/>
        </w:tabs>
        <w:spacing w:after="0" w:line="240" w:lineRule="auto"/>
        <w:ind w:left="0" w:firstLine="0"/>
        <w:jc w:val="both"/>
        <w:rPr>
          <w:rFonts w:ascii="Times New Roman" w:eastAsia="Times New Roman" w:hAnsi="Times New Roman"/>
          <w:lang w:eastAsia="ru-RU"/>
        </w:rPr>
      </w:pPr>
      <w:r w:rsidRPr="00A8159A">
        <w:rPr>
          <w:rFonts w:ascii="Times New Roman" w:hAnsi="Times New Roman"/>
        </w:rPr>
        <w:t>За нарушение сроков оплаты за поставленную Продукцию, предусмотренных Договором, более чем на 30 (тридцать) календарных дней, Поставщик вправе требовать с Покупателя уплаты неустойки из расчета 0,013 % (Ноль целых 13/1000 процента) от неуплаченной суммы за каждый день просрочки платежа, начиная с 31 (тридцать первого) дня просрочки. Указанное положение не применяется к просрочке выплаты авансовых платежей. Данная неустойка является исключительной, иные меры ответственности за просрочку оплаты, в т.ч. за период до 30-го дня просрочки, к Покупателю не применяются. Неустойка рассчитывается по формуле простых процентов с 31 (тридцать первого) дня просрочки до даты фактического его осуществления. Если какое-либо событие непосредственно задерживает или препятствует перечислению Покупателем какого-либо платежа, включая случаи ограничения по платежам или валютным операциям, установленные в соответствии с законными или незаконными актами государственных органов, и случаи сбоев в банковской системе, Покупатель освобождается от обязательств по уплате неустойки</w:t>
      </w:r>
      <w:r w:rsidRPr="00A8159A">
        <w:rPr>
          <w:rFonts w:ascii="Times New Roman" w:eastAsia="Times New Roman" w:hAnsi="Times New Roman"/>
          <w:lang w:eastAsia="ru-RU"/>
        </w:rPr>
        <w:t>.</w:t>
      </w:r>
    </w:p>
    <w:p w:rsidR="009D4F24" w:rsidRPr="00A8159A" w:rsidRDefault="009D4F24" w:rsidP="009D4F24">
      <w:pPr>
        <w:numPr>
          <w:ilvl w:val="1"/>
          <w:numId w:val="6"/>
        </w:numPr>
        <w:tabs>
          <w:tab w:val="left" w:pos="0"/>
          <w:tab w:val="left" w:pos="851"/>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За нарушение работниками Поставщика, привлеченными им субпоставщиками (соисполнителями) и/или их работниками запрета на осуществление фотосъемки и/или видеосъемки, аудиозаписи на территории Объекта, Поставщик обязан выплатить штраф в размере 500 000 рублей за каждый случай нарушения.  В случае распространения (передачи третьим лицам, публикации, размещения в сети Интернет и/или социальных сетях, мессенджерах без письменного согласования Покупателя)  фотоматериалов и/или видеоматериалов, аудиоматериалов, сделанных на территории Объекта работниками Поставщика, привлеченными им субпоставщиками (соисполнителями) и/или их работниками, а также фотоматериалов и/или видеоматериалов, аудиоматериалов, предоставленных Поставщику Покупателем в рамках исполнения договора, Поставщик обязан выплатить штраф в размере 1 000 000 рублей за каждый случай нарушения.</w:t>
      </w:r>
    </w:p>
    <w:p w:rsidR="009D4F24" w:rsidRPr="00A8159A" w:rsidRDefault="009D4F24" w:rsidP="009D4F24">
      <w:pPr>
        <w:tabs>
          <w:tab w:val="left" w:pos="0"/>
        </w:tabs>
        <w:spacing w:after="0" w:line="240" w:lineRule="auto"/>
        <w:jc w:val="both"/>
        <w:rPr>
          <w:rFonts w:ascii="Times New Roman" w:hAnsi="Times New Roman"/>
          <w:b/>
          <w:iCs/>
        </w:rPr>
      </w:pPr>
    </w:p>
    <w:p w:rsidR="009D4F24" w:rsidRPr="00A8159A" w:rsidRDefault="009D4F24" w:rsidP="009D4F24">
      <w:pPr>
        <w:numPr>
          <w:ilvl w:val="0"/>
          <w:numId w:val="6"/>
        </w:numPr>
        <w:tabs>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Изменение и расторжение Договора</w:t>
      </w:r>
    </w:p>
    <w:p w:rsidR="009D4F24" w:rsidRPr="00A8159A" w:rsidRDefault="009D4F24" w:rsidP="009D4F24">
      <w:pPr>
        <w:pStyle w:val="a6"/>
        <w:numPr>
          <w:ilvl w:val="1"/>
          <w:numId w:val="6"/>
        </w:numPr>
        <w:tabs>
          <w:tab w:val="left" w:pos="0"/>
        </w:tabs>
        <w:spacing w:line="240" w:lineRule="auto"/>
        <w:ind w:left="0" w:firstLine="0"/>
        <w:rPr>
          <w:i/>
          <w:sz w:val="22"/>
          <w:szCs w:val="22"/>
        </w:rPr>
      </w:pPr>
      <w:r w:rsidRPr="00A8159A">
        <w:rPr>
          <w:b/>
          <w:sz w:val="22"/>
          <w:szCs w:val="22"/>
        </w:rPr>
        <w:t>Расторжение Договора и/или отказ от исполнения Договора по инициативе Поставщика.</w:t>
      </w:r>
      <w:r w:rsidRPr="00A8159A">
        <w:rPr>
          <w:sz w:val="22"/>
          <w:szCs w:val="22"/>
        </w:rPr>
        <w:t xml:space="preserve"> </w:t>
      </w:r>
    </w:p>
    <w:p w:rsidR="009D4F24" w:rsidRPr="00A8159A" w:rsidRDefault="009D4F24" w:rsidP="009D4F24">
      <w:pPr>
        <w:pStyle w:val="a6"/>
        <w:tabs>
          <w:tab w:val="left" w:pos="0"/>
        </w:tabs>
        <w:spacing w:line="240" w:lineRule="auto"/>
        <w:ind w:left="0" w:right="34" w:firstLine="0"/>
        <w:rPr>
          <w:sz w:val="22"/>
          <w:szCs w:val="22"/>
        </w:rPr>
      </w:pPr>
      <w:r w:rsidRPr="00A8159A">
        <w:rPr>
          <w:sz w:val="22"/>
          <w:szCs w:val="22"/>
        </w:rPr>
        <w:t>Поставщик вправе отказаться от исполнения Договора или требовать его расторжения, в порядке и на условиях, предусмотренных настоящим пунктом, в случае существенного нарушения Покупателем обязательств по Договору. Под Существенным нарушением понимается исключительно безосновательное нарушение Покупателем обязательств по оплате Продукции более, чем на 60 (шестьдесят) рабочих дней два и более раза в течение трех месяцев. В случае если Покупатель допустил Существенное нарушение, Поставщик уведомит Покупателя о допущенном Существенном нарушении, а Покупатель обязуется устранить допущенное Существенное нарушение в течение 30 дней с даты получения такого уведомления. В случае, если Покупатель не устранит допущенное Существенное нарушение, то у Поставщика возникает право на отказ от исполнения Договора или расторжения Договора.</w:t>
      </w:r>
    </w:p>
    <w:p w:rsidR="009D4F24" w:rsidRPr="00A8159A" w:rsidRDefault="009D4F24" w:rsidP="009D4F24">
      <w:pPr>
        <w:pStyle w:val="a6"/>
        <w:numPr>
          <w:ilvl w:val="1"/>
          <w:numId w:val="6"/>
        </w:numPr>
        <w:tabs>
          <w:tab w:val="left" w:pos="0"/>
        </w:tabs>
        <w:spacing w:line="240" w:lineRule="auto"/>
        <w:ind w:left="0" w:firstLine="0"/>
        <w:rPr>
          <w:i/>
          <w:sz w:val="22"/>
          <w:szCs w:val="22"/>
        </w:rPr>
      </w:pPr>
      <w:r w:rsidRPr="00A8159A">
        <w:rPr>
          <w:b/>
          <w:sz w:val="22"/>
          <w:szCs w:val="22"/>
        </w:rPr>
        <w:t>Расторжение Договора и/или отказ от исполнения Договора по инициативе Покупателя.</w:t>
      </w:r>
    </w:p>
    <w:p w:rsidR="009D4F24" w:rsidRPr="00A8159A" w:rsidRDefault="009D4F24" w:rsidP="009D4F24">
      <w:pPr>
        <w:pStyle w:val="a6"/>
        <w:tabs>
          <w:tab w:val="left" w:pos="0"/>
        </w:tabs>
        <w:spacing w:line="240" w:lineRule="auto"/>
        <w:ind w:left="0" w:firstLine="0"/>
        <w:rPr>
          <w:i/>
          <w:sz w:val="22"/>
          <w:szCs w:val="22"/>
        </w:rPr>
      </w:pPr>
      <w:r w:rsidRPr="00A8159A">
        <w:rPr>
          <w:sz w:val="22"/>
          <w:szCs w:val="22"/>
        </w:rPr>
        <w:t>Существенным нарушением Договора со стороны Поставщика, в результате которого у Покупателя возникает право отказаться от исполнения Договора полностью или в части, являются:</w:t>
      </w:r>
    </w:p>
    <w:p w:rsidR="009D4F24" w:rsidRPr="00A8159A" w:rsidRDefault="009D4F24" w:rsidP="009D4F24">
      <w:pPr>
        <w:widowControl w:val="0"/>
        <w:numPr>
          <w:ilvl w:val="0"/>
          <w:numId w:val="1"/>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нарушение Поставщиком срока поставки Продукции/Партии Продукции, предусмотренные в п.2.2. Договора или Спецификации на срок более 10 (десять) календарных дней, либо неоднократной (более двух раз) просрочки поставки Продукции/Партий Продукции;</w:t>
      </w:r>
    </w:p>
    <w:p w:rsidR="009D4F24" w:rsidRPr="00A8159A" w:rsidRDefault="009D4F24" w:rsidP="009D4F24">
      <w:pPr>
        <w:widowControl w:val="0"/>
        <w:numPr>
          <w:ilvl w:val="0"/>
          <w:numId w:val="1"/>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несоблюдения Поставщиком требований по качеству и комплектности Продукции (Поставщик поставил Продукцию с Недостатками), если устранение Недостатков в сроки, установленные в Договоре не представляется возможным;</w:t>
      </w:r>
    </w:p>
    <w:p w:rsidR="009D4F24" w:rsidRPr="00A8159A" w:rsidRDefault="009D4F24" w:rsidP="009D4F24">
      <w:pPr>
        <w:widowControl w:val="0"/>
        <w:numPr>
          <w:ilvl w:val="0"/>
          <w:numId w:val="1"/>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нарушение Поставщиком срока устранения Недостатков, предусмотренного Договором, более чем на 10 (десять) календарных дней;</w:t>
      </w:r>
    </w:p>
    <w:p w:rsidR="009D4F24" w:rsidRPr="00A8159A" w:rsidRDefault="009D4F24" w:rsidP="009D4F24">
      <w:pPr>
        <w:widowControl w:val="0"/>
        <w:numPr>
          <w:ilvl w:val="0"/>
          <w:numId w:val="1"/>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неоднократная (более двух раз) поставка Продукции с Недостатками.</w:t>
      </w:r>
    </w:p>
    <w:p w:rsidR="009D4F24" w:rsidRPr="00A8159A" w:rsidRDefault="009D4F24" w:rsidP="009D4F24">
      <w:pPr>
        <w:pStyle w:val="a6"/>
        <w:numPr>
          <w:ilvl w:val="1"/>
          <w:numId w:val="6"/>
        </w:numPr>
        <w:tabs>
          <w:tab w:val="left" w:pos="0"/>
        </w:tabs>
        <w:spacing w:line="240" w:lineRule="auto"/>
        <w:ind w:left="0" w:firstLine="0"/>
        <w:rPr>
          <w:sz w:val="22"/>
          <w:szCs w:val="22"/>
        </w:rPr>
      </w:pPr>
      <w:r w:rsidRPr="00A8159A">
        <w:rPr>
          <w:sz w:val="22"/>
          <w:szCs w:val="22"/>
        </w:rPr>
        <w:lastRenderedPageBreak/>
        <w:t xml:space="preserve">Вне зависимости от наступления обстоятельств, предусмотренных п.6.3. </w:t>
      </w:r>
      <w:r w:rsidRPr="00A8159A">
        <w:rPr>
          <w:snapToGrid w:val="0"/>
          <w:sz w:val="22"/>
          <w:szCs w:val="22"/>
          <w:lang w:eastAsia="ar-SA"/>
        </w:rPr>
        <w:t>Общих условий</w:t>
      </w:r>
      <w:r w:rsidRPr="00A8159A">
        <w:rPr>
          <w:sz w:val="22"/>
          <w:szCs w:val="22"/>
        </w:rPr>
        <w:t xml:space="preserve"> и п. 6.2. Договора, Покупатель вправе, в любое время действия настоящего Договора, отказаться от исполнения настоящего Договора путем направления соответствующего уведомления в адрес Поставщика. При этом Договор будет считаться прекращенным с даты получения Поставщиком соответствующего уведомления, если иной срок не указан в уведомлении об отказе от исполнения Договора. </w:t>
      </w:r>
    </w:p>
    <w:p w:rsidR="009D4F24" w:rsidRPr="00A8159A" w:rsidRDefault="009D4F24" w:rsidP="009D4F24">
      <w:pPr>
        <w:pStyle w:val="a6"/>
        <w:tabs>
          <w:tab w:val="left" w:pos="0"/>
        </w:tabs>
        <w:spacing w:line="240" w:lineRule="auto"/>
        <w:ind w:left="0" w:firstLine="0"/>
        <w:rPr>
          <w:sz w:val="22"/>
          <w:szCs w:val="22"/>
        </w:rPr>
      </w:pPr>
      <w:r w:rsidRPr="00A8159A">
        <w:rPr>
          <w:sz w:val="22"/>
          <w:szCs w:val="22"/>
        </w:rPr>
        <w:t>Стороны согласны, что Покупатель не возмещает Поставщику упущенную выгоду в связи с расторжением Договора, а также не производит никаких иных выплат (п. 3 ст. 310 ГК РФ).</w:t>
      </w:r>
    </w:p>
    <w:p w:rsidR="009D4F24" w:rsidRPr="00A8159A" w:rsidRDefault="009D4F24" w:rsidP="009D4F24">
      <w:pPr>
        <w:numPr>
          <w:ilvl w:val="1"/>
          <w:numId w:val="6"/>
        </w:numPr>
        <w:tabs>
          <w:tab w:val="left" w:pos="-284"/>
        </w:tabs>
        <w:autoSpaceDE w:val="0"/>
        <w:autoSpaceDN w:val="0"/>
        <w:adjustRightInd w:val="0"/>
        <w:spacing w:after="0" w:line="240" w:lineRule="auto"/>
        <w:ind w:left="0" w:firstLine="0"/>
        <w:jc w:val="both"/>
        <w:rPr>
          <w:rFonts w:ascii="Times New Roman" w:hAnsi="Times New Roman"/>
          <w:b/>
          <w:iCs/>
        </w:rPr>
      </w:pPr>
      <w:r w:rsidRPr="00A8159A">
        <w:rPr>
          <w:rFonts w:ascii="Times New Roman" w:hAnsi="Times New Roman"/>
        </w:rPr>
        <w:t>При прекращении Договора по причине неисполнения либо ненадлежащего исполнения Поставщиком своих обязательств по Договору, в том числе по основаниям</w:t>
      </w:r>
      <w:r>
        <w:rPr>
          <w:rFonts w:ascii="Times New Roman" w:hAnsi="Times New Roman"/>
        </w:rPr>
        <w:t>,</w:t>
      </w:r>
      <w:r w:rsidRPr="00A8159A">
        <w:rPr>
          <w:rFonts w:ascii="Times New Roman" w:hAnsi="Times New Roman"/>
        </w:rPr>
        <w:t xml:space="preserve"> указанным в пункте 6.3. Общих условий или пункте 6.2 Договора, Поставщик обязан возместить Покупателю все расходы и убытки, связанные с расторжением Договора, кроме того обязан выплатить Покупателю штраф в размере 5% от стоимости не поставленной к моменту расторжения Договора Продукции.</w:t>
      </w:r>
    </w:p>
    <w:p w:rsidR="009D4F24" w:rsidRPr="00A8159A" w:rsidRDefault="009D4F24" w:rsidP="009D4F24">
      <w:pPr>
        <w:tabs>
          <w:tab w:val="left" w:pos="0"/>
        </w:tabs>
        <w:spacing w:after="0" w:line="240" w:lineRule="auto"/>
        <w:jc w:val="both"/>
        <w:rPr>
          <w:rFonts w:ascii="Times New Roman" w:eastAsia="Times New Roman" w:hAnsi="Times New Roman"/>
          <w:b/>
          <w:i/>
          <w:lang w:eastAsia="ru-RU"/>
        </w:rPr>
      </w:pPr>
    </w:p>
    <w:p w:rsidR="009D4F24" w:rsidRPr="00A8159A" w:rsidRDefault="009D4F24" w:rsidP="009D4F24">
      <w:pPr>
        <w:numPr>
          <w:ilvl w:val="0"/>
          <w:numId w:val="6"/>
        </w:numPr>
        <w:tabs>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Применимое право и разрешение споров</w:t>
      </w:r>
    </w:p>
    <w:p w:rsidR="009D4F24" w:rsidRPr="00A8159A" w:rsidRDefault="009D4F24" w:rsidP="009D4F24">
      <w:pPr>
        <w:numPr>
          <w:ilvl w:val="1"/>
          <w:numId w:val="6"/>
        </w:numPr>
        <w:tabs>
          <w:tab w:val="left" w:pos="0"/>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 xml:space="preserve">Срок рассмотрения претензий - 10 (десяти) рабочих дней с момента ее получения. </w:t>
      </w:r>
    </w:p>
    <w:p w:rsidR="009D4F24" w:rsidRPr="00A8159A" w:rsidRDefault="009D4F24" w:rsidP="009D4F24">
      <w:pPr>
        <w:numPr>
          <w:ilvl w:val="1"/>
          <w:numId w:val="6"/>
        </w:numPr>
        <w:tabs>
          <w:tab w:val="left" w:pos="0"/>
        </w:tabs>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 xml:space="preserve">Споры, разногласия или требования, не урегулированные в претензионном порядке, передаются на разрешение в арбитражный суд по </w:t>
      </w:r>
      <w:r w:rsidR="00C92AEE">
        <w:rPr>
          <w:rFonts w:ascii="Times New Roman" w:eastAsia="Times New Roman" w:hAnsi="Times New Roman"/>
          <w:lang w:eastAsia="ru-RU"/>
        </w:rPr>
        <w:t>месту</w:t>
      </w:r>
      <w:r w:rsidRPr="00A8159A">
        <w:rPr>
          <w:rFonts w:ascii="Times New Roman" w:eastAsia="Times New Roman" w:hAnsi="Times New Roman"/>
          <w:lang w:eastAsia="ru-RU"/>
        </w:rPr>
        <w:t xml:space="preserve"> доставки.</w:t>
      </w:r>
    </w:p>
    <w:p w:rsidR="009D4F24" w:rsidRPr="00A8159A" w:rsidRDefault="009D4F24" w:rsidP="009D4F24">
      <w:pPr>
        <w:tabs>
          <w:tab w:val="left" w:pos="0"/>
        </w:tabs>
        <w:spacing w:after="0" w:line="240" w:lineRule="auto"/>
        <w:jc w:val="both"/>
        <w:rPr>
          <w:rFonts w:ascii="Times New Roman" w:eastAsia="Times New Roman" w:hAnsi="Times New Roman"/>
          <w:lang w:eastAsia="ru-RU"/>
        </w:rPr>
      </w:pPr>
    </w:p>
    <w:p w:rsidR="009D4F24" w:rsidRPr="00A8159A" w:rsidRDefault="009D4F24" w:rsidP="009D4F24">
      <w:pPr>
        <w:numPr>
          <w:ilvl w:val="0"/>
          <w:numId w:val="6"/>
        </w:numPr>
        <w:tabs>
          <w:tab w:val="left" w:pos="0"/>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Юридически значимые сообщения</w:t>
      </w:r>
      <w:r w:rsidRPr="00A8159A">
        <w:rPr>
          <w:rFonts w:ascii="Times New Roman" w:hAnsi="Times New Roman"/>
        </w:rPr>
        <w:t xml:space="preserve"> </w:t>
      </w:r>
    </w:p>
    <w:p w:rsidR="009D4F24" w:rsidRPr="00A8159A" w:rsidRDefault="009D4F24" w:rsidP="009D4F24">
      <w:pPr>
        <w:pStyle w:val="a6"/>
        <w:spacing w:line="240" w:lineRule="auto"/>
        <w:ind w:left="0" w:firstLine="0"/>
        <w:rPr>
          <w:sz w:val="22"/>
          <w:szCs w:val="22"/>
        </w:rPr>
      </w:pPr>
      <w:r w:rsidRPr="00A8159A">
        <w:rPr>
          <w:sz w:val="22"/>
          <w:szCs w:val="22"/>
        </w:rPr>
        <w:t>8.1. Юридически значимые сообщения направляются по следующим адресам:</w:t>
      </w:r>
    </w:p>
    <w:p w:rsidR="009D4F24" w:rsidRPr="00A8159A" w:rsidRDefault="009D4F24" w:rsidP="009D4F24">
      <w:pPr>
        <w:pStyle w:val="a6"/>
        <w:overflowPunct w:val="0"/>
        <w:autoSpaceDE w:val="0"/>
        <w:autoSpaceDN w:val="0"/>
        <w:adjustRightInd w:val="0"/>
        <w:spacing w:line="240" w:lineRule="auto"/>
        <w:ind w:left="0" w:firstLine="0"/>
        <w:textAlignment w:val="baseline"/>
        <w:rPr>
          <w:sz w:val="22"/>
          <w:szCs w:val="22"/>
        </w:rPr>
      </w:pPr>
      <w:r w:rsidRPr="00A8159A">
        <w:rPr>
          <w:sz w:val="22"/>
          <w:szCs w:val="22"/>
        </w:rPr>
        <w:t xml:space="preserve">8.1.1. Покупателю: </w:t>
      </w:r>
      <w:r w:rsidRPr="00A8159A">
        <w:rPr>
          <w:spacing w:val="-3"/>
          <w:sz w:val="22"/>
          <w:szCs w:val="22"/>
        </w:rPr>
        <w:t xml:space="preserve">адрес для направления корреспонденции: </w:t>
      </w:r>
      <w:r w:rsidRPr="00A8159A">
        <w:rPr>
          <w:spacing w:val="3"/>
          <w:sz w:val="22"/>
          <w:szCs w:val="22"/>
        </w:rPr>
        <w:t>_______________________.</w:t>
      </w:r>
    </w:p>
    <w:p w:rsidR="009D4F24" w:rsidRPr="00A8159A" w:rsidRDefault="009D4F24" w:rsidP="009D4F24">
      <w:pPr>
        <w:pStyle w:val="a6"/>
        <w:overflowPunct w:val="0"/>
        <w:autoSpaceDE w:val="0"/>
        <w:autoSpaceDN w:val="0"/>
        <w:adjustRightInd w:val="0"/>
        <w:spacing w:line="240" w:lineRule="auto"/>
        <w:ind w:left="0" w:firstLine="0"/>
        <w:textAlignment w:val="baseline"/>
        <w:rPr>
          <w:sz w:val="22"/>
          <w:szCs w:val="22"/>
        </w:rPr>
      </w:pPr>
      <w:r w:rsidRPr="00A8159A">
        <w:rPr>
          <w:sz w:val="22"/>
          <w:szCs w:val="22"/>
        </w:rPr>
        <w:t xml:space="preserve">8.1.2. Поставщику: </w:t>
      </w:r>
      <w:r w:rsidRPr="00A8159A">
        <w:rPr>
          <w:spacing w:val="-3"/>
          <w:sz w:val="22"/>
          <w:szCs w:val="22"/>
        </w:rPr>
        <w:t xml:space="preserve">адрес для направления корреспонденции: </w:t>
      </w:r>
      <w:r w:rsidRPr="00A8159A">
        <w:rPr>
          <w:spacing w:val="3"/>
          <w:sz w:val="22"/>
          <w:szCs w:val="22"/>
        </w:rPr>
        <w:t>_______________________.</w:t>
      </w:r>
    </w:p>
    <w:p w:rsidR="009D4F24" w:rsidRPr="00A8159A" w:rsidRDefault="009D4F24" w:rsidP="009D4F24">
      <w:pPr>
        <w:pStyle w:val="a6"/>
        <w:spacing w:line="240" w:lineRule="auto"/>
        <w:ind w:left="0" w:firstLine="0"/>
        <w:rPr>
          <w:sz w:val="22"/>
          <w:szCs w:val="22"/>
        </w:rPr>
      </w:pPr>
      <w:r w:rsidRPr="00A8159A">
        <w:rPr>
          <w:sz w:val="22"/>
          <w:szCs w:val="22"/>
        </w:rPr>
        <w:t>8.2. В случаях, когда настоящим Договором прямо предусмотрено направление документов или сообщений по электронной почте, Стороны руководствуются следующими адресами:</w:t>
      </w:r>
    </w:p>
    <w:p w:rsidR="009D4F24" w:rsidRPr="001B5540" w:rsidRDefault="009D4F24" w:rsidP="009D4F24">
      <w:pPr>
        <w:pStyle w:val="a6"/>
        <w:overflowPunct w:val="0"/>
        <w:autoSpaceDE w:val="0"/>
        <w:autoSpaceDN w:val="0"/>
        <w:adjustRightInd w:val="0"/>
        <w:spacing w:line="240" w:lineRule="auto"/>
        <w:ind w:left="0" w:firstLine="0"/>
        <w:textAlignment w:val="baseline"/>
        <w:rPr>
          <w:spacing w:val="-3"/>
          <w:sz w:val="22"/>
          <w:szCs w:val="22"/>
        </w:rPr>
      </w:pPr>
      <w:r w:rsidRPr="00A8159A">
        <w:rPr>
          <w:sz w:val="22"/>
          <w:szCs w:val="22"/>
        </w:rPr>
        <w:t>Покупателя:</w:t>
      </w:r>
      <w:r w:rsidR="001B5540">
        <w:rPr>
          <w:spacing w:val="-3"/>
          <w:sz w:val="22"/>
          <w:szCs w:val="22"/>
        </w:rPr>
        <w:t xml:space="preserve"> </w:t>
      </w:r>
      <w:r w:rsidRPr="00A8159A">
        <w:rPr>
          <w:spacing w:val="-3"/>
          <w:sz w:val="22"/>
          <w:szCs w:val="22"/>
          <w:lang w:val="en-US"/>
        </w:rPr>
        <w:t>E</w:t>
      </w:r>
      <w:r w:rsidRPr="00A8159A">
        <w:rPr>
          <w:spacing w:val="-3"/>
          <w:sz w:val="22"/>
          <w:szCs w:val="22"/>
        </w:rPr>
        <w:t>-</w:t>
      </w:r>
      <w:r w:rsidRPr="00A8159A">
        <w:rPr>
          <w:spacing w:val="-3"/>
          <w:sz w:val="22"/>
          <w:szCs w:val="22"/>
          <w:lang w:val="en-US"/>
        </w:rPr>
        <w:t>mail</w:t>
      </w:r>
      <w:r w:rsidRPr="00A8159A">
        <w:rPr>
          <w:spacing w:val="-3"/>
          <w:sz w:val="22"/>
          <w:szCs w:val="22"/>
        </w:rPr>
        <w:t xml:space="preserve">: </w:t>
      </w:r>
      <w:r w:rsidRPr="00A8159A">
        <w:rPr>
          <w:spacing w:val="-3"/>
          <w:sz w:val="22"/>
          <w:szCs w:val="22"/>
          <w:u w:val="single"/>
        </w:rPr>
        <w:t>_________________________________</w:t>
      </w:r>
      <w:r w:rsidRPr="00A8159A">
        <w:rPr>
          <w:sz w:val="22"/>
          <w:szCs w:val="22"/>
        </w:rPr>
        <w:t xml:space="preserve"> ;</w:t>
      </w:r>
    </w:p>
    <w:p w:rsidR="009D4F24" w:rsidRPr="00A8159A" w:rsidRDefault="001B5540" w:rsidP="009D4F24">
      <w:pPr>
        <w:pStyle w:val="a6"/>
        <w:overflowPunct w:val="0"/>
        <w:autoSpaceDE w:val="0"/>
        <w:autoSpaceDN w:val="0"/>
        <w:adjustRightInd w:val="0"/>
        <w:spacing w:line="240" w:lineRule="auto"/>
        <w:ind w:left="0" w:firstLine="0"/>
        <w:textAlignment w:val="baseline"/>
        <w:rPr>
          <w:sz w:val="22"/>
          <w:szCs w:val="22"/>
        </w:rPr>
      </w:pPr>
      <w:r>
        <w:rPr>
          <w:sz w:val="22"/>
          <w:szCs w:val="22"/>
        </w:rPr>
        <w:t xml:space="preserve">Поставщика: </w:t>
      </w:r>
      <w:r w:rsidR="009D4F24" w:rsidRPr="00A8159A">
        <w:rPr>
          <w:spacing w:val="-3"/>
          <w:sz w:val="22"/>
          <w:szCs w:val="22"/>
          <w:lang w:val="en-US"/>
        </w:rPr>
        <w:t>E</w:t>
      </w:r>
      <w:r w:rsidR="009D4F24" w:rsidRPr="00A8159A">
        <w:rPr>
          <w:spacing w:val="-3"/>
          <w:sz w:val="22"/>
          <w:szCs w:val="22"/>
        </w:rPr>
        <w:t>-</w:t>
      </w:r>
      <w:r w:rsidR="009D4F24" w:rsidRPr="00A8159A">
        <w:rPr>
          <w:spacing w:val="-3"/>
          <w:sz w:val="22"/>
          <w:szCs w:val="22"/>
          <w:lang w:val="en-US"/>
        </w:rPr>
        <w:t>mail</w:t>
      </w:r>
      <w:r w:rsidR="009D4F24" w:rsidRPr="00A8159A">
        <w:rPr>
          <w:spacing w:val="-3"/>
          <w:sz w:val="22"/>
          <w:szCs w:val="22"/>
        </w:rPr>
        <w:t xml:space="preserve">: </w:t>
      </w:r>
      <w:r w:rsidR="009D4F24" w:rsidRPr="001B5540">
        <w:rPr>
          <w:spacing w:val="-3"/>
          <w:sz w:val="22"/>
          <w:szCs w:val="22"/>
        </w:rPr>
        <w:t xml:space="preserve">_________________________________ </w:t>
      </w:r>
      <w:r w:rsidR="009D4F24" w:rsidRPr="00A8159A">
        <w:rPr>
          <w:sz w:val="22"/>
          <w:szCs w:val="22"/>
        </w:rPr>
        <w:t xml:space="preserve">. </w:t>
      </w:r>
    </w:p>
    <w:p w:rsidR="009D4F24" w:rsidRPr="00A8159A" w:rsidRDefault="009D4F24" w:rsidP="009D4F24">
      <w:pPr>
        <w:pStyle w:val="a6"/>
        <w:tabs>
          <w:tab w:val="left" w:pos="0"/>
        </w:tabs>
        <w:overflowPunct w:val="0"/>
        <w:autoSpaceDE w:val="0"/>
        <w:autoSpaceDN w:val="0"/>
        <w:adjustRightInd w:val="0"/>
        <w:spacing w:line="240" w:lineRule="auto"/>
        <w:ind w:left="0" w:firstLine="0"/>
        <w:textAlignment w:val="baseline"/>
        <w:rPr>
          <w:sz w:val="22"/>
          <w:szCs w:val="22"/>
        </w:rPr>
      </w:pPr>
    </w:p>
    <w:p w:rsidR="009D4F24" w:rsidRPr="00A8159A" w:rsidRDefault="009D4F24" w:rsidP="009D4F24">
      <w:pPr>
        <w:numPr>
          <w:ilvl w:val="0"/>
          <w:numId w:val="6"/>
        </w:numPr>
        <w:tabs>
          <w:tab w:val="left" w:pos="0"/>
          <w:tab w:val="left" w:pos="284"/>
        </w:tabs>
        <w:autoSpaceDE w:val="0"/>
        <w:autoSpaceDN w:val="0"/>
        <w:adjustRightInd w:val="0"/>
        <w:spacing w:after="0" w:line="240" w:lineRule="auto"/>
        <w:ind w:left="0" w:firstLine="0"/>
        <w:jc w:val="center"/>
        <w:rPr>
          <w:rFonts w:ascii="Times New Roman" w:hAnsi="Times New Roman"/>
          <w:b/>
          <w:iCs/>
        </w:rPr>
      </w:pPr>
      <w:r w:rsidRPr="00A8159A">
        <w:rPr>
          <w:rFonts w:ascii="Times New Roman" w:hAnsi="Times New Roman"/>
          <w:b/>
          <w:iCs/>
        </w:rPr>
        <w:t>Прочие условия</w:t>
      </w:r>
    </w:p>
    <w:p w:rsidR="009D4F24" w:rsidRPr="00A8159A" w:rsidRDefault="009D4F24" w:rsidP="009D4F24">
      <w:pPr>
        <w:pStyle w:val="a6"/>
        <w:numPr>
          <w:ilvl w:val="1"/>
          <w:numId w:val="6"/>
        </w:numPr>
        <w:tabs>
          <w:tab w:val="left" w:pos="-142"/>
        </w:tabs>
        <w:overflowPunct w:val="0"/>
        <w:autoSpaceDE w:val="0"/>
        <w:autoSpaceDN w:val="0"/>
        <w:adjustRightInd w:val="0"/>
        <w:spacing w:line="240" w:lineRule="auto"/>
        <w:ind w:left="0" w:firstLine="0"/>
        <w:textAlignment w:val="baseline"/>
        <w:rPr>
          <w:b/>
          <w:i/>
          <w:sz w:val="22"/>
          <w:szCs w:val="22"/>
        </w:rPr>
      </w:pPr>
      <w:r w:rsidRPr="00A8159A">
        <w:rPr>
          <w:b/>
          <w:i/>
          <w:sz w:val="22"/>
          <w:szCs w:val="22"/>
        </w:rPr>
        <w:t>Уступка прав и обязательств по Договору</w:t>
      </w:r>
    </w:p>
    <w:p w:rsidR="009D4F24" w:rsidRPr="00A8159A" w:rsidRDefault="009D4F24" w:rsidP="009D4F24">
      <w:pPr>
        <w:pStyle w:val="ConsPlusNormal"/>
        <w:numPr>
          <w:ilvl w:val="2"/>
          <w:numId w:val="6"/>
        </w:numPr>
        <w:tabs>
          <w:tab w:val="left" w:pos="-142"/>
          <w:tab w:val="left" w:pos="993"/>
        </w:tabs>
        <w:ind w:left="0" w:firstLine="0"/>
        <w:jc w:val="both"/>
        <w:rPr>
          <w:rFonts w:ascii="Times New Roman" w:hAnsi="Times New Roman" w:cs="Times New Roman"/>
          <w:i w:val="0"/>
          <w:sz w:val="22"/>
          <w:szCs w:val="22"/>
        </w:rPr>
      </w:pPr>
      <w:r w:rsidRPr="00A8159A">
        <w:rPr>
          <w:rFonts w:ascii="Times New Roman" w:hAnsi="Times New Roman" w:cs="Times New Roman"/>
          <w:i w:val="0"/>
          <w:sz w:val="22"/>
          <w:szCs w:val="22"/>
        </w:rPr>
        <w:t>При отсутствии письменного согласия Покупателя Поставщик не вправе:</w:t>
      </w:r>
    </w:p>
    <w:p w:rsidR="009D4F24" w:rsidRPr="00A8159A" w:rsidRDefault="009D4F24" w:rsidP="009D4F24">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переводить свои обязательства (в том числе долги) на третье лицо;</w:t>
      </w:r>
    </w:p>
    <w:p w:rsidR="009D4F24" w:rsidRPr="00A8159A" w:rsidRDefault="009D4F24" w:rsidP="009D4F24">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уступать третьим лицам и (или) обременять права (требования) к Покупателю, принадлежащие ему на основании Договора, в том числе заключать сделки об уступке прав (требований), передаче в залог прав (требований), сделки факторинга;</w:t>
      </w:r>
    </w:p>
    <w:p w:rsidR="009D4F24" w:rsidRPr="00A8159A" w:rsidRDefault="009D4F24" w:rsidP="009D4F24">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передавать (уступать) третьим лицам и (или) обременять права в отношении каких-либо имущественных прав в отношении Продукции;</w:t>
      </w:r>
    </w:p>
    <w:p w:rsidR="009D4F24" w:rsidRPr="00A8159A" w:rsidRDefault="009D4F24" w:rsidP="009D4F24">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A8159A">
        <w:rPr>
          <w:rFonts w:ascii="Times New Roman" w:eastAsia="Times New Roman" w:hAnsi="Times New Roman"/>
          <w:lang w:eastAsia="ru-RU"/>
        </w:rPr>
        <w:t>также заключать иные сделки, в результате которых возникает или может возникнуть обременения прав (требований) Поставщика к Покупателю по Договору, и (или) иные обременения, касающиеся Продукции/предмета Договора.</w:t>
      </w:r>
    </w:p>
    <w:p w:rsidR="009D4F24" w:rsidRPr="00A8159A" w:rsidRDefault="009D4F24" w:rsidP="009D4F24">
      <w:pPr>
        <w:pStyle w:val="a6"/>
        <w:widowControl w:val="0"/>
        <w:numPr>
          <w:ilvl w:val="2"/>
          <w:numId w:val="6"/>
        </w:numPr>
        <w:tabs>
          <w:tab w:val="left" w:pos="-142"/>
        </w:tabs>
        <w:spacing w:line="240" w:lineRule="auto"/>
        <w:ind w:left="0" w:firstLine="0"/>
        <w:rPr>
          <w:sz w:val="22"/>
          <w:szCs w:val="22"/>
        </w:rPr>
      </w:pPr>
      <w:r w:rsidRPr="00A8159A">
        <w:rPr>
          <w:sz w:val="22"/>
          <w:szCs w:val="22"/>
        </w:rPr>
        <w:t>Стороны особо отмечают, что Покупатель на свое усмотрение принимает решение о выдаче или отказе в выдаче Поставщику согласия на заключение каких-либо из вышеуказанных сделок и (или) на снятие установленных выше ограничений, и никакие положения Договора не будут расцениваться Сторонами как обязывающие Покупателя выдать такое согласие.</w:t>
      </w:r>
    </w:p>
    <w:p w:rsidR="009D4F24" w:rsidRPr="00A8159A" w:rsidRDefault="009D4F24" w:rsidP="009D4F24">
      <w:pPr>
        <w:pStyle w:val="a6"/>
        <w:widowControl w:val="0"/>
        <w:numPr>
          <w:ilvl w:val="2"/>
          <w:numId w:val="6"/>
        </w:numPr>
        <w:tabs>
          <w:tab w:val="left" w:pos="-142"/>
        </w:tabs>
        <w:spacing w:line="240" w:lineRule="auto"/>
        <w:ind w:left="0" w:firstLine="0"/>
        <w:rPr>
          <w:sz w:val="22"/>
          <w:szCs w:val="22"/>
        </w:rPr>
      </w:pPr>
      <w:r w:rsidRPr="00A8159A">
        <w:rPr>
          <w:sz w:val="22"/>
          <w:szCs w:val="22"/>
        </w:rPr>
        <w:t>В случае нарушения вышеуказанных ограничений, в том числе заключения сделок, без письменного согласия Покупателя, Поставщик обязан выплатить Покупателю штраф в размере, равном сумме (стоимости) уступленных, обремененных прав (требований) или имущественных прав в отношении Продукции по такой сделке, а в случае невозможности определить сумму (стоимость) уступленных, обремененных прав (требований) или имущественных прав в отношении Продукции, штраф составляет 10 %(десять процентов) от Цены Договора.</w:t>
      </w:r>
    </w:p>
    <w:p w:rsidR="009D4F24" w:rsidRPr="00A8159A" w:rsidRDefault="009D4F24" w:rsidP="009D4F24">
      <w:pPr>
        <w:pStyle w:val="a6"/>
        <w:widowControl w:val="0"/>
        <w:numPr>
          <w:ilvl w:val="2"/>
          <w:numId w:val="6"/>
        </w:numPr>
        <w:tabs>
          <w:tab w:val="left" w:pos="-142"/>
        </w:tabs>
        <w:spacing w:line="240" w:lineRule="auto"/>
        <w:ind w:left="0" w:firstLine="0"/>
        <w:rPr>
          <w:sz w:val="22"/>
          <w:szCs w:val="22"/>
        </w:rPr>
      </w:pPr>
      <w:r w:rsidRPr="00A8159A">
        <w:rPr>
          <w:sz w:val="22"/>
          <w:szCs w:val="22"/>
        </w:rPr>
        <w:t>Информация, указанная в настоящей статье Договора, не является конфиденциальной, за сообщение заинтересованным третьим лицам о наличии ограничений прав Поставщика в соответствии с настоящей статьей Договора, к Поставщику не будет применяться ответственность, установленная Договором.</w:t>
      </w:r>
    </w:p>
    <w:p w:rsidR="009D4F24" w:rsidRPr="00A8159A" w:rsidRDefault="009D4F24" w:rsidP="009D4F24">
      <w:pPr>
        <w:pStyle w:val="a6"/>
        <w:widowControl w:val="0"/>
        <w:numPr>
          <w:ilvl w:val="2"/>
          <w:numId w:val="6"/>
        </w:numPr>
        <w:tabs>
          <w:tab w:val="left" w:pos="-142"/>
        </w:tabs>
        <w:spacing w:line="240" w:lineRule="auto"/>
        <w:ind w:left="0" w:firstLine="0"/>
        <w:rPr>
          <w:sz w:val="22"/>
          <w:szCs w:val="22"/>
        </w:rPr>
      </w:pPr>
      <w:r w:rsidRPr="00A8159A">
        <w:rPr>
          <w:sz w:val="22"/>
          <w:szCs w:val="22"/>
        </w:rPr>
        <w:t>Покупатель вправе уступить или заложить права (требования) к Поставщику по Договору без согласия Поставщика на такую уступку.</w:t>
      </w:r>
    </w:p>
    <w:p w:rsidR="009D4F24" w:rsidRPr="00A8159A" w:rsidRDefault="009D4F24" w:rsidP="009D4F24">
      <w:pPr>
        <w:pStyle w:val="a6"/>
        <w:widowControl w:val="0"/>
        <w:numPr>
          <w:ilvl w:val="2"/>
          <w:numId w:val="6"/>
        </w:numPr>
        <w:tabs>
          <w:tab w:val="left" w:pos="-142"/>
        </w:tabs>
        <w:spacing w:line="240" w:lineRule="auto"/>
        <w:ind w:left="0" w:firstLine="0"/>
        <w:rPr>
          <w:sz w:val="22"/>
          <w:szCs w:val="22"/>
        </w:rPr>
      </w:pPr>
      <w:r w:rsidRPr="00A8159A">
        <w:rPr>
          <w:sz w:val="22"/>
          <w:szCs w:val="22"/>
        </w:rPr>
        <w:t xml:space="preserve">Покупатель вправе перевести права и обязательства Покупателя по Договору (произвести </w:t>
      </w:r>
      <w:r w:rsidRPr="00A8159A">
        <w:rPr>
          <w:sz w:val="22"/>
          <w:szCs w:val="22"/>
        </w:rPr>
        <w:lastRenderedPageBreak/>
        <w:t>замену стороны – Покупателя в Договоре) на третье лицо, Поставщик настоящим выражает согласие (заранее выданный акцепт) на замену стороны – Покупателя в Договоре на третье лицо. С момента получения Поставщиком соответствующего уведомления от Покупателя Договор считается измененным в соответствующей части, а права и обязательства по Договору считаются переданными третьему лицу, если иной срок не указан в уведомлении.</w:t>
      </w:r>
    </w:p>
    <w:p w:rsidR="009D4F24" w:rsidRPr="00A8159A" w:rsidRDefault="009D4F24" w:rsidP="009D4F24">
      <w:pPr>
        <w:pStyle w:val="a6"/>
        <w:numPr>
          <w:ilvl w:val="1"/>
          <w:numId w:val="6"/>
        </w:numPr>
        <w:tabs>
          <w:tab w:val="left" w:pos="0"/>
        </w:tabs>
        <w:overflowPunct w:val="0"/>
        <w:autoSpaceDE w:val="0"/>
        <w:autoSpaceDN w:val="0"/>
        <w:adjustRightInd w:val="0"/>
        <w:spacing w:line="240" w:lineRule="auto"/>
        <w:ind w:left="0" w:firstLine="0"/>
        <w:textAlignment w:val="baseline"/>
        <w:rPr>
          <w:sz w:val="22"/>
          <w:szCs w:val="22"/>
        </w:rPr>
      </w:pPr>
      <w:r w:rsidRPr="00A8159A">
        <w:rPr>
          <w:sz w:val="22"/>
          <w:szCs w:val="22"/>
        </w:rPr>
        <w:t>Договор составлен в 2 (двух) экземплярах, имеющих одинаковую юридическую силу, по одному для каждой из Сторон.</w:t>
      </w:r>
    </w:p>
    <w:p w:rsidR="009D4F24" w:rsidRPr="00A8159A" w:rsidRDefault="009D4F24" w:rsidP="009D4F24">
      <w:pPr>
        <w:pStyle w:val="a6"/>
        <w:numPr>
          <w:ilvl w:val="1"/>
          <w:numId w:val="6"/>
        </w:numPr>
        <w:tabs>
          <w:tab w:val="left" w:pos="0"/>
        </w:tabs>
        <w:overflowPunct w:val="0"/>
        <w:autoSpaceDE w:val="0"/>
        <w:autoSpaceDN w:val="0"/>
        <w:adjustRightInd w:val="0"/>
        <w:spacing w:line="240" w:lineRule="auto"/>
        <w:ind w:left="0" w:firstLine="0"/>
        <w:textAlignment w:val="baseline"/>
        <w:rPr>
          <w:sz w:val="22"/>
          <w:szCs w:val="22"/>
        </w:rPr>
      </w:pPr>
      <w:r w:rsidRPr="00A8159A">
        <w:rPr>
          <w:sz w:val="22"/>
          <w:szCs w:val="22"/>
        </w:rPr>
        <w:t>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 письма и соглашения.</w:t>
      </w:r>
    </w:p>
    <w:p w:rsidR="009D4F24" w:rsidRPr="00A8159A" w:rsidRDefault="009D4F24" w:rsidP="009D4F24">
      <w:pPr>
        <w:pStyle w:val="a6"/>
        <w:numPr>
          <w:ilvl w:val="1"/>
          <w:numId w:val="6"/>
        </w:numPr>
        <w:tabs>
          <w:tab w:val="left" w:pos="0"/>
        </w:tabs>
        <w:overflowPunct w:val="0"/>
        <w:autoSpaceDE w:val="0"/>
        <w:autoSpaceDN w:val="0"/>
        <w:adjustRightInd w:val="0"/>
        <w:spacing w:line="240" w:lineRule="auto"/>
        <w:ind w:left="0" w:firstLine="0"/>
        <w:textAlignment w:val="baseline"/>
        <w:rPr>
          <w:sz w:val="22"/>
          <w:szCs w:val="22"/>
        </w:rPr>
      </w:pPr>
      <w:r w:rsidRPr="00A8159A">
        <w:rPr>
          <w:sz w:val="22"/>
          <w:szCs w:val="22"/>
        </w:rPr>
        <w:t>Договор вступает в силу с момента его заключения Сторонами и действует до полного исполнения Сторонами принятых на себя обязательств. Момент заключения определяется датой, указанной в преамбуле Договора.</w:t>
      </w:r>
    </w:p>
    <w:p w:rsidR="009D4F24" w:rsidRPr="00A8159A" w:rsidRDefault="009D4F24" w:rsidP="009D4F24">
      <w:pPr>
        <w:pStyle w:val="ConsPlusNormal"/>
        <w:numPr>
          <w:ilvl w:val="1"/>
          <w:numId w:val="6"/>
        </w:numPr>
        <w:ind w:left="0" w:right="34" w:firstLine="0"/>
        <w:jc w:val="both"/>
        <w:rPr>
          <w:rFonts w:ascii="Times New Roman" w:hAnsi="Times New Roman" w:cs="Times New Roman"/>
          <w:i w:val="0"/>
          <w:color w:val="000000"/>
          <w:sz w:val="22"/>
          <w:szCs w:val="22"/>
        </w:rPr>
      </w:pPr>
      <w:r w:rsidRPr="00A8159A">
        <w:rPr>
          <w:rFonts w:ascii="Times New Roman" w:hAnsi="Times New Roman" w:cs="Times New Roman"/>
          <w:i w:val="0"/>
          <w:sz w:val="22"/>
          <w:szCs w:val="22"/>
        </w:rPr>
        <w:t xml:space="preserve">Положения Договора применяются наряду с положениями «Общих условий» (Общие условия договора поставки Продукции, утвержденные приказом ПАО «Т Плюс» №33 от 30.01.2018 г., размещенные на сайте </w:t>
      </w:r>
      <w:hyperlink r:id="rId7" w:history="1">
        <w:r w:rsidRPr="00A8159A">
          <w:rPr>
            <w:rStyle w:val="a8"/>
            <w:rFonts w:ascii="Times New Roman" w:hAnsi="Times New Roman"/>
            <w:i w:val="0"/>
            <w:sz w:val="22"/>
            <w:szCs w:val="22"/>
          </w:rPr>
          <w:t>http://zakupki.tplusgroup.ru/terms</w:t>
        </w:r>
      </w:hyperlink>
      <w:r w:rsidRPr="00A8159A">
        <w:rPr>
          <w:rFonts w:ascii="Times New Roman" w:hAnsi="Times New Roman" w:cs="Times New Roman"/>
          <w:i w:val="0"/>
          <w:sz w:val="22"/>
          <w:szCs w:val="22"/>
        </w:rPr>
        <w:t>, и в Закупочной документации. Подписанием Договора Стороны выражают свое согласие с Общими условиями, которые являются неотъемлемой частью настоящего Договора. В случае прямых противоречий между положениями Договора и положениями Общих условий, преимущественную силу имеют положения Договора</w:t>
      </w:r>
      <w:r w:rsidRPr="00A8159A">
        <w:rPr>
          <w:rFonts w:ascii="Times New Roman" w:hAnsi="Times New Roman" w:cs="Times New Roman"/>
          <w:i w:val="0"/>
          <w:color w:val="000000"/>
          <w:sz w:val="22"/>
          <w:szCs w:val="22"/>
        </w:rPr>
        <w:t>.</w:t>
      </w:r>
    </w:p>
    <w:p w:rsidR="009D4F24" w:rsidRPr="00A8159A" w:rsidRDefault="009D4F24" w:rsidP="009D4F24">
      <w:pPr>
        <w:pStyle w:val="a6"/>
        <w:numPr>
          <w:ilvl w:val="1"/>
          <w:numId w:val="6"/>
        </w:numPr>
        <w:spacing w:line="240" w:lineRule="auto"/>
        <w:ind w:left="0" w:firstLine="0"/>
        <w:contextualSpacing w:val="0"/>
        <w:jc w:val="left"/>
        <w:rPr>
          <w:b/>
          <w:iCs/>
          <w:sz w:val="22"/>
          <w:szCs w:val="22"/>
        </w:rPr>
      </w:pPr>
      <w:r w:rsidRPr="00A8159A">
        <w:rPr>
          <w:b/>
          <w:sz w:val="22"/>
          <w:szCs w:val="22"/>
        </w:rPr>
        <w:t>Электронный документооборот</w:t>
      </w:r>
    </w:p>
    <w:p w:rsidR="009D4F24" w:rsidRPr="00A8159A" w:rsidRDefault="009D4F24" w:rsidP="009D4F24">
      <w:pPr>
        <w:pStyle w:val="a6"/>
        <w:numPr>
          <w:ilvl w:val="2"/>
          <w:numId w:val="6"/>
        </w:numPr>
        <w:spacing w:line="240" w:lineRule="auto"/>
        <w:ind w:left="0" w:firstLine="0"/>
        <w:contextualSpacing w:val="0"/>
        <w:rPr>
          <w:b/>
          <w:iCs/>
          <w:sz w:val="22"/>
          <w:szCs w:val="22"/>
        </w:rPr>
      </w:pPr>
      <w:r w:rsidRPr="00A8159A">
        <w:rPr>
          <w:sz w:val="22"/>
          <w:szCs w:val="22"/>
        </w:rPr>
        <w:t xml:space="preserve">Стороны пришли к соглашению о направлении и получении документов, связанных с исполнением настоящего Договора, в электронном виде с использованием усиленной квалифицированной электронной подписи (далее – УКЭП) через оператора электронного документооборота (далее – Оператор ЭДО) АО «ПФ «СКБ Контур» и/или Оператора ЭДО, имеющего возможность обмена электронными данными с АО «ПФ «СКБ Контур», а именно:  счетов-фактур, актов приемки-сдачи выполненных работ (оказанных услуг), товарных накладных в утвержденных формализованных форматах универсальных передаточных документов и универсальных корректировочных документов согласно Приказам ФНС России от 19.01.2026 N ЕД-1-26/29@, от </w:t>
      </w:r>
      <w:r w:rsidRPr="00A8159A">
        <w:rPr>
          <w:color w:val="000000"/>
          <w:sz w:val="22"/>
          <w:szCs w:val="22"/>
          <w:shd w:val="clear" w:color="auto" w:fill="FFFFFF"/>
        </w:rPr>
        <w:t>19.12.2023 № ЕД-7-26/970@ </w:t>
      </w:r>
      <w:r w:rsidRPr="00A8159A" w:rsidDel="00F46A67">
        <w:rPr>
          <w:sz w:val="22"/>
          <w:szCs w:val="22"/>
        </w:rPr>
        <w:t xml:space="preserve"> </w:t>
      </w:r>
      <w:r w:rsidRPr="00A8159A">
        <w:rPr>
          <w:sz w:val="22"/>
          <w:szCs w:val="22"/>
        </w:rPr>
        <w:t>(либо документам, принятым в замену указанных приказов ФНС России с момента их обязательного применения); актов сверок, актов о приемке выполненных работ (форма № КС-2), справок о стоимости выполненных работ и затрат (форма № КС-3), наряд-заказов, актов зачета взаимных требований/заявления о зачете взаимных требований , актов об использовании давальческих материалов и накладной на отпуск материалов на сторону (в случае использования давальческих материалов), Отчетов, Актов приема-передачи прав - в форматах pdf (Portable Document Format), doc (MS Word), xls (MS Excel), а в случае утверждения ФНС России форматов для таких документов - в соответствии с утвержденными форматами с момента их обязательного применения. Максимальный объем одного неформализованного документа не должен превышать 5 МБ.</w:t>
      </w:r>
    </w:p>
    <w:p w:rsidR="009D4F24" w:rsidRPr="00632306" w:rsidRDefault="009D4F24" w:rsidP="009D4F24">
      <w:pPr>
        <w:pStyle w:val="a6"/>
        <w:numPr>
          <w:ilvl w:val="3"/>
          <w:numId w:val="6"/>
        </w:numPr>
        <w:spacing w:line="240" w:lineRule="auto"/>
        <w:ind w:left="0" w:firstLine="0"/>
        <w:contextualSpacing w:val="0"/>
        <w:rPr>
          <w:b/>
          <w:iCs/>
          <w:sz w:val="22"/>
          <w:szCs w:val="22"/>
        </w:rPr>
      </w:pPr>
      <w:r w:rsidRPr="009F3286">
        <w:rPr>
          <w:sz w:val="22"/>
        </w:rPr>
        <w:t xml:space="preserve">Стороны используют электронные </w:t>
      </w:r>
      <w:r>
        <w:rPr>
          <w:sz w:val="22"/>
        </w:rPr>
        <w:t>перевозочные документы</w:t>
      </w:r>
      <w:r w:rsidRPr="009F3286">
        <w:rPr>
          <w:sz w:val="22"/>
        </w:rPr>
        <w:t xml:space="preserve"> (Э</w:t>
      </w:r>
      <w:r>
        <w:rPr>
          <w:sz w:val="22"/>
        </w:rPr>
        <w:t>ПД</w:t>
      </w:r>
      <w:r w:rsidRPr="009F3286">
        <w:rPr>
          <w:sz w:val="22"/>
        </w:rPr>
        <w:t>) по форматам, установленным действующим законодательством РФ. Обмен Э</w:t>
      </w:r>
      <w:r>
        <w:rPr>
          <w:sz w:val="22"/>
        </w:rPr>
        <w:t>ПД</w:t>
      </w:r>
      <w:r w:rsidRPr="009F3286">
        <w:rPr>
          <w:sz w:val="22"/>
        </w:rPr>
        <w:t xml:space="preserve"> осуществляется через оператора информационной системы электронных перевозочных документов – </w:t>
      </w:r>
      <w:r w:rsidRPr="009F3286">
        <w:rPr>
          <w:sz w:val="22"/>
          <w:szCs w:val="24"/>
        </w:rPr>
        <w:t>АО «Калуга-Астрал»</w:t>
      </w:r>
      <w:r>
        <w:rPr>
          <w:sz w:val="22"/>
          <w:szCs w:val="24"/>
        </w:rPr>
        <w:t xml:space="preserve"> (</w:t>
      </w:r>
      <w:r w:rsidRPr="008150F7">
        <w:rPr>
          <w:sz w:val="22"/>
          <w:szCs w:val="22"/>
        </w:rPr>
        <w:t xml:space="preserve">ИНН </w:t>
      </w:r>
      <w:r w:rsidRPr="008150F7">
        <w:rPr>
          <w:color w:val="333333"/>
          <w:sz w:val="22"/>
          <w:szCs w:val="22"/>
          <w:shd w:val="clear" w:color="auto" w:fill="FFFFFF"/>
        </w:rPr>
        <w:t>4029017981)</w:t>
      </w:r>
      <w:r w:rsidRPr="008150F7">
        <w:rPr>
          <w:sz w:val="22"/>
          <w:szCs w:val="22"/>
        </w:rPr>
        <w:t xml:space="preserve"> (далее – Оператор </w:t>
      </w:r>
      <w:r w:rsidRPr="009F3286">
        <w:rPr>
          <w:sz w:val="22"/>
        </w:rPr>
        <w:t>Э</w:t>
      </w:r>
      <w:r>
        <w:rPr>
          <w:sz w:val="22"/>
        </w:rPr>
        <w:t>ПД</w:t>
      </w:r>
      <w:r w:rsidRPr="008150F7">
        <w:rPr>
          <w:sz w:val="22"/>
          <w:szCs w:val="22"/>
        </w:rPr>
        <w:t>)»</w:t>
      </w:r>
      <w:r>
        <w:rPr>
          <w:sz w:val="22"/>
          <w:szCs w:val="22"/>
        </w:rPr>
        <w:t xml:space="preserve">. </w:t>
      </w:r>
    </w:p>
    <w:p w:rsidR="009D4F24" w:rsidRPr="00632306" w:rsidRDefault="009D4F24" w:rsidP="009D4F24">
      <w:pPr>
        <w:pStyle w:val="a6"/>
        <w:spacing w:line="240" w:lineRule="auto"/>
        <w:ind w:left="0" w:firstLine="0"/>
        <w:contextualSpacing w:val="0"/>
        <w:rPr>
          <w:b/>
          <w:iCs/>
          <w:sz w:val="22"/>
          <w:szCs w:val="22"/>
        </w:rPr>
      </w:pPr>
      <w:r w:rsidRPr="00632306">
        <w:rPr>
          <w:sz w:val="22"/>
          <w:szCs w:val="22"/>
        </w:rPr>
        <w:t>Положения пункт</w:t>
      </w:r>
      <w:r>
        <w:rPr>
          <w:sz w:val="22"/>
          <w:szCs w:val="22"/>
        </w:rPr>
        <w:t>ов</w:t>
      </w:r>
      <w:r w:rsidRPr="00632306">
        <w:rPr>
          <w:sz w:val="22"/>
          <w:szCs w:val="22"/>
        </w:rPr>
        <w:t xml:space="preserve"> 9.6.2, 9.6.4, 9.6.5, 9.6.9 Договора, касающиеся оператора ЭДО, в равной степени относятся к Оператору ЭПД.</w:t>
      </w:r>
    </w:p>
    <w:p w:rsidR="009D4F24" w:rsidRPr="00A8159A" w:rsidRDefault="009D4F24" w:rsidP="009D4F24">
      <w:pPr>
        <w:pStyle w:val="a6"/>
        <w:numPr>
          <w:ilvl w:val="2"/>
          <w:numId w:val="6"/>
        </w:numPr>
        <w:spacing w:line="240" w:lineRule="auto"/>
        <w:ind w:left="0" w:firstLine="0"/>
        <w:contextualSpacing w:val="0"/>
        <w:rPr>
          <w:b/>
          <w:iCs/>
          <w:sz w:val="22"/>
          <w:szCs w:val="22"/>
        </w:rPr>
      </w:pPr>
      <w:r w:rsidRPr="00A8159A">
        <w:rPr>
          <w:sz w:val="22"/>
          <w:szCs w:val="22"/>
        </w:rPr>
        <w:t>В случае изменения Оператора ЭДО Покупателем, последним в адрес Поставщика будет направлено уведомление. Поставщик обязуется в течение 14 дней с момента получения такого уведомления обеспечить подключение роуминга у действующего Оператора ЭДО для обмена электронными данными с Оператором ЭДО Покупателя, либо заключить договор с Оператором ЭДО Покупателя или иным Оператором ЭДО, имеющим возможность обмена электронными данными с Оператором ЭДО Покупателя.</w:t>
      </w:r>
    </w:p>
    <w:p w:rsidR="009D4F24" w:rsidRPr="00A8159A" w:rsidRDefault="009D4F24" w:rsidP="009D4F24">
      <w:pPr>
        <w:pStyle w:val="a6"/>
        <w:numPr>
          <w:ilvl w:val="2"/>
          <w:numId w:val="6"/>
        </w:numPr>
        <w:spacing w:line="240" w:lineRule="auto"/>
        <w:ind w:left="0" w:firstLine="0"/>
        <w:contextualSpacing w:val="0"/>
        <w:jc w:val="left"/>
        <w:rPr>
          <w:b/>
          <w:iCs/>
          <w:sz w:val="22"/>
          <w:szCs w:val="22"/>
        </w:rPr>
      </w:pPr>
      <w:r w:rsidRPr="00A8159A">
        <w:rPr>
          <w:sz w:val="22"/>
          <w:szCs w:val="22"/>
        </w:rPr>
        <w:t>При обмене электронными документами Стороны обязуются указывать нижеописанные реквизиты для каждого XML документа:</w:t>
      </w:r>
    </w:p>
    <w:p w:rsidR="009D4F24" w:rsidRPr="00A8159A" w:rsidRDefault="009D4F24" w:rsidP="009D4F24">
      <w:pPr>
        <w:widowControl w:val="0"/>
        <w:tabs>
          <w:tab w:val="left" w:pos="284"/>
        </w:tabs>
        <w:autoSpaceDE w:val="0"/>
        <w:autoSpaceDN w:val="0"/>
        <w:adjustRightInd w:val="0"/>
        <w:spacing w:after="0" w:line="240" w:lineRule="auto"/>
        <w:jc w:val="both"/>
        <w:rPr>
          <w:rFonts w:ascii="Times New Roman" w:hAnsi="Times New Roman"/>
        </w:rPr>
      </w:pPr>
      <w:r w:rsidRPr="00A8159A">
        <w:rPr>
          <w:rFonts w:ascii="Times New Roman" w:hAnsi="Times New Roman"/>
        </w:rPr>
        <w:t xml:space="preserve">В счет-фактуре и корректировочном счет-фактуре в секции ИнфПолФХЖ1.ТекстИнф - строку с тегом ТекстИнф и значениями атрибутов Идентиф="Договор" и Значен=&lt;Номер договора&gt;;   </w:t>
      </w:r>
    </w:p>
    <w:p w:rsidR="009D4F24" w:rsidRPr="00A8159A" w:rsidRDefault="009D4F24" w:rsidP="009D4F24">
      <w:pPr>
        <w:widowControl w:val="0"/>
        <w:tabs>
          <w:tab w:val="left" w:pos="284"/>
        </w:tabs>
        <w:autoSpaceDE w:val="0"/>
        <w:autoSpaceDN w:val="0"/>
        <w:adjustRightInd w:val="0"/>
        <w:spacing w:after="0" w:line="240" w:lineRule="auto"/>
        <w:jc w:val="both"/>
        <w:rPr>
          <w:rFonts w:ascii="Times New Roman" w:hAnsi="Times New Roman"/>
        </w:rPr>
      </w:pPr>
      <w:r w:rsidRPr="00A8159A">
        <w:rPr>
          <w:rFonts w:ascii="Times New Roman" w:hAnsi="Times New Roman"/>
        </w:rPr>
        <w:t xml:space="preserve"> В Акте приема-сдачи работ (услуг) и Торг12 в формате УПД в секции ИнфПолФХЖ1 - строку с тегом ТекстИнф и значениями атрибутов Идентиф="Договор" и Значен=&lt;Номер договора&gt; или в секции СвПродПер.СвПер – строку с тэгом  ОснПер и значениями атрибутов НаимОсн="Договор" и НомОсн=&lt;Номер договора&gt;; в секции ГрузОт – значениями атрибута УчастникТип если </w:t>
      </w:r>
      <w:r w:rsidRPr="00A8159A">
        <w:rPr>
          <w:rFonts w:ascii="Times New Roman" w:hAnsi="Times New Roman"/>
        </w:rPr>
        <w:lastRenderedPageBreak/>
        <w:t>грузоотправитель не совпадает с продавцом</w:t>
      </w:r>
    </w:p>
    <w:p w:rsidR="009D4F24" w:rsidRPr="00A8159A" w:rsidRDefault="009D4F24" w:rsidP="009D4F24">
      <w:pPr>
        <w:widowControl w:val="0"/>
        <w:tabs>
          <w:tab w:val="left" w:pos="284"/>
        </w:tabs>
        <w:autoSpaceDE w:val="0"/>
        <w:autoSpaceDN w:val="0"/>
        <w:adjustRightInd w:val="0"/>
        <w:spacing w:after="0" w:line="240" w:lineRule="auto"/>
        <w:jc w:val="both"/>
        <w:rPr>
          <w:rFonts w:ascii="Times New Roman" w:hAnsi="Times New Roman"/>
        </w:rPr>
      </w:pPr>
      <w:r w:rsidRPr="00A8159A">
        <w:rPr>
          <w:rFonts w:ascii="Times New Roman" w:hAnsi="Times New Roman"/>
        </w:rPr>
        <w:t xml:space="preserve">Если номер СЧФ отличается от номера ПУД, на основании которого он выписан, то в СЧФ указывается дополнительное поле – «номер ПУД». В секции ИнфПолФХЖ1.ТекстИнф строки с тегом: </w:t>
      </w:r>
    </w:p>
    <w:p w:rsidR="009D4F24" w:rsidRPr="00A8159A" w:rsidRDefault="009D4F24" w:rsidP="009D4F24">
      <w:pPr>
        <w:widowControl w:val="0"/>
        <w:tabs>
          <w:tab w:val="left" w:pos="284"/>
        </w:tabs>
        <w:autoSpaceDE w:val="0"/>
        <w:autoSpaceDN w:val="0"/>
        <w:adjustRightInd w:val="0"/>
        <w:spacing w:after="0" w:line="240" w:lineRule="auto"/>
        <w:jc w:val="both"/>
        <w:rPr>
          <w:rFonts w:ascii="Times New Roman" w:hAnsi="Times New Roman"/>
        </w:rPr>
      </w:pPr>
      <w:r w:rsidRPr="00A8159A">
        <w:rPr>
          <w:rFonts w:ascii="Times New Roman" w:hAnsi="Times New Roman"/>
        </w:rPr>
        <w:t xml:space="preserve">ТекстИнф и значениями атрибутов Идентиф=" ПредДок" и Значен=&lt;Номер ПУД&gt; </w:t>
      </w:r>
    </w:p>
    <w:p w:rsidR="009D4F24" w:rsidRPr="00A8159A" w:rsidRDefault="009D4F24" w:rsidP="009D4F24">
      <w:pPr>
        <w:widowControl w:val="0"/>
        <w:tabs>
          <w:tab w:val="left" w:pos="284"/>
        </w:tabs>
        <w:autoSpaceDE w:val="0"/>
        <w:autoSpaceDN w:val="0"/>
        <w:adjustRightInd w:val="0"/>
        <w:spacing w:after="0" w:line="240" w:lineRule="auto"/>
        <w:jc w:val="both"/>
        <w:rPr>
          <w:rFonts w:ascii="Times New Roman" w:hAnsi="Times New Roman"/>
        </w:rPr>
      </w:pPr>
      <w:r w:rsidRPr="00A8159A">
        <w:rPr>
          <w:rFonts w:ascii="Times New Roman" w:hAnsi="Times New Roman"/>
        </w:rPr>
        <w:t>ТекстИнф и значениями атрибутов Идентиф=" ПредДокДата" и Значен=&lt;Дата ПУД&gt;</w:t>
      </w:r>
    </w:p>
    <w:p w:rsidR="009D4F24" w:rsidRPr="00A8159A" w:rsidRDefault="009D4F24" w:rsidP="009D4F24">
      <w:pPr>
        <w:widowControl w:val="0"/>
        <w:tabs>
          <w:tab w:val="left" w:pos="284"/>
        </w:tabs>
        <w:autoSpaceDE w:val="0"/>
        <w:autoSpaceDN w:val="0"/>
        <w:adjustRightInd w:val="0"/>
        <w:spacing w:after="0" w:line="240" w:lineRule="auto"/>
        <w:jc w:val="both"/>
        <w:rPr>
          <w:rFonts w:ascii="Times New Roman" w:hAnsi="Times New Roman"/>
        </w:rPr>
      </w:pPr>
      <w:r w:rsidRPr="00A8159A">
        <w:rPr>
          <w:rFonts w:ascii="Times New Roman" w:hAnsi="Times New Roman"/>
        </w:rPr>
        <w:t>При обмене электронными документами в неформализованном формате Стороны обязуются в строке «Комментарий» заполнять значение: ##Договор= &lt;Номер договора&gt; от &lt;дата договора&gt;.</w:t>
      </w:r>
    </w:p>
    <w:p w:rsidR="009D4F24" w:rsidRPr="00A8159A" w:rsidRDefault="009D4F24" w:rsidP="009D4F24">
      <w:pPr>
        <w:pStyle w:val="a6"/>
        <w:widowControl w:val="0"/>
        <w:numPr>
          <w:ilvl w:val="2"/>
          <w:numId w:val="6"/>
        </w:numPr>
        <w:tabs>
          <w:tab w:val="left" w:pos="284"/>
        </w:tabs>
        <w:autoSpaceDE w:val="0"/>
        <w:autoSpaceDN w:val="0"/>
        <w:adjustRightInd w:val="0"/>
        <w:spacing w:line="240" w:lineRule="auto"/>
        <w:ind w:left="0" w:firstLine="0"/>
        <w:contextualSpacing w:val="0"/>
        <w:rPr>
          <w:sz w:val="22"/>
          <w:szCs w:val="22"/>
        </w:rPr>
      </w:pPr>
      <w:r w:rsidRPr="00A8159A">
        <w:rPr>
          <w:sz w:val="22"/>
          <w:szCs w:val="22"/>
        </w:rPr>
        <w:t>Датой отправки указанных в Договоре документов в электронном виде по телекоммуникационным каналам связи считается дата подтверждения Оператором ЭДО отправки такого документа.</w:t>
      </w:r>
    </w:p>
    <w:p w:rsidR="009D4F24" w:rsidRPr="00A8159A" w:rsidRDefault="009D4F24" w:rsidP="009D4F24">
      <w:pPr>
        <w:pStyle w:val="a6"/>
        <w:widowControl w:val="0"/>
        <w:numPr>
          <w:ilvl w:val="2"/>
          <w:numId w:val="6"/>
        </w:numPr>
        <w:tabs>
          <w:tab w:val="left" w:pos="284"/>
        </w:tabs>
        <w:autoSpaceDE w:val="0"/>
        <w:autoSpaceDN w:val="0"/>
        <w:adjustRightInd w:val="0"/>
        <w:spacing w:line="240" w:lineRule="auto"/>
        <w:ind w:left="0" w:firstLine="0"/>
        <w:contextualSpacing w:val="0"/>
        <w:rPr>
          <w:sz w:val="22"/>
          <w:szCs w:val="22"/>
        </w:rPr>
      </w:pPr>
      <w:r w:rsidRPr="00A8159A">
        <w:rPr>
          <w:sz w:val="22"/>
          <w:szCs w:val="22"/>
        </w:rPr>
        <w:t>Стороны признают, что используемые Сторонами электронные документы, подписанные УКЭП уполномоченных представителей Сторон, имеют равную юридическую силу с документами на бумажном носителе, подписанными уполномоченными представителями и заверенными оттисками печатей Сторон (независимо от того существуют такие документы на бумажных носителях или нет), только при соблюдении правил формирования и порядка передачи электронных документов, установленных настоящим разделом Договора и правилами Оператора ЭДО.</w:t>
      </w:r>
    </w:p>
    <w:p w:rsidR="009D4F24" w:rsidRPr="00A8159A" w:rsidRDefault="009D4F24" w:rsidP="009D4F24">
      <w:pPr>
        <w:pStyle w:val="a6"/>
        <w:widowControl w:val="0"/>
        <w:numPr>
          <w:ilvl w:val="2"/>
          <w:numId w:val="6"/>
        </w:numPr>
        <w:tabs>
          <w:tab w:val="left" w:pos="284"/>
        </w:tabs>
        <w:autoSpaceDE w:val="0"/>
        <w:autoSpaceDN w:val="0"/>
        <w:adjustRightInd w:val="0"/>
        <w:spacing w:after="60" w:line="240" w:lineRule="auto"/>
        <w:ind w:left="0" w:firstLine="0"/>
        <w:rPr>
          <w:sz w:val="22"/>
          <w:szCs w:val="22"/>
        </w:rPr>
      </w:pPr>
      <w:r w:rsidRPr="00A8159A">
        <w:rPr>
          <w:sz w:val="22"/>
          <w:szCs w:val="22"/>
        </w:rPr>
        <w:t>Стороны обязаны своевременно информировать друг друга о технической невозможности обмена документами в электронной форме, связанной с неработоспособностью системы электронного документооборота. В этом случае Стороны по согласованию могут производить обмен документами на бумажном носителе с подписанием уполномоченным представителем до восстановления работоспособности системы электронного документооборота.</w:t>
      </w:r>
    </w:p>
    <w:p w:rsidR="009D4F24" w:rsidRPr="00A8159A" w:rsidRDefault="009D4F24" w:rsidP="009D4F24">
      <w:pPr>
        <w:pStyle w:val="a6"/>
        <w:widowControl w:val="0"/>
        <w:numPr>
          <w:ilvl w:val="2"/>
          <w:numId w:val="6"/>
        </w:numPr>
        <w:tabs>
          <w:tab w:val="left" w:pos="284"/>
        </w:tabs>
        <w:autoSpaceDE w:val="0"/>
        <w:autoSpaceDN w:val="0"/>
        <w:adjustRightInd w:val="0"/>
        <w:spacing w:after="60" w:line="240" w:lineRule="auto"/>
        <w:ind w:left="0" w:firstLine="0"/>
        <w:rPr>
          <w:sz w:val="22"/>
          <w:szCs w:val="22"/>
        </w:rPr>
      </w:pPr>
      <w:r w:rsidRPr="00A8159A">
        <w:rPr>
          <w:sz w:val="22"/>
          <w:szCs w:val="22"/>
        </w:rPr>
        <w:t xml:space="preserve">Стороны договорились о том, что Покупатель вправе в одностороннем порядке полностью или в части перейти на временной или постоянной основе на бумажный документооборот по договору, предварительно уведомив об этом Поставщика. </w:t>
      </w:r>
    </w:p>
    <w:p w:rsidR="009D4F24" w:rsidRPr="00A8159A" w:rsidRDefault="009D4F24" w:rsidP="009D4F24">
      <w:pPr>
        <w:pStyle w:val="a6"/>
        <w:widowControl w:val="0"/>
        <w:numPr>
          <w:ilvl w:val="2"/>
          <w:numId w:val="6"/>
        </w:numPr>
        <w:tabs>
          <w:tab w:val="left" w:pos="284"/>
        </w:tabs>
        <w:autoSpaceDE w:val="0"/>
        <w:autoSpaceDN w:val="0"/>
        <w:adjustRightInd w:val="0"/>
        <w:spacing w:after="60" w:line="240" w:lineRule="auto"/>
        <w:ind w:left="0" w:firstLine="0"/>
        <w:rPr>
          <w:sz w:val="22"/>
          <w:szCs w:val="22"/>
        </w:rPr>
      </w:pPr>
      <w:r w:rsidRPr="00A8159A">
        <w:rPr>
          <w:sz w:val="22"/>
          <w:szCs w:val="22"/>
        </w:rPr>
        <w:t>Покупатель, за исключением случаев предусмотренных п9.6.6.-9.6.7. вправе не принимать к рассмотрению направленные Поставщиком  на бумажном носителе документы, а также документы составленные с нарушением требований п.9.6.1.-9.6.3 настоящего Договора и требовать предоставления надлежаще оформленных документов с использованием системы электронного документооборота.</w:t>
      </w:r>
    </w:p>
    <w:p w:rsidR="009D4F24" w:rsidRPr="00A8159A" w:rsidRDefault="009D4F24" w:rsidP="009D4F24">
      <w:pPr>
        <w:pStyle w:val="a6"/>
        <w:widowControl w:val="0"/>
        <w:numPr>
          <w:ilvl w:val="2"/>
          <w:numId w:val="6"/>
        </w:numPr>
        <w:tabs>
          <w:tab w:val="left" w:pos="284"/>
        </w:tabs>
        <w:autoSpaceDE w:val="0"/>
        <w:autoSpaceDN w:val="0"/>
        <w:adjustRightInd w:val="0"/>
        <w:spacing w:after="60" w:line="240" w:lineRule="auto"/>
        <w:ind w:left="0" w:firstLine="0"/>
        <w:rPr>
          <w:sz w:val="22"/>
          <w:szCs w:val="22"/>
        </w:rPr>
      </w:pPr>
      <w:r w:rsidRPr="00A8159A">
        <w:rPr>
          <w:sz w:val="22"/>
          <w:szCs w:val="22"/>
        </w:rPr>
        <w:t>Возможность дублирования документов, составленных в электронной форме, на бумажном носителе возможна только по запросу Покупателя в случаях, когда Покупатель не получил от Поставщика документы через Оператора ЭДО.</w:t>
      </w:r>
    </w:p>
    <w:p w:rsidR="009D4F24" w:rsidRPr="00A8159A" w:rsidRDefault="009D4F24" w:rsidP="009D4F24">
      <w:pPr>
        <w:pStyle w:val="a6"/>
        <w:widowControl w:val="0"/>
        <w:numPr>
          <w:ilvl w:val="2"/>
          <w:numId w:val="6"/>
        </w:numPr>
        <w:tabs>
          <w:tab w:val="left" w:pos="284"/>
        </w:tabs>
        <w:autoSpaceDE w:val="0"/>
        <w:autoSpaceDN w:val="0"/>
        <w:adjustRightInd w:val="0"/>
        <w:spacing w:after="60" w:line="240" w:lineRule="auto"/>
        <w:ind w:left="0" w:firstLine="0"/>
        <w:rPr>
          <w:sz w:val="22"/>
          <w:szCs w:val="22"/>
        </w:rPr>
      </w:pPr>
      <w:r w:rsidRPr="00A8159A">
        <w:rPr>
          <w:sz w:val="22"/>
          <w:szCs w:val="22"/>
        </w:rPr>
        <w:t xml:space="preserve">К документам, указанным в п.9.6.1. настоящего Договора, передаваемым в электронной форме, условия Договора о количестве экземпляров, предоставляемых на бумажном носителе, не применяются. </w:t>
      </w:r>
    </w:p>
    <w:p w:rsidR="009D4F24" w:rsidRPr="00A8159A" w:rsidRDefault="009D4F24" w:rsidP="009D4F24">
      <w:pPr>
        <w:widowControl w:val="0"/>
        <w:tabs>
          <w:tab w:val="left" w:pos="0"/>
        </w:tabs>
        <w:spacing w:after="0" w:line="240" w:lineRule="auto"/>
        <w:jc w:val="both"/>
        <w:outlineLvl w:val="1"/>
        <w:rPr>
          <w:rFonts w:ascii="Times New Roman" w:eastAsia="Times New Roman" w:hAnsi="Times New Roman"/>
          <w:b/>
          <w:lang w:eastAsia="ru-RU"/>
        </w:rPr>
      </w:pPr>
      <w:r w:rsidRPr="00A8159A">
        <w:rPr>
          <w:rFonts w:ascii="Times New Roman" w:eastAsia="Times New Roman" w:hAnsi="Times New Roman"/>
          <w:b/>
          <w:lang w:eastAsia="ru-RU"/>
        </w:rPr>
        <w:t>Приложения</w:t>
      </w:r>
    </w:p>
    <w:p w:rsidR="009D4F24" w:rsidRPr="00A8159A" w:rsidRDefault="009D4F24" w:rsidP="009D4F24">
      <w:pPr>
        <w:widowControl w:val="0"/>
        <w:tabs>
          <w:tab w:val="left" w:pos="0"/>
        </w:tabs>
        <w:overflowPunct w:val="0"/>
        <w:autoSpaceDE w:val="0"/>
        <w:autoSpaceDN w:val="0"/>
        <w:adjustRightInd w:val="0"/>
        <w:spacing w:after="0" w:line="240" w:lineRule="auto"/>
        <w:jc w:val="both"/>
        <w:textAlignment w:val="baseline"/>
        <w:rPr>
          <w:rFonts w:ascii="Times New Roman" w:eastAsia="Times New Roman" w:hAnsi="Times New Roman"/>
          <w:lang w:eastAsia="ru-RU"/>
        </w:rPr>
      </w:pPr>
      <w:bookmarkStart w:id="3" w:name="_Ref266782219"/>
      <w:bookmarkStart w:id="4" w:name="_Ref283287496"/>
      <w:r w:rsidRPr="00A8159A">
        <w:rPr>
          <w:rFonts w:ascii="Times New Roman" w:eastAsia="Times New Roman" w:hAnsi="Times New Roman"/>
          <w:lang w:eastAsia="ru-RU"/>
        </w:rPr>
        <w:t>К настоящему Договору прилагаются и являются его неотъемлемой частью следующие приложения:</w:t>
      </w:r>
    </w:p>
    <w:p w:rsidR="009D4F24" w:rsidRPr="00A8159A" w:rsidRDefault="009D4F24" w:rsidP="009D4F24">
      <w:pPr>
        <w:widowControl w:val="0"/>
        <w:numPr>
          <w:ilvl w:val="0"/>
          <w:numId w:val="4"/>
        </w:numPr>
        <w:tabs>
          <w:tab w:val="left" w:pos="0"/>
          <w:tab w:val="left" w:pos="1120"/>
        </w:tabs>
        <w:overflowPunct w:val="0"/>
        <w:autoSpaceDE w:val="0"/>
        <w:autoSpaceDN w:val="0"/>
        <w:adjustRightInd w:val="0"/>
        <w:spacing w:after="0" w:line="240" w:lineRule="auto"/>
        <w:ind w:left="0" w:firstLine="0"/>
        <w:jc w:val="both"/>
        <w:textAlignment w:val="baseline"/>
        <w:rPr>
          <w:rFonts w:ascii="Times New Roman" w:eastAsia="Times New Roman" w:hAnsi="Times New Roman"/>
          <w:lang w:eastAsia="ru-RU"/>
        </w:rPr>
      </w:pPr>
      <w:bookmarkStart w:id="5" w:name="_Ref266781400"/>
      <w:bookmarkEnd w:id="3"/>
      <w:bookmarkEnd w:id="4"/>
      <w:r w:rsidRPr="00A8159A">
        <w:rPr>
          <w:rFonts w:ascii="Times New Roman" w:eastAsia="Times New Roman" w:hAnsi="Times New Roman"/>
          <w:lang w:eastAsia="ru-RU"/>
        </w:rPr>
        <w:t>Спецификация;</w:t>
      </w:r>
    </w:p>
    <w:p w:rsidR="009D4F24" w:rsidRPr="00A8159A" w:rsidRDefault="009D4F24" w:rsidP="009D4F24">
      <w:pPr>
        <w:widowControl w:val="0"/>
        <w:numPr>
          <w:ilvl w:val="0"/>
          <w:numId w:val="4"/>
        </w:numPr>
        <w:tabs>
          <w:tab w:val="clear" w:pos="360"/>
          <w:tab w:val="left" w:pos="0"/>
          <w:tab w:val="left" w:pos="1120"/>
        </w:tabs>
        <w:overflowPunct w:val="0"/>
        <w:autoSpaceDE w:val="0"/>
        <w:autoSpaceDN w:val="0"/>
        <w:adjustRightInd w:val="0"/>
        <w:spacing w:after="0" w:line="240" w:lineRule="auto"/>
        <w:ind w:left="0" w:firstLine="0"/>
        <w:jc w:val="both"/>
        <w:textAlignment w:val="baseline"/>
        <w:rPr>
          <w:rFonts w:ascii="Times New Roman" w:eastAsia="Times New Roman" w:hAnsi="Times New Roman"/>
          <w:lang w:eastAsia="ru-RU"/>
        </w:rPr>
      </w:pPr>
      <w:bookmarkStart w:id="6" w:name="_Ref283135617"/>
      <w:bookmarkStart w:id="7" w:name="_Ref277774936"/>
      <w:bookmarkStart w:id="8" w:name="_Ref283135600"/>
      <w:bookmarkEnd w:id="5"/>
      <w:r w:rsidRPr="00A8159A">
        <w:rPr>
          <w:rFonts w:ascii="Times New Roman" w:eastAsia="Times New Roman" w:hAnsi="Times New Roman"/>
          <w:lang w:eastAsia="ru-RU"/>
        </w:rPr>
        <w:t>Формы Актов;</w:t>
      </w:r>
    </w:p>
    <w:bookmarkEnd w:id="6"/>
    <w:bookmarkEnd w:id="7"/>
    <w:bookmarkEnd w:id="8"/>
    <w:p w:rsidR="009D4F24" w:rsidRPr="001B5540" w:rsidRDefault="009D4F24" w:rsidP="009D4F24">
      <w:pPr>
        <w:widowControl w:val="0"/>
        <w:numPr>
          <w:ilvl w:val="0"/>
          <w:numId w:val="4"/>
        </w:numPr>
        <w:tabs>
          <w:tab w:val="clear" w:pos="360"/>
          <w:tab w:val="left" w:pos="0"/>
          <w:tab w:val="left" w:pos="1120"/>
        </w:tabs>
        <w:overflowPunct w:val="0"/>
        <w:autoSpaceDE w:val="0"/>
        <w:autoSpaceDN w:val="0"/>
        <w:adjustRightInd w:val="0"/>
        <w:spacing w:after="0" w:line="240" w:lineRule="auto"/>
        <w:ind w:left="0" w:firstLine="0"/>
        <w:jc w:val="both"/>
        <w:textAlignment w:val="baseline"/>
        <w:rPr>
          <w:rFonts w:ascii="Times New Roman" w:hAnsi="Times New Roman"/>
          <w:b/>
          <w:iCs/>
        </w:rPr>
      </w:pPr>
      <w:r w:rsidRPr="00A8159A">
        <w:rPr>
          <w:rFonts w:ascii="Times New Roman" w:eastAsia="Times New Roman" w:hAnsi="Times New Roman"/>
          <w:lang w:eastAsia="ru-RU"/>
        </w:rPr>
        <w:t>Форма предоставления информации о цепочке собственников (бенефициарах)</w:t>
      </w:r>
      <w:ins w:id="9" w:author="Чураева Ирина Александровна" w:date="2024-03-06T12:29:00Z">
        <w:r w:rsidRPr="00A8159A">
          <w:rPr>
            <w:rFonts w:ascii="Times New Roman" w:eastAsia="Times New Roman" w:hAnsi="Times New Roman"/>
            <w:lang w:eastAsia="ru-RU"/>
          </w:rPr>
          <w:t>;</w:t>
        </w:r>
      </w:ins>
      <w:r w:rsidRPr="00A8159A">
        <w:rPr>
          <w:rFonts w:ascii="Times New Roman" w:eastAsia="Times New Roman" w:hAnsi="Times New Roman"/>
          <w:lang w:eastAsia="ru-RU"/>
        </w:rPr>
        <w:t xml:space="preserve"> </w:t>
      </w:r>
    </w:p>
    <w:p w:rsidR="001B5540" w:rsidRPr="00A8159A" w:rsidRDefault="001B5540" w:rsidP="001B5540">
      <w:pPr>
        <w:widowControl w:val="0"/>
        <w:tabs>
          <w:tab w:val="left" w:pos="0"/>
          <w:tab w:val="left" w:pos="1120"/>
        </w:tabs>
        <w:overflowPunct w:val="0"/>
        <w:autoSpaceDE w:val="0"/>
        <w:autoSpaceDN w:val="0"/>
        <w:adjustRightInd w:val="0"/>
        <w:spacing w:after="0" w:line="240" w:lineRule="auto"/>
        <w:jc w:val="both"/>
        <w:textAlignment w:val="baseline"/>
        <w:rPr>
          <w:rFonts w:ascii="Times New Roman" w:hAnsi="Times New Roman"/>
          <w:b/>
          <w:iCs/>
        </w:rPr>
      </w:pPr>
    </w:p>
    <w:p w:rsidR="009D4F24" w:rsidRPr="00A8159A" w:rsidRDefault="009D4F24" w:rsidP="009D4F24">
      <w:pPr>
        <w:pStyle w:val="a6"/>
        <w:widowControl w:val="0"/>
        <w:numPr>
          <w:ilvl w:val="0"/>
          <w:numId w:val="6"/>
        </w:numPr>
        <w:spacing w:line="240" w:lineRule="auto"/>
        <w:ind w:left="0" w:firstLine="0"/>
        <w:jc w:val="center"/>
        <w:outlineLvl w:val="1"/>
        <w:rPr>
          <w:b/>
          <w:sz w:val="22"/>
          <w:szCs w:val="22"/>
        </w:rPr>
      </w:pPr>
      <w:r w:rsidRPr="00A8159A">
        <w:rPr>
          <w:b/>
          <w:sz w:val="22"/>
          <w:szCs w:val="22"/>
        </w:rPr>
        <w:t>Адреса, банковские и почтовые реквизиты и подписи Сторон</w:t>
      </w:r>
    </w:p>
    <w:tbl>
      <w:tblPr>
        <w:tblpPr w:leftFromText="180" w:rightFromText="180" w:vertAnchor="text" w:horzAnchor="margin" w:tblpY="107"/>
        <w:tblW w:w="9747" w:type="dxa"/>
        <w:tblLayout w:type="fixed"/>
        <w:tblLook w:val="01E0" w:firstRow="1" w:lastRow="1" w:firstColumn="1" w:lastColumn="1" w:noHBand="0" w:noVBand="0"/>
      </w:tblPr>
      <w:tblGrid>
        <w:gridCol w:w="4448"/>
        <w:gridCol w:w="5299"/>
      </w:tblGrid>
      <w:tr w:rsidR="009D4F24" w:rsidRPr="00A8159A" w:rsidTr="00583D69">
        <w:tc>
          <w:tcPr>
            <w:tcW w:w="4448" w:type="dxa"/>
          </w:tcPr>
          <w:p w:rsidR="009D4F24" w:rsidRPr="00A8159A" w:rsidRDefault="009D4F24" w:rsidP="00583D69">
            <w:pPr>
              <w:widowControl w:val="0"/>
              <w:shd w:val="clear" w:color="auto" w:fill="FFFFFF"/>
              <w:spacing w:after="0" w:line="240" w:lineRule="auto"/>
              <w:jc w:val="center"/>
              <w:rPr>
                <w:rFonts w:ascii="Times New Roman" w:eastAsia="Times New Roman" w:hAnsi="Times New Roman"/>
                <w:b/>
                <w:lang w:eastAsia="ru-RU"/>
              </w:rPr>
            </w:pPr>
            <w:r w:rsidRPr="00A8159A">
              <w:rPr>
                <w:rFonts w:ascii="Times New Roman" w:eastAsia="Times New Roman" w:hAnsi="Times New Roman"/>
                <w:b/>
                <w:lang w:eastAsia="ru-RU"/>
              </w:rPr>
              <w:t>Поставщик</w:t>
            </w:r>
          </w:p>
        </w:tc>
        <w:tc>
          <w:tcPr>
            <w:tcW w:w="5299" w:type="dxa"/>
          </w:tcPr>
          <w:p w:rsidR="009D4F24" w:rsidRPr="00A8159A" w:rsidRDefault="009D4F24" w:rsidP="00583D69">
            <w:pPr>
              <w:widowControl w:val="0"/>
              <w:shd w:val="clear" w:color="auto" w:fill="FFFFFF"/>
              <w:spacing w:after="0" w:line="240" w:lineRule="auto"/>
              <w:jc w:val="center"/>
              <w:rPr>
                <w:rFonts w:ascii="Times New Roman" w:eastAsia="Times New Roman" w:hAnsi="Times New Roman"/>
                <w:b/>
                <w:lang w:eastAsia="ru-RU"/>
              </w:rPr>
            </w:pPr>
            <w:r w:rsidRPr="00A8159A">
              <w:rPr>
                <w:rFonts w:ascii="Times New Roman" w:eastAsia="Times New Roman" w:hAnsi="Times New Roman"/>
                <w:b/>
                <w:lang w:eastAsia="ru-RU"/>
              </w:rPr>
              <w:t>Покупатель</w:t>
            </w:r>
          </w:p>
        </w:tc>
      </w:tr>
      <w:tr w:rsidR="009D4F24" w:rsidRPr="00A8159A" w:rsidTr="00583D69">
        <w:tc>
          <w:tcPr>
            <w:tcW w:w="4448" w:type="dxa"/>
          </w:tcPr>
          <w:p w:rsidR="009D4F24" w:rsidRPr="00A8159A" w:rsidRDefault="009D4F24" w:rsidP="00583D69">
            <w:pPr>
              <w:widowControl w:val="0"/>
              <w:shd w:val="clear" w:color="auto" w:fill="FFFFFF"/>
              <w:tabs>
                <w:tab w:val="left" w:pos="4232"/>
              </w:tabs>
              <w:spacing w:after="0" w:line="240" w:lineRule="auto"/>
              <w:ind w:right="-108"/>
              <w:jc w:val="center"/>
              <w:rPr>
                <w:rFonts w:ascii="Times New Roman" w:eastAsia="Times New Roman" w:hAnsi="Times New Roman"/>
                <w:b/>
                <w:spacing w:val="-3"/>
                <w:lang w:eastAsia="ru-RU"/>
              </w:rPr>
            </w:pPr>
            <w:r w:rsidRPr="00A8159A">
              <w:rPr>
                <w:rFonts w:ascii="Times New Roman" w:eastAsia="Times New Roman" w:hAnsi="Times New Roman"/>
                <w:b/>
                <w:spacing w:val="-3"/>
                <w:lang w:eastAsia="ru-RU"/>
              </w:rPr>
              <w:t>__________ «_____________________»</w:t>
            </w:r>
          </w:p>
          <w:p w:rsidR="009D4F24" w:rsidRPr="00A8159A" w:rsidRDefault="009D4F24" w:rsidP="00583D69">
            <w:pPr>
              <w:widowControl w:val="0"/>
              <w:shd w:val="clear" w:color="auto" w:fill="FFFFFF"/>
              <w:spacing w:after="0" w:line="240" w:lineRule="auto"/>
              <w:jc w:val="center"/>
              <w:rPr>
                <w:rFonts w:ascii="Times New Roman" w:eastAsia="Times New Roman" w:hAnsi="Times New Roman"/>
                <w:b/>
                <w:lang w:eastAsia="ru-RU"/>
              </w:rPr>
            </w:pPr>
          </w:p>
        </w:tc>
        <w:tc>
          <w:tcPr>
            <w:tcW w:w="5299" w:type="dxa"/>
          </w:tcPr>
          <w:p w:rsidR="009D4F24" w:rsidRPr="00A8159A" w:rsidRDefault="009D4F24" w:rsidP="00583D69">
            <w:pPr>
              <w:widowControl w:val="0"/>
              <w:shd w:val="clear" w:color="auto" w:fill="FFFFFF"/>
              <w:spacing w:after="0" w:line="240" w:lineRule="auto"/>
              <w:ind w:right="461"/>
              <w:jc w:val="center"/>
              <w:rPr>
                <w:rFonts w:ascii="Times New Roman" w:eastAsia="Times New Roman" w:hAnsi="Times New Roman"/>
                <w:b/>
                <w:spacing w:val="-3"/>
                <w:lang w:eastAsia="ru-RU"/>
              </w:rPr>
            </w:pPr>
            <w:r w:rsidRPr="00A8159A">
              <w:rPr>
                <w:rFonts w:ascii="Times New Roman" w:eastAsia="Times New Roman" w:hAnsi="Times New Roman"/>
                <w:b/>
                <w:spacing w:val="-3"/>
                <w:lang w:eastAsia="ru-RU"/>
              </w:rPr>
              <w:t>ПАО «Т Плюс»</w:t>
            </w:r>
          </w:p>
          <w:p w:rsidR="009D4F24" w:rsidRPr="00A8159A" w:rsidRDefault="009D4F24" w:rsidP="00583D69">
            <w:pPr>
              <w:widowControl w:val="0"/>
              <w:shd w:val="clear" w:color="auto" w:fill="FFFFFF"/>
              <w:spacing w:after="0" w:line="240" w:lineRule="auto"/>
              <w:jc w:val="center"/>
              <w:rPr>
                <w:rFonts w:ascii="Times New Roman" w:eastAsia="Times New Roman" w:hAnsi="Times New Roman"/>
                <w:b/>
                <w:lang w:eastAsia="ru-RU"/>
              </w:rPr>
            </w:pPr>
          </w:p>
        </w:tc>
      </w:tr>
      <w:tr w:rsidR="009D4F24" w:rsidRPr="00A8159A" w:rsidTr="00583D69">
        <w:tc>
          <w:tcPr>
            <w:tcW w:w="4448" w:type="dxa"/>
          </w:tcPr>
          <w:p w:rsidR="009D4F24" w:rsidRPr="00A8159A" w:rsidRDefault="009D4F24" w:rsidP="00583D69">
            <w:pPr>
              <w:widowControl w:val="0"/>
              <w:spacing w:after="0" w:line="240" w:lineRule="auto"/>
              <w:jc w:val="both"/>
              <w:rPr>
                <w:rFonts w:ascii="Times New Roman" w:eastAsia="Times New Roman" w:hAnsi="Times New Roman"/>
                <w:b/>
                <w:lang w:eastAsia="ru-RU"/>
              </w:rPr>
            </w:pPr>
            <w:r w:rsidRPr="00A8159A">
              <w:rPr>
                <w:rFonts w:ascii="Times New Roman" w:eastAsia="Times New Roman" w:hAnsi="Times New Roman"/>
                <w:spacing w:val="-3"/>
                <w:lang w:eastAsia="ru-RU"/>
              </w:rPr>
              <w:t xml:space="preserve">Юридический адрес: </w:t>
            </w:r>
            <w:r w:rsidRPr="00A8159A">
              <w:rPr>
                <w:rFonts w:ascii="Times New Roman" w:eastAsia="Times New Roman" w:hAnsi="Times New Roman"/>
                <w:spacing w:val="3"/>
                <w:lang w:eastAsia="ru-RU"/>
              </w:rPr>
              <w:t>____________________</w:t>
            </w:r>
          </w:p>
        </w:tc>
        <w:tc>
          <w:tcPr>
            <w:tcW w:w="5299" w:type="dxa"/>
          </w:tcPr>
          <w:p w:rsidR="009D4F24" w:rsidRPr="00A8159A" w:rsidRDefault="009D4F24" w:rsidP="00583D69">
            <w:pPr>
              <w:widowControl w:val="0"/>
              <w:spacing w:after="0" w:line="240" w:lineRule="auto"/>
              <w:jc w:val="both"/>
              <w:rPr>
                <w:rFonts w:ascii="Times New Roman" w:eastAsia="Times New Roman" w:hAnsi="Times New Roman"/>
                <w:b/>
                <w:lang w:eastAsia="ru-RU"/>
              </w:rPr>
            </w:pPr>
            <w:r w:rsidRPr="00A8159A">
              <w:rPr>
                <w:rFonts w:ascii="Times New Roman" w:eastAsia="Times New Roman" w:hAnsi="Times New Roman"/>
                <w:spacing w:val="-3"/>
                <w:lang w:eastAsia="ru-RU"/>
              </w:rPr>
              <w:t xml:space="preserve">Юридический адрес: </w:t>
            </w:r>
            <w:r w:rsidRPr="00A8159A">
              <w:rPr>
                <w:rFonts w:ascii="Times New Roman" w:eastAsia="Times New Roman" w:hAnsi="Times New Roman"/>
                <w:spacing w:val="3"/>
                <w:lang w:eastAsia="ru-RU"/>
              </w:rPr>
              <w:t xml:space="preserve">____________________________ </w:t>
            </w:r>
          </w:p>
        </w:tc>
      </w:tr>
      <w:tr w:rsidR="009D4F24" w:rsidRPr="00A8159A" w:rsidTr="00583D69">
        <w:tc>
          <w:tcPr>
            <w:tcW w:w="4448" w:type="dxa"/>
          </w:tcPr>
          <w:p w:rsidR="009D4F24" w:rsidRPr="00A8159A" w:rsidRDefault="009D4F24" w:rsidP="00583D69">
            <w:pPr>
              <w:widowControl w:val="0"/>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 xml:space="preserve">ИНН </w:t>
            </w:r>
            <w:r w:rsidRPr="00A8159A">
              <w:rPr>
                <w:rFonts w:ascii="Times New Roman" w:eastAsia="Times New Roman" w:hAnsi="Times New Roman"/>
                <w:spacing w:val="3"/>
                <w:lang w:eastAsia="ru-RU"/>
              </w:rPr>
              <w:t>____________, КПП_______________</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ОГРН__________________________________</w:t>
            </w:r>
          </w:p>
        </w:tc>
        <w:tc>
          <w:tcPr>
            <w:tcW w:w="5299" w:type="dxa"/>
          </w:tcPr>
          <w:p w:rsidR="009D4F24" w:rsidRPr="00A8159A" w:rsidRDefault="009D4F24" w:rsidP="00583D69">
            <w:pPr>
              <w:widowControl w:val="0"/>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 xml:space="preserve">ИНН </w:t>
            </w:r>
            <w:r w:rsidRPr="00A8159A">
              <w:rPr>
                <w:rFonts w:ascii="Times New Roman" w:eastAsia="Times New Roman" w:hAnsi="Times New Roman"/>
                <w:spacing w:val="3"/>
                <w:lang w:eastAsia="ru-RU"/>
              </w:rPr>
              <w:t>____________, КПП_______________</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ОГРН__________________________________</w:t>
            </w:r>
          </w:p>
        </w:tc>
      </w:tr>
      <w:tr w:rsidR="009D4F24" w:rsidRPr="00A8159A" w:rsidTr="00583D69">
        <w:tc>
          <w:tcPr>
            <w:tcW w:w="4448" w:type="dxa"/>
          </w:tcPr>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Банковские реквизиты:</w:t>
            </w:r>
          </w:p>
          <w:p w:rsidR="009D4F24" w:rsidRPr="00A8159A" w:rsidRDefault="009D4F24" w:rsidP="00583D69">
            <w:pPr>
              <w:widowControl w:val="0"/>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Р/с №____________________ в ___________</w:t>
            </w:r>
          </w:p>
          <w:p w:rsidR="009D4F24" w:rsidRPr="00A8159A" w:rsidRDefault="009D4F24" w:rsidP="00583D69">
            <w:pPr>
              <w:widowControl w:val="0"/>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К/с___________________, БИК ____________</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p>
          <w:p w:rsidR="009D4F24" w:rsidRPr="00A8159A" w:rsidRDefault="009D4F24" w:rsidP="00583D69">
            <w:pPr>
              <w:widowControl w:val="0"/>
              <w:spacing w:after="0" w:line="240" w:lineRule="auto"/>
              <w:jc w:val="both"/>
              <w:rPr>
                <w:rFonts w:ascii="Times New Roman" w:eastAsia="Times New Roman" w:hAnsi="Times New Roman"/>
                <w:spacing w:val="-3"/>
                <w:lang w:eastAsia="ru-RU"/>
              </w:rPr>
            </w:pPr>
          </w:p>
        </w:tc>
        <w:tc>
          <w:tcPr>
            <w:tcW w:w="5299" w:type="dxa"/>
          </w:tcPr>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lastRenderedPageBreak/>
              <w:t>Банковские реквизиты:</w:t>
            </w:r>
          </w:p>
          <w:p w:rsidR="009D4F24" w:rsidRPr="00A8159A" w:rsidRDefault="009D4F24" w:rsidP="00583D69">
            <w:pPr>
              <w:widowControl w:val="0"/>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Р/с №____________________ в _________________</w:t>
            </w:r>
          </w:p>
          <w:p w:rsidR="009D4F24" w:rsidRPr="00A8159A" w:rsidRDefault="009D4F24" w:rsidP="00583D69">
            <w:pPr>
              <w:widowControl w:val="0"/>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К/с_______________________, БИК _________________</w:t>
            </w:r>
          </w:p>
          <w:p w:rsidR="009D4F24" w:rsidRPr="00A8159A" w:rsidRDefault="009D4F24" w:rsidP="00583D69">
            <w:pPr>
              <w:widowControl w:val="0"/>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 xml:space="preserve">Грузополучатель: </w:t>
            </w:r>
          </w:p>
          <w:p w:rsidR="009D4F24" w:rsidRPr="00A8159A" w:rsidRDefault="009D4F24" w:rsidP="00583D69">
            <w:pPr>
              <w:widowControl w:val="0"/>
              <w:spacing w:after="0" w:line="240" w:lineRule="auto"/>
              <w:jc w:val="both"/>
              <w:rPr>
                <w:rFonts w:ascii="Times New Roman" w:eastAsia="Times New Roman" w:hAnsi="Times New Roman"/>
                <w:i/>
                <w:spacing w:val="3"/>
                <w:lang w:eastAsia="ru-RU"/>
              </w:rPr>
            </w:pPr>
            <w:r w:rsidRPr="00A8159A">
              <w:rPr>
                <w:rFonts w:ascii="Times New Roman" w:eastAsia="Times New Roman" w:hAnsi="Times New Roman"/>
                <w:i/>
                <w:spacing w:val="3"/>
                <w:lang w:eastAsia="ru-RU"/>
              </w:rPr>
              <w:lastRenderedPageBreak/>
              <w:t xml:space="preserve">Филиал «________» «__________________», </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i/>
                <w:spacing w:val="3"/>
                <w:lang w:eastAsia="ru-RU"/>
              </w:rPr>
              <w:t>Местонахождение:</w:t>
            </w:r>
            <w:r w:rsidRPr="00A8159A" w:rsidDel="00BE5CC9">
              <w:rPr>
                <w:rFonts w:ascii="Times New Roman" w:eastAsia="Times New Roman" w:hAnsi="Times New Roman"/>
                <w:i/>
                <w:spacing w:val="3"/>
                <w:lang w:eastAsia="ru-RU"/>
              </w:rPr>
              <w:t xml:space="preserve"> </w:t>
            </w:r>
            <w:r w:rsidRPr="00A8159A">
              <w:rPr>
                <w:rFonts w:ascii="Times New Roman" w:eastAsia="Times New Roman" w:hAnsi="Times New Roman"/>
                <w:i/>
                <w:spacing w:val="3"/>
                <w:lang w:eastAsia="ru-RU"/>
              </w:rPr>
              <w:t>___________________________ __________________, КПП ________(для счетов-фактур)</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p>
        </w:tc>
      </w:tr>
      <w:tr w:rsidR="009D4F24" w:rsidRPr="00A8159A" w:rsidTr="00583D69">
        <w:tc>
          <w:tcPr>
            <w:tcW w:w="4448" w:type="dxa"/>
          </w:tcPr>
          <w:p w:rsidR="009D4F24" w:rsidRPr="00A8159A" w:rsidRDefault="009D4F24" w:rsidP="00583D69">
            <w:pPr>
              <w:widowControl w:val="0"/>
              <w:shd w:val="clear" w:color="auto" w:fill="FFFFFF"/>
              <w:spacing w:after="0" w:line="240" w:lineRule="auto"/>
              <w:ind w:right="-108"/>
              <w:jc w:val="both"/>
              <w:rPr>
                <w:rFonts w:ascii="Times New Roman" w:eastAsia="Times New Roman" w:hAnsi="Times New Roman"/>
                <w:spacing w:val="-3"/>
                <w:lang w:val="en-US" w:eastAsia="ru-RU"/>
              </w:rPr>
            </w:pPr>
            <w:r w:rsidRPr="00A8159A">
              <w:rPr>
                <w:rFonts w:ascii="Times New Roman" w:eastAsia="Times New Roman" w:hAnsi="Times New Roman"/>
                <w:spacing w:val="-3"/>
                <w:lang w:val="en-US" w:eastAsia="ru-RU"/>
              </w:rPr>
              <w:lastRenderedPageBreak/>
              <w:t xml:space="preserve">______________________/_________________/ </w:t>
            </w:r>
          </w:p>
          <w:p w:rsidR="009D4F24" w:rsidRPr="00A8159A" w:rsidRDefault="009D4F24" w:rsidP="00583D69">
            <w:pPr>
              <w:widowControl w:val="0"/>
              <w:spacing w:after="0" w:line="240" w:lineRule="auto"/>
              <w:jc w:val="both"/>
              <w:rPr>
                <w:rFonts w:ascii="Times New Roman" w:eastAsia="Times New Roman" w:hAnsi="Times New Roman"/>
                <w:spacing w:val="-3"/>
                <w:lang w:val="en-US" w:eastAsia="ru-RU"/>
              </w:rPr>
            </w:pPr>
            <w:r w:rsidRPr="00A8159A">
              <w:rPr>
                <w:rFonts w:ascii="Times New Roman" w:eastAsia="Times New Roman" w:hAnsi="Times New Roman"/>
                <w:spacing w:val="-3"/>
                <w:lang w:eastAsia="ru-RU"/>
              </w:rPr>
              <w:t>м</w:t>
            </w:r>
            <w:r w:rsidRPr="00A8159A">
              <w:rPr>
                <w:rFonts w:ascii="Times New Roman" w:eastAsia="Times New Roman" w:hAnsi="Times New Roman"/>
                <w:spacing w:val="-3"/>
                <w:lang w:val="en-US" w:eastAsia="ru-RU"/>
              </w:rPr>
              <w:t>.</w:t>
            </w:r>
            <w:r w:rsidRPr="00A8159A">
              <w:rPr>
                <w:rFonts w:ascii="Times New Roman" w:eastAsia="Times New Roman" w:hAnsi="Times New Roman"/>
                <w:spacing w:val="-3"/>
                <w:lang w:eastAsia="ru-RU"/>
              </w:rPr>
              <w:t>п</w:t>
            </w:r>
            <w:r w:rsidRPr="00A8159A">
              <w:rPr>
                <w:rFonts w:ascii="Times New Roman" w:eastAsia="Times New Roman" w:hAnsi="Times New Roman"/>
                <w:spacing w:val="-3"/>
                <w:lang w:val="en-US" w:eastAsia="ru-RU"/>
              </w:rPr>
              <w:t>.</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val="en-US" w:eastAsia="ru-RU"/>
              </w:rPr>
              <w:t xml:space="preserve">«____»  ____________________ 20___ </w:t>
            </w:r>
            <w:r w:rsidRPr="00A8159A">
              <w:rPr>
                <w:rFonts w:ascii="Times New Roman" w:eastAsia="Times New Roman" w:hAnsi="Times New Roman"/>
                <w:spacing w:val="-3"/>
                <w:lang w:eastAsia="ru-RU"/>
              </w:rPr>
              <w:t>года</w:t>
            </w:r>
          </w:p>
        </w:tc>
        <w:tc>
          <w:tcPr>
            <w:tcW w:w="5299" w:type="dxa"/>
          </w:tcPr>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____________________________/_______________/</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м.п.</w:t>
            </w:r>
          </w:p>
          <w:p w:rsidR="009D4F24" w:rsidRPr="00A8159A" w:rsidRDefault="009D4F24" w:rsidP="00583D69">
            <w:pPr>
              <w:widowControl w:val="0"/>
              <w:shd w:val="clear" w:color="auto" w:fill="FFFFFF"/>
              <w:spacing w:after="0" w:line="240" w:lineRule="auto"/>
              <w:jc w:val="both"/>
              <w:rPr>
                <w:rFonts w:ascii="Times New Roman" w:eastAsia="Times New Roman" w:hAnsi="Times New Roman"/>
                <w:spacing w:val="-3"/>
                <w:lang w:eastAsia="ru-RU"/>
              </w:rPr>
            </w:pPr>
            <w:r w:rsidRPr="00A8159A">
              <w:rPr>
                <w:rFonts w:ascii="Times New Roman" w:eastAsia="Times New Roman" w:hAnsi="Times New Roman"/>
                <w:spacing w:val="-3"/>
                <w:lang w:eastAsia="ru-RU"/>
              </w:rPr>
              <w:t>«_____»  _________________ 20____ года</w:t>
            </w:r>
          </w:p>
        </w:tc>
      </w:tr>
    </w:tbl>
    <w:p w:rsidR="00DC0155" w:rsidRDefault="00DC0155"/>
    <w:sectPr w:rsidR="00DC015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5C90" w:rsidRDefault="00CA5C90" w:rsidP="009D4F24">
      <w:pPr>
        <w:spacing w:after="0" w:line="240" w:lineRule="auto"/>
      </w:pPr>
      <w:r>
        <w:separator/>
      </w:r>
    </w:p>
  </w:endnote>
  <w:endnote w:type="continuationSeparator" w:id="0">
    <w:p w:rsidR="00CA5C90" w:rsidRDefault="00CA5C90" w:rsidP="009D4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5C90" w:rsidRDefault="00CA5C90" w:rsidP="009D4F24">
      <w:pPr>
        <w:spacing w:after="0" w:line="240" w:lineRule="auto"/>
      </w:pPr>
      <w:r>
        <w:separator/>
      </w:r>
    </w:p>
  </w:footnote>
  <w:footnote w:type="continuationSeparator" w:id="0">
    <w:p w:rsidR="00CA5C90" w:rsidRDefault="00CA5C90" w:rsidP="009D4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04DE"/>
    <w:multiLevelType w:val="hybridMultilevel"/>
    <w:tmpl w:val="010448B2"/>
    <w:lvl w:ilvl="0" w:tplc="9BEEA9F6">
      <w:start w:val="2"/>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C77843"/>
    <w:multiLevelType w:val="hybridMultilevel"/>
    <w:tmpl w:val="EAD6A398"/>
    <w:lvl w:ilvl="0" w:tplc="9BEEA9F6">
      <w:start w:val="2"/>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F0339D8"/>
    <w:multiLevelType w:val="multilevel"/>
    <w:tmpl w:val="FB023FBE"/>
    <w:lvl w:ilvl="0">
      <w:start w:val="1"/>
      <w:numFmt w:val="decimal"/>
      <w:lvlText w:val="Приложение %1."/>
      <w:lvlJc w:val="left"/>
      <w:pPr>
        <w:tabs>
          <w:tab w:val="num" w:pos="360"/>
        </w:tabs>
        <w:ind w:left="360" w:hanging="360"/>
      </w:pPr>
      <w:rPr>
        <w:rFonts w:hint="default"/>
        <w:b w:val="0"/>
        <w:i w:val="0"/>
      </w:rPr>
    </w:lvl>
    <w:lvl w:ilvl="1">
      <w:start w:val="1"/>
      <w:numFmt w:val="decimal"/>
      <w:lvlText w:val="%1.%2."/>
      <w:lvlJc w:val="left"/>
      <w:pPr>
        <w:tabs>
          <w:tab w:val="num" w:pos="858"/>
        </w:tabs>
        <w:ind w:left="858" w:hanging="432"/>
      </w:pPr>
      <w:rPr>
        <w:rFonts w:cs="Times New Roman" w:hint="default"/>
        <w:b w:val="0"/>
      </w:rPr>
    </w:lvl>
    <w:lvl w:ilvl="2">
      <w:start w:val="1"/>
      <w:numFmt w:val="decimal"/>
      <w:lvlText w:val="%1.%2.%3."/>
      <w:lvlJc w:val="left"/>
      <w:pPr>
        <w:tabs>
          <w:tab w:val="num" w:pos="1514"/>
        </w:tabs>
        <w:ind w:left="1224" w:hanging="430"/>
      </w:pPr>
      <w:rPr>
        <w:rFonts w:cs="Times New Roman" w:hint="default"/>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 w15:restartNumberingAfterBreak="0">
    <w:nsid w:val="38816416"/>
    <w:multiLevelType w:val="hybridMultilevel"/>
    <w:tmpl w:val="8DCC71F0"/>
    <w:lvl w:ilvl="0" w:tplc="04190017">
      <w:start w:val="1"/>
      <w:numFmt w:val="lowerLetter"/>
      <w:lvlText w:val="%1)"/>
      <w:lvlJc w:val="left"/>
      <w:pPr>
        <w:ind w:left="786"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44436DFC"/>
    <w:multiLevelType w:val="hybridMultilevel"/>
    <w:tmpl w:val="0B96FF02"/>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5E191D49"/>
    <w:multiLevelType w:val="hybridMultilevel"/>
    <w:tmpl w:val="C554CE04"/>
    <w:lvl w:ilvl="0" w:tplc="9BEEA9F6">
      <w:start w:val="2"/>
      <w:numFmt w:val="bullet"/>
      <w:lvlText w:val="-"/>
      <w:lvlJc w:val="left"/>
      <w:pPr>
        <w:tabs>
          <w:tab w:val="num" w:pos="1084"/>
        </w:tabs>
        <w:ind w:left="1084" w:hanging="360"/>
      </w:pPr>
      <w:rPr>
        <w:rFonts w:ascii="Times New Roman" w:eastAsia="Times New Roman" w:hAnsi="Times New Roman" w:hint="default"/>
      </w:rPr>
    </w:lvl>
    <w:lvl w:ilvl="1" w:tplc="04190003">
      <w:start w:val="1"/>
      <w:numFmt w:val="bullet"/>
      <w:lvlText w:val="o"/>
      <w:lvlJc w:val="left"/>
      <w:pPr>
        <w:tabs>
          <w:tab w:val="num" w:pos="1804"/>
        </w:tabs>
        <w:ind w:left="1804" w:hanging="360"/>
      </w:pPr>
      <w:rPr>
        <w:rFonts w:ascii="Courier New" w:hAnsi="Courier New" w:hint="default"/>
      </w:rPr>
    </w:lvl>
    <w:lvl w:ilvl="2" w:tplc="04190005">
      <w:start w:val="1"/>
      <w:numFmt w:val="bullet"/>
      <w:lvlText w:val=""/>
      <w:lvlJc w:val="left"/>
      <w:pPr>
        <w:tabs>
          <w:tab w:val="num" w:pos="2524"/>
        </w:tabs>
        <w:ind w:left="2524" w:hanging="360"/>
      </w:pPr>
      <w:rPr>
        <w:rFonts w:ascii="Wingdings" w:hAnsi="Wingdings" w:hint="default"/>
      </w:rPr>
    </w:lvl>
    <w:lvl w:ilvl="3" w:tplc="04190001">
      <w:start w:val="1"/>
      <w:numFmt w:val="bullet"/>
      <w:lvlText w:val=""/>
      <w:lvlJc w:val="left"/>
      <w:pPr>
        <w:tabs>
          <w:tab w:val="num" w:pos="3244"/>
        </w:tabs>
        <w:ind w:left="3244" w:hanging="360"/>
      </w:pPr>
      <w:rPr>
        <w:rFonts w:ascii="Symbol" w:hAnsi="Symbol" w:hint="default"/>
      </w:rPr>
    </w:lvl>
    <w:lvl w:ilvl="4" w:tplc="04190003">
      <w:start w:val="1"/>
      <w:numFmt w:val="bullet"/>
      <w:lvlText w:val="o"/>
      <w:lvlJc w:val="left"/>
      <w:pPr>
        <w:tabs>
          <w:tab w:val="num" w:pos="3964"/>
        </w:tabs>
        <w:ind w:left="3964" w:hanging="360"/>
      </w:pPr>
      <w:rPr>
        <w:rFonts w:ascii="Courier New" w:hAnsi="Courier New" w:hint="default"/>
      </w:rPr>
    </w:lvl>
    <w:lvl w:ilvl="5" w:tplc="04190005">
      <w:start w:val="1"/>
      <w:numFmt w:val="bullet"/>
      <w:lvlText w:val=""/>
      <w:lvlJc w:val="left"/>
      <w:pPr>
        <w:tabs>
          <w:tab w:val="num" w:pos="4684"/>
        </w:tabs>
        <w:ind w:left="4684" w:hanging="360"/>
      </w:pPr>
      <w:rPr>
        <w:rFonts w:ascii="Wingdings" w:hAnsi="Wingdings" w:hint="default"/>
      </w:rPr>
    </w:lvl>
    <w:lvl w:ilvl="6" w:tplc="04190001">
      <w:start w:val="1"/>
      <w:numFmt w:val="bullet"/>
      <w:lvlText w:val=""/>
      <w:lvlJc w:val="left"/>
      <w:pPr>
        <w:tabs>
          <w:tab w:val="num" w:pos="5404"/>
        </w:tabs>
        <w:ind w:left="5404" w:hanging="360"/>
      </w:pPr>
      <w:rPr>
        <w:rFonts w:ascii="Symbol" w:hAnsi="Symbol" w:hint="default"/>
      </w:rPr>
    </w:lvl>
    <w:lvl w:ilvl="7" w:tplc="04190003">
      <w:start w:val="1"/>
      <w:numFmt w:val="bullet"/>
      <w:lvlText w:val="o"/>
      <w:lvlJc w:val="left"/>
      <w:pPr>
        <w:tabs>
          <w:tab w:val="num" w:pos="6124"/>
        </w:tabs>
        <w:ind w:left="6124" w:hanging="360"/>
      </w:pPr>
      <w:rPr>
        <w:rFonts w:ascii="Courier New" w:hAnsi="Courier New" w:hint="default"/>
      </w:rPr>
    </w:lvl>
    <w:lvl w:ilvl="8" w:tplc="04190005">
      <w:start w:val="1"/>
      <w:numFmt w:val="bullet"/>
      <w:lvlText w:val=""/>
      <w:lvlJc w:val="left"/>
      <w:pPr>
        <w:tabs>
          <w:tab w:val="num" w:pos="6844"/>
        </w:tabs>
        <w:ind w:left="6844" w:hanging="360"/>
      </w:pPr>
      <w:rPr>
        <w:rFonts w:ascii="Wingdings" w:hAnsi="Wingdings" w:hint="default"/>
      </w:rPr>
    </w:lvl>
  </w:abstractNum>
  <w:abstractNum w:abstractNumId="6" w15:restartNumberingAfterBreak="0">
    <w:nsid w:val="660358E3"/>
    <w:multiLevelType w:val="multilevel"/>
    <w:tmpl w:val="A056A7C6"/>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Tahoma" w:hAnsi="Tahoma" w:cs="Tahoma" w:hint="default"/>
        <w:i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75B627BC"/>
    <w:multiLevelType w:val="multilevel"/>
    <w:tmpl w:val="66D68E32"/>
    <w:lvl w:ilvl="0">
      <w:start w:val="1"/>
      <w:numFmt w:val="decimal"/>
      <w:lvlText w:val="Статья %1."/>
      <w:lvlJc w:val="left"/>
      <w:pPr>
        <w:ind w:left="360" w:hanging="360"/>
      </w:pPr>
      <w:rPr>
        <w:rFonts w:hint="default"/>
      </w:rPr>
    </w:lvl>
    <w:lvl w:ilvl="1">
      <w:start w:val="1"/>
      <w:numFmt w:val="decimal"/>
      <w:isLgl/>
      <w:lvlText w:val="%1.%2."/>
      <w:lvlJc w:val="left"/>
      <w:pPr>
        <w:ind w:left="1004" w:hanging="720"/>
      </w:pPr>
      <w:rPr>
        <w:rFonts w:ascii="Tahoma" w:hAnsi="Tahoma" w:cs="Tahoma" w:hint="default"/>
        <w:b w:val="0"/>
        <w:i w:val="0"/>
        <w:sz w:val="20"/>
        <w:szCs w:val="20"/>
      </w:rPr>
    </w:lvl>
    <w:lvl w:ilvl="2">
      <w:start w:val="1"/>
      <w:numFmt w:val="decimal"/>
      <w:isLgl/>
      <w:lvlText w:val="%1.%2.%3."/>
      <w:lvlJc w:val="left"/>
      <w:pPr>
        <w:ind w:left="1080" w:hanging="720"/>
      </w:pPr>
      <w:rPr>
        <w:rFonts w:ascii="Tahoma" w:hAnsi="Tahoma" w:cs="Tahoma" w:hint="default"/>
        <w:b w:val="0"/>
        <w:i w:val="0"/>
        <w:sz w:val="20"/>
        <w:szCs w:val="2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
  </w:num>
  <w:num w:numId="2">
    <w:abstractNumId w:val="4"/>
  </w:num>
  <w:num w:numId="3">
    <w:abstractNumId w:val="5"/>
  </w:num>
  <w:num w:numId="4">
    <w:abstractNumId w:val="2"/>
  </w:num>
  <w:num w:numId="5">
    <w:abstractNumId w:val="6"/>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951"/>
    <w:rsid w:val="001A7499"/>
    <w:rsid w:val="001B5540"/>
    <w:rsid w:val="004842CF"/>
    <w:rsid w:val="009D4F24"/>
    <w:rsid w:val="00B22951"/>
    <w:rsid w:val="00BC45C4"/>
    <w:rsid w:val="00C92AEE"/>
    <w:rsid w:val="00CA5C90"/>
    <w:rsid w:val="00D33BBC"/>
    <w:rsid w:val="00D8594B"/>
    <w:rsid w:val="00DC0155"/>
    <w:rsid w:val="00E21763"/>
    <w:rsid w:val="00F544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5DF2"/>
  <w15:chartTrackingRefBased/>
  <w15:docId w15:val="{D6EDDD59-16A7-4460-B72A-C59A75853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D4F24"/>
    <w:pPr>
      <w:autoSpaceDE w:val="0"/>
      <w:autoSpaceDN w:val="0"/>
      <w:adjustRightInd w:val="0"/>
      <w:spacing w:after="0" w:line="240" w:lineRule="auto"/>
    </w:pPr>
    <w:rPr>
      <w:rFonts w:ascii="Tahoma" w:eastAsia="Calibri" w:hAnsi="Tahoma" w:cs="Tahoma"/>
      <w:i/>
      <w:iCs/>
      <w:sz w:val="20"/>
      <w:szCs w:val="20"/>
    </w:rPr>
  </w:style>
  <w:style w:type="character" w:styleId="a3">
    <w:name w:val="footnote reference"/>
    <w:uiPriority w:val="99"/>
    <w:rsid w:val="009D4F24"/>
    <w:rPr>
      <w:rFonts w:cs="Times New Roman"/>
      <w:vertAlign w:val="superscript"/>
    </w:rPr>
  </w:style>
  <w:style w:type="paragraph" w:styleId="a4">
    <w:name w:val="footnote text"/>
    <w:basedOn w:val="a"/>
    <w:link w:val="a5"/>
    <w:uiPriority w:val="99"/>
    <w:rsid w:val="009D4F24"/>
    <w:pPr>
      <w:spacing w:after="0" w:line="240" w:lineRule="auto"/>
      <w:ind w:firstLine="567"/>
      <w:jc w:val="both"/>
    </w:pPr>
    <w:rPr>
      <w:rFonts w:ascii="Times New Roman" w:eastAsia="Times New Roman" w:hAnsi="Times New Roman" w:cs="Times New Roman"/>
      <w:sz w:val="20"/>
      <w:szCs w:val="20"/>
      <w:lang w:eastAsia="ru-RU"/>
    </w:rPr>
  </w:style>
  <w:style w:type="character" w:customStyle="1" w:styleId="a5">
    <w:name w:val="Текст сноски Знак"/>
    <w:basedOn w:val="a0"/>
    <w:link w:val="a4"/>
    <w:uiPriority w:val="99"/>
    <w:rsid w:val="009D4F24"/>
    <w:rPr>
      <w:rFonts w:ascii="Times New Roman" w:eastAsia="Times New Roman" w:hAnsi="Times New Roman" w:cs="Times New Roman"/>
      <w:sz w:val="20"/>
      <w:szCs w:val="20"/>
      <w:lang w:eastAsia="ru-RU"/>
    </w:rPr>
  </w:style>
  <w:style w:type="paragraph" w:styleId="a6">
    <w:name w:val="List Paragraph"/>
    <w:aliases w:val="AC List 01"/>
    <w:basedOn w:val="a"/>
    <w:link w:val="a7"/>
    <w:uiPriority w:val="34"/>
    <w:qFormat/>
    <w:rsid w:val="009D4F24"/>
    <w:pPr>
      <w:spacing w:after="0" w:line="360" w:lineRule="auto"/>
      <w:ind w:left="720" w:firstLine="567"/>
      <w:contextualSpacing/>
      <w:jc w:val="both"/>
    </w:pPr>
    <w:rPr>
      <w:rFonts w:ascii="Times New Roman" w:eastAsia="Times New Roman" w:hAnsi="Times New Roman" w:cs="Times New Roman"/>
      <w:sz w:val="28"/>
      <w:szCs w:val="20"/>
      <w:lang w:eastAsia="ru-RU"/>
    </w:rPr>
  </w:style>
  <w:style w:type="character" w:customStyle="1" w:styleId="a7">
    <w:name w:val="Абзац списка Знак"/>
    <w:aliases w:val="AC List 01 Знак"/>
    <w:link w:val="a6"/>
    <w:uiPriority w:val="34"/>
    <w:locked/>
    <w:rsid w:val="009D4F24"/>
    <w:rPr>
      <w:rFonts w:ascii="Times New Roman" w:eastAsia="Times New Roman" w:hAnsi="Times New Roman" w:cs="Times New Roman"/>
      <w:sz w:val="28"/>
      <w:szCs w:val="20"/>
      <w:lang w:eastAsia="ru-RU"/>
    </w:rPr>
  </w:style>
  <w:style w:type="paragraph" w:styleId="2">
    <w:name w:val="Body Text 2"/>
    <w:basedOn w:val="a"/>
    <w:link w:val="20"/>
    <w:rsid w:val="009D4F24"/>
    <w:pPr>
      <w:spacing w:after="120" w:line="480" w:lineRule="auto"/>
      <w:ind w:firstLine="567"/>
      <w:jc w:val="both"/>
    </w:pPr>
    <w:rPr>
      <w:rFonts w:ascii="Times New Roman" w:eastAsia="Times New Roman" w:hAnsi="Times New Roman" w:cs="Times New Roman"/>
      <w:sz w:val="28"/>
      <w:szCs w:val="20"/>
      <w:lang w:eastAsia="ru-RU"/>
    </w:rPr>
  </w:style>
  <w:style w:type="character" w:customStyle="1" w:styleId="20">
    <w:name w:val="Основной текст 2 Знак"/>
    <w:basedOn w:val="a0"/>
    <w:link w:val="2"/>
    <w:rsid w:val="009D4F24"/>
    <w:rPr>
      <w:rFonts w:ascii="Times New Roman" w:eastAsia="Times New Roman" w:hAnsi="Times New Roman" w:cs="Times New Roman"/>
      <w:sz w:val="28"/>
      <w:szCs w:val="20"/>
      <w:lang w:eastAsia="ru-RU"/>
    </w:rPr>
  </w:style>
  <w:style w:type="character" w:styleId="a8">
    <w:name w:val="Hyperlink"/>
    <w:rsid w:val="009D4F24"/>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zakupki.tplusgroup.ru/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5543</Words>
  <Characters>31601</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37070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Елаева Елена Викторовна</dc:creator>
  <cp:keywords/>
  <dc:description/>
  <cp:lastModifiedBy>Елаева Елена Викторовна</cp:lastModifiedBy>
  <cp:revision>6</cp:revision>
  <dcterms:created xsi:type="dcterms:W3CDTF">2026-08-26T13:12:00Z</dcterms:created>
  <dcterms:modified xsi:type="dcterms:W3CDTF">2026-09-03T12:47:00Z</dcterms:modified>
</cp:coreProperties>
</file>