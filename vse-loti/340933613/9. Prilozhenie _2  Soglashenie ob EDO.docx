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ADE125" w14:textId="77777777" w:rsidR="0004784D" w:rsidRPr="00C32488" w:rsidRDefault="0004784D" w:rsidP="00AF77CF">
      <w:pPr>
        <w:contextualSpacing/>
        <w:jc w:val="center"/>
        <w:rPr>
          <w:b/>
        </w:rPr>
      </w:pPr>
    </w:p>
    <w:p w14:paraId="11A308BC" w14:textId="77777777" w:rsidR="00AF77CF" w:rsidRDefault="00AF77CF" w:rsidP="00AF77CF">
      <w:pPr>
        <w:contextualSpacing/>
        <w:jc w:val="center"/>
        <w:rPr>
          <w:ins w:id="0" w:author="Петряева Елена Ивановна" w:date="2025-07-31T09:55:00Z"/>
          <w:b/>
        </w:rPr>
      </w:pPr>
      <w:r w:rsidRPr="00C32488">
        <w:rPr>
          <w:b/>
        </w:rPr>
        <w:t xml:space="preserve">Соглашение об использовании электронного документооборота </w:t>
      </w:r>
    </w:p>
    <w:p w14:paraId="08D77951" w14:textId="77777777" w:rsidR="00CF60CA" w:rsidRPr="00C32488" w:rsidRDefault="00CF60CA" w:rsidP="00AF77CF">
      <w:pPr>
        <w:contextualSpacing/>
        <w:jc w:val="center"/>
        <w:rPr>
          <w:b/>
        </w:rPr>
      </w:pPr>
    </w:p>
    <w:p w14:paraId="3692C1EE" w14:textId="4E9D1EDA" w:rsidR="00AF77CF" w:rsidRPr="00C32488" w:rsidRDefault="00CF60CA" w:rsidP="00AF77CF">
      <w:pPr>
        <w:ind w:firstLine="709"/>
        <w:contextualSpacing/>
        <w:jc w:val="both"/>
      </w:pPr>
      <w:r w:rsidRPr="00CF60CA">
        <w:rPr>
          <w:i/>
        </w:rPr>
        <w:t>г. Стрежевой</w:t>
      </w:r>
      <w:r w:rsidR="00AF77CF" w:rsidRPr="00C32488">
        <w:tab/>
      </w:r>
      <w:r w:rsidR="00AF77CF" w:rsidRPr="00C32488">
        <w:tab/>
      </w:r>
      <w:r w:rsidR="00AF77CF" w:rsidRPr="00C32488">
        <w:tab/>
      </w:r>
      <w:r w:rsidR="00AF77CF" w:rsidRPr="00C32488">
        <w:tab/>
      </w:r>
      <w:r w:rsidR="00AF77CF" w:rsidRPr="00C32488">
        <w:tab/>
      </w:r>
      <w:r w:rsidR="00AF77CF" w:rsidRPr="00C32488">
        <w:tab/>
      </w:r>
      <w:r w:rsidR="00BF159A">
        <w:t xml:space="preserve">                </w:t>
      </w:r>
      <w:r>
        <w:t xml:space="preserve"> </w:t>
      </w:r>
      <w:proofErr w:type="gramStart"/>
      <w:r>
        <w:t xml:space="preserve">  </w:t>
      </w:r>
      <w:r w:rsidR="00AF77CF" w:rsidRPr="00C32488">
        <w:t xml:space="preserve"> «</w:t>
      </w:r>
      <w:proofErr w:type="gramEnd"/>
      <w:r w:rsidR="00AF77CF" w:rsidRPr="00C32488">
        <w:t>__» _________ 20__ г.</w:t>
      </w:r>
    </w:p>
    <w:p w14:paraId="372692B1" w14:textId="77777777" w:rsidR="00AF77CF" w:rsidRPr="00C32488" w:rsidRDefault="00AF77CF" w:rsidP="00AF77CF">
      <w:pPr>
        <w:ind w:firstLine="709"/>
        <w:contextualSpacing/>
        <w:jc w:val="both"/>
      </w:pPr>
    </w:p>
    <w:p w14:paraId="5DD651DD" w14:textId="749908A1" w:rsidR="00AF77CF" w:rsidRPr="00C32488" w:rsidRDefault="00BF159A" w:rsidP="00AF77CF">
      <w:pPr>
        <w:ind w:firstLine="709"/>
        <w:contextualSpacing/>
        <w:jc w:val="both"/>
      </w:pPr>
      <w:r>
        <w:rPr>
          <w:i/>
        </w:rPr>
        <w:t>ООО «Энергонефть Томск»</w:t>
      </w:r>
      <w:r w:rsidR="00AF77CF" w:rsidRPr="00C32488">
        <w:t xml:space="preserve"> в лице </w:t>
      </w:r>
      <w:r>
        <w:rPr>
          <w:i/>
        </w:rPr>
        <w:t>генерального директора Шохина Александра Ефимовича</w:t>
      </w:r>
      <w:r w:rsidR="00AF77CF" w:rsidRPr="00C32488">
        <w:t xml:space="preserve">, действующего на основании </w:t>
      </w:r>
      <w:r>
        <w:rPr>
          <w:i/>
        </w:rPr>
        <w:t>Устава</w:t>
      </w:r>
      <w:r w:rsidR="00AF77CF" w:rsidRPr="00C32488">
        <w:t>, именуемое в дальнейшем «Сторона-1» и [</w:t>
      </w:r>
      <w:r w:rsidR="00AF77CF" w:rsidRPr="00C32488">
        <w:rPr>
          <w:i/>
        </w:rPr>
        <w:t>указать наименование Стороны-2</w:t>
      </w:r>
      <w:r w:rsidR="00AF77CF" w:rsidRPr="00C32488">
        <w:t xml:space="preserve">], в </w:t>
      </w:r>
      <w:proofErr w:type="gramStart"/>
      <w:r w:rsidR="00AF77CF" w:rsidRPr="00C32488">
        <w:t>лице  [</w:t>
      </w:r>
      <w:proofErr w:type="gramEnd"/>
      <w:r w:rsidR="00AF77CF" w:rsidRPr="00C32488">
        <w:rPr>
          <w:i/>
        </w:rPr>
        <w:t>указать ФИО и должность представителя Стороны-2</w:t>
      </w:r>
      <w:r w:rsidR="00AF77CF" w:rsidRPr="00C32488">
        <w:t>], действующего на основании [</w:t>
      </w:r>
      <w:r w:rsidR="00AF77CF" w:rsidRPr="00C32488">
        <w:rPr>
          <w:i/>
        </w:rPr>
        <w:t>указать основание полномочий представителя Стороны-2</w:t>
      </w:r>
      <w:r w:rsidR="00AF77CF" w:rsidRPr="00C32488">
        <w:t>] именуемое в дальнейшем «Сторона-2» с другой стороны, вместе именуемые «Стороны», заключили настоящее Соглашение о нижеследующем:</w:t>
      </w:r>
    </w:p>
    <w:p w14:paraId="020F62A8" w14:textId="1908F6FF" w:rsidR="00AF77CF" w:rsidRPr="00237BB5" w:rsidRDefault="00AF77CF" w:rsidP="00E13F75">
      <w:pPr>
        <w:pStyle w:val="afa"/>
        <w:numPr>
          <w:ilvl w:val="0"/>
          <w:numId w:val="1"/>
        </w:numPr>
        <w:tabs>
          <w:tab w:val="left" w:pos="993"/>
        </w:tabs>
        <w:contextualSpacing/>
        <w:jc w:val="both"/>
      </w:pPr>
      <w:r w:rsidRPr="00C32488">
        <w:t>Стороны подтверждают взаимное согласие на выставление и получение электронных документов, указанных в Приложении № 1 к настоящему Соглашению (переход на электронный документооборот, ЭДО).</w:t>
      </w:r>
      <w:r w:rsidRPr="00C32488">
        <w:rPr>
          <w:color w:val="000000" w:themeColor="text1"/>
        </w:rPr>
        <w:t xml:space="preserve"> </w:t>
      </w:r>
      <w:r w:rsidRPr="00C32488">
        <w:t xml:space="preserve">Прямо не </w:t>
      </w:r>
      <w:r w:rsidRPr="00237BB5">
        <w:t>указанны</w:t>
      </w:r>
      <w:bookmarkStart w:id="1" w:name="_GoBack"/>
      <w:bookmarkEnd w:id="1"/>
      <w:r w:rsidRPr="00237BB5">
        <w:t xml:space="preserve">е </w:t>
      </w:r>
      <w:r w:rsidRPr="008253EB">
        <w:t>в Приложении № 1</w:t>
      </w:r>
      <w:r w:rsidRPr="00237BB5">
        <w:t xml:space="preserve"> </w:t>
      </w:r>
      <w:r w:rsidR="00F67DE6" w:rsidRPr="00237BB5">
        <w:t>формализованные</w:t>
      </w:r>
      <w:r w:rsidR="00562122" w:rsidRPr="00237BB5">
        <w:rPr>
          <w:rStyle w:val="ab"/>
        </w:rPr>
        <w:footnoteReference w:id="1"/>
      </w:r>
      <w:r w:rsidR="00F67DE6" w:rsidRPr="00237BB5">
        <w:t xml:space="preserve"> </w:t>
      </w:r>
      <w:r w:rsidRPr="00237BB5">
        <w:t>электронные документы не передаются и не принимаются, а переданные не рассматриваются и не порождают каких-либо обязанностей для Сторон.</w:t>
      </w:r>
      <w:r w:rsidR="00E13F75">
        <w:t xml:space="preserve"> </w:t>
      </w:r>
      <w:r w:rsidR="00E13F75" w:rsidRPr="00E13F75">
        <w:t xml:space="preserve">При наличии договоренности Стороны вправе выставлять и получать электронные документы, прямо не указанные в Приложении № 1, пункт 2, раздел 2 </w:t>
      </w:r>
      <w:r w:rsidR="009D0633">
        <w:t>«</w:t>
      </w:r>
      <w:r w:rsidR="00E13F75" w:rsidRPr="00E13F75">
        <w:t>Договорные документы</w:t>
      </w:r>
      <w:r w:rsidR="009D0633">
        <w:t>»</w:t>
      </w:r>
      <w:r w:rsidR="00CE7FC7">
        <w:t xml:space="preserve"> и</w:t>
      </w:r>
      <w:r w:rsidR="009D0633">
        <w:t xml:space="preserve"> раздел 3 «Иные документы»</w:t>
      </w:r>
      <w:r w:rsidR="00E13F75" w:rsidRPr="00E13F75">
        <w:t>.</w:t>
      </w:r>
    </w:p>
    <w:p w14:paraId="23487291" w14:textId="77777777" w:rsidR="00F67DE6" w:rsidRPr="00237BB5" w:rsidRDefault="00C20DF8" w:rsidP="009E055E">
      <w:pPr>
        <w:pStyle w:val="afa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37BB5">
        <w:t xml:space="preserve">Стороны подтверждают, что будут использовать необходимые технические средства, позволяющие принимать и обрабатывать электронные документы, подписанные усиленной квалифицированной электронной подписью с учетом выполнения требований по безопасности информации. Стороны обязуются за свой счет внедрить и настроить необходимое </w:t>
      </w:r>
      <w:r w:rsidR="007E3E64" w:rsidRPr="00237BB5">
        <w:t xml:space="preserve">для использования электронного документооборота </w:t>
      </w:r>
      <w:r w:rsidRPr="00237BB5">
        <w:t>программное обеспечение</w:t>
      </w:r>
      <w:r w:rsidR="007E3E64" w:rsidRPr="00237BB5">
        <w:t>.</w:t>
      </w:r>
    </w:p>
    <w:p w14:paraId="2D5FEC9C" w14:textId="092AC191" w:rsidR="00F67DE6" w:rsidRPr="00237BB5" w:rsidRDefault="00F67DE6" w:rsidP="009E055E">
      <w:pPr>
        <w:pStyle w:val="afa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37BB5">
        <w:t>В случае направления первичных учетных документов, счетов-фактур и универсальных п</w:t>
      </w:r>
      <w:r w:rsidR="004E7E20">
        <w:t>е</w:t>
      </w:r>
      <w:r w:rsidRPr="00237BB5">
        <w:t>р</w:t>
      </w:r>
      <w:r w:rsidR="004E7E20">
        <w:t>е</w:t>
      </w:r>
      <w:r w:rsidRPr="00237BB5">
        <w:t>даточных документов (УПД), указанных в Приложении № 1 к настоящему соглашению сопутствующая документация подлежит включению в состав единого пакета</w:t>
      </w:r>
      <w:r w:rsidR="00D6714D" w:rsidRPr="00237BB5">
        <w:t>.</w:t>
      </w:r>
      <w:r w:rsidRPr="00237BB5">
        <w:t xml:space="preserve"> </w:t>
      </w:r>
    </w:p>
    <w:p w14:paraId="5404F589" w14:textId="77777777" w:rsidR="002E2BE0" w:rsidRPr="00237BB5" w:rsidRDefault="00AF77CF" w:rsidP="009E055E">
      <w:pPr>
        <w:pStyle w:val="afa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37BB5">
        <w:t xml:space="preserve">Стороны подтверждают, что </w:t>
      </w:r>
      <w:r w:rsidR="008154DF" w:rsidRPr="00237BB5">
        <w:t xml:space="preserve">подписание электронных документов </w:t>
      </w:r>
      <w:r w:rsidR="007E3E64" w:rsidRPr="00237BB5">
        <w:t xml:space="preserve">будет производиться с использованием </w:t>
      </w:r>
      <w:r w:rsidRPr="00237BB5">
        <w:t xml:space="preserve">усиленной </w:t>
      </w:r>
      <w:r w:rsidR="00ED7B31" w:rsidRPr="00237BB5">
        <w:t>квалифицированной электронной подпис</w:t>
      </w:r>
      <w:r w:rsidR="00AC7094" w:rsidRPr="00237BB5">
        <w:t>и</w:t>
      </w:r>
      <w:r w:rsidR="00ED7B31" w:rsidRPr="00237BB5">
        <w:t xml:space="preserve"> юридического лица,</w:t>
      </w:r>
      <w:r w:rsidR="00E6091E" w:rsidRPr="00237BB5">
        <w:t xml:space="preserve"> либо </w:t>
      </w:r>
      <w:r w:rsidR="00360728" w:rsidRPr="00237BB5">
        <w:t>усиленной квалифицированной электронной по</w:t>
      </w:r>
      <w:r w:rsidR="00A27742" w:rsidRPr="00237BB5">
        <w:t>дпис</w:t>
      </w:r>
      <w:r w:rsidR="00AC7094" w:rsidRPr="00237BB5">
        <w:t>и</w:t>
      </w:r>
      <w:r w:rsidR="00A27742" w:rsidRPr="00237BB5">
        <w:t xml:space="preserve"> физического</w:t>
      </w:r>
      <w:r w:rsidR="00E6091E" w:rsidRPr="00237BB5">
        <w:t xml:space="preserve"> лица, дополненной </w:t>
      </w:r>
      <w:r w:rsidR="007E3E64" w:rsidRPr="00237BB5">
        <w:t>машиночитаемой доверенност</w:t>
      </w:r>
      <w:r w:rsidR="00E6091E" w:rsidRPr="00237BB5">
        <w:t>ью</w:t>
      </w:r>
      <w:r w:rsidR="007E3E64" w:rsidRPr="00237BB5">
        <w:t xml:space="preserve"> (МЧД), подтверждающей полномочия</w:t>
      </w:r>
      <w:r w:rsidR="00E6091E" w:rsidRPr="00237BB5">
        <w:t xml:space="preserve"> представителя. </w:t>
      </w:r>
      <w:r w:rsidR="00045845" w:rsidRPr="00237BB5">
        <w:t xml:space="preserve">Предоставление </w:t>
      </w:r>
      <w:r w:rsidR="00E6091E" w:rsidRPr="00237BB5">
        <w:t xml:space="preserve">информации о </w:t>
      </w:r>
      <w:r w:rsidR="003546A2" w:rsidRPr="00237BB5">
        <w:t xml:space="preserve">наличии действующей </w:t>
      </w:r>
      <w:r w:rsidR="00045845" w:rsidRPr="00237BB5">
        <w:t>МЧД</w:t>
      </w:r>
      <w:r w:rsidR="00E6091E" w:rsidRPr="00237BB5">
        <w:t>,</w:t>
      </w:r>
      <w:r w:rsidR="007D68D9" w:rsidRPr="00237BB5">
        <w:t xml:space="preserve"> в адрес </w:t>
      </w:r>
      <w:r w:rsidR="00E06ED3" w:rsidRPr="00237BB5">
        <w:t>Получаю</w:t>
      </w:r>
      <w:r w:rsidR="007D68D9" w:rsidRPr="00237BB5">
        <w:t xml:space="preserve">щей Стороны осуществляется </w:t>
      </w:r>
      <w:r w:rsidR="007E3E64" w:rsidRPr="00237BB5">
        <w:t>следующим способом</w:t>
      </w:r>
      <w:r w:rsidR="00734365" w:rsidRPr="00237BB5">
        <w:t>:</w:t>
      </w:r>
    </w:p>
    <w:p w14:paraId="5D4C72F1" w14:textId="77777777" w:rsidR="00E6091E" w:rsidRPr="00237BB5" w:rsidRDefault="00470B7D" w:rsidP="00974DBD">
      <w:pPr>
        <w:tabs>
          <w:tab w:val="left" w:pos="993"/>
        </w:tabs>
        <w:jc w:val="both"/>
        <w:rPr>
          <w:color w:val="0070C0"/>
        </w:rPr>
      </w:pPr>
      <w:r w:rsidRPr="00237BB5">
        <w:rPr>
          <w:color w:val="0070C0"/>
        </w:rPr>
        <w:tab/>
      </w:r>
      <w:r w:rsidR="00F67DE6" w:rsidRPr="00237BB5">
        <w:t>4</w:t>
      </w:r>
      <w:r w:rsidR="00734365" w:rsidRPr="00237BB5">
        <w:t xml:space="preserve">.1 </w:t>
      </w:r>
      <w:r w:rsidR="002D34AC" w:rsidRPr="00237BB5">
        <w:t>Каждая из Сторон самостоятельно обеспечивает регистрацию</w:t>
      </w:r>
      <w:r w:rsidR="00E6091E" w:rsidRPr="00237BB5">
        <w:t xml:space="preserve"> </w:t>
      </w:r>
      <w:r w:rsidR="002D34AC" w:rsidRPr="00237BB5">
        <w:t>МЧД уполномоченных представителей на цифровой платформе ФНС России</w:t>
      </w:r>
      <w:r w:rsidR="00E6091E" w:rsidRPr="00237BB5">
        <w:t xml:space="preserve"> </w:t>
      </w:r>
      <w:hyperlink r:id="rId11" w:history="1">
        <w:r w:rsidR="00D70F31" w:rsidRPr="00237BB5">
          <w:rPr>
            <w:rStyle w:val="ac"/>
          </w:rPr>
          <w:t>https://m4d.nalog.gov.ru/</w:t>
        </w:r>
      </w:hyperlink>
      <w:r w:rsidR="00E6091E" w:rsidRPr="00237BB5">
        <w:rPr>
          <w:color w:val="0070C0"/>
        </w:rPr>
        <w:t>.</w:t>
      </w:r>
      <w:r w:rsidRPr="00237BB5">
        <w:rPr>
          <w:color w:val="0070C0"/>
        </w:rPr>
        <w:tab/>
      </w:r>
    </w:p>
    <w:p w14:paraId="58E27026" w14:textId="3FDC0A27" w:rsidR="00E6091E" w:rsidRPr="00237BB5" w:rsidRDefault="00E6091E" w:rsidP="00974DBD">
      <w:pPr>
        <w:tabs>
          <w:tab w:val="left" w:pos="993"/>
        </w:tabs>
        <w:jc w:val="both"/>
        <w:rPr>
          <w:bCs/>
        </w:rPr>
      </w:pPr>
      <w:r w:rsidRPr="00237BB5">
        <w:rPr>
          <w:color w:val="0070C0"/>
        </w:rPr>
        <w:tab/>
      </w:r>
      <w:r w:rsidR="00F67DE6" w:rsidRPr="00237BB5">
        <w:t>4</w:t>
      </w:r>
      <w:r w:rsidR="00734365" w:rsidRPr="00237BB5">
        <w:t xml:space="preserve">.2 При отправке электронного документа </w:t>
      </w:r>
      <w:r w:rsidR="00954DBC" w:rsidRPr="00237BB5">
        <w:rPr>
          <w:bCs/>
        </w:rPr>
        <w:t>Н</w:t>
      </w:r>
      <w:r w:rsidR="00D03B41" w:rsidRPr="00237BB5">
        <w:rPr>
          <w:bCs/>
        </w:rPr>
        <w:t>аправляющая Сторона о</w:t>
      </w:r>
      <w:r w:rsidR="00061FE7" w:rsidRPr="00237BB5">
        <w:rPr>
          <w:bCs/>
        </w:rPr>
        <w:t>беспечивает включение в состав </w:t>
      </w:r>
      <w:r w:rsidR="00D03B41" w:rsidRPr="00237BB5">
        <w:rPr>
          <w:bCs/>
        </w:rPr>
        <w:t>метаданных</w:t>
      </w:r>
      <w:r w:rsidRPr="00237BB5">
        <w:rPr>
          <w:bCs/>
        </w:rPr>
        <w:t xml:space="preserve"> </w:t>
      </w:r>
      <w:r w:rsidR="00D03B41" w:rsidRPr="00237BB5">
        <w:rPr>
          <w:bCs/>
        </w:rPr>
        <w:t>уникального</w:t>
      </w:r>
      <w:r w:rsidRPr="00237BB5">
        <w:rPr>
          <w:bCs/>
        </w:rPr>
        <w:t xml:space="preserve"> </w:t>
      </w:r>
      <w:r w:rsidR="00D03B41" w:rsidRPr="00237BB5">
        <w:rPr>
          <w:bCs/>
        </w:rPr>
        <w:t>идентификатора доверенности</w:t>
      </w:r>
      <w:r w:rsidRPr="00237BB5">
        <w:rPr>
          <w:bCs/>
        </w:rPr>
        <w:t xml:space="preserve"> (GUID), который представляет собой </w:t>
      </w:r>
      <w:r w:rsidR="00D03B41" w:rsidRPr="00237BB5">
        <w:rPr>
          <w:bCs/>
        </w:rPr>
        <w:t>36-разрядн</w:t>
      </w:r>
      <w:r w:rsidRPr="00237BB5">
        <w:rPr>
          <w:bCs/>
        </w:rPr>
        <w:t>ый</w:t>
      </w:r>
      <w:r w:rsidR="00D03B41" w:rsidRPr="00237BB5">
        <w:rPr>
          <w:bCs/>
        </w:rPr>
        <w:t xml:space="preserve"> глобально-уникальн</w:t>
      </w:r>
      <w:r w:rsidRPr="00237BB5">
        <w:rPr>
          <w:bCs/>
        </w:rPr>
        <w:t xml:space="preserve">ый </w:t>
      </w:r>
      <w:r w:rsidR="00D03B41" w:rsidRPr="00237BB5">
        <w:rPr>
          <w:bCs/>
        </w:rPr>
        <w:t>идентификатор</w:t>
      </w:r>
      <w:r w:rsidRPr="00237BB5">
        <w:rPr>
          <w:bCs/>
        </w:rPr>
        <w:t>, полученный на сайте ФНС России согласно п.</w:t>
      </w:r>
      <w:r w:rsidR="00ED3D39">
        <w:rPr>
          <w:bCs/>
        </w:rPr>
        <w:t>4</w:t>
      </w:r>
      <w:r w:rsidRPr="00237BB5">
        <w:rPr>
          <w:bCs/>
        </w:rPr>
        <w:t>.1.</w:t>
      </w:r>
    </w:p>
    <w:p w14:paraId="01F55187" w14:textId="77777777" w:rsidR="00734365" w:rsidRPr="00237BB5" w:rsidRDefault="00F67DE6" w:rsidP="00974DBD">
      <w:pPr>
        <w:tabs>
          <w:tab w:val="left" w:pos="993"/>
        </w:tabs>
        <w:jc w:val="both"/>
      </w:pPr>
      <w:r w:rsidRPr="00237BB5">
        <w:rPr>
          <w:bCs/>
        </w:rPr>
        <w:tab/>
        <w:t>4</w:t>
      </w:r>
      <w:r w:rsidR="00E6091E" w:rsidRPr="00237BB5">
        <w:rPr>
          <w:bCs/>
        </w:rPr>
        <w:t>.3.</w:t>
      </w:r>
      <w:r w:rsidR="00E6091E" w:rsidRPr="00237BB5">
        <w:t xml:space="preserve"> </w:t>
      </w:r>
      <w:r w:rsidR="00606331" w:rsidRPr="00237BB5">
        <w:t xml:space="preserve"> </w:t>
      </w:r>
      <w:r w:rsidR="00E6091E" w:rsidRPr="00237BB5">
        <w:t>Непосредственно сам ф</w:t>
      </w:r>
      <w:r w:rsidR="00606331" w:rsidRPr="00237BB5">
        <w:t>айл МЧД в пакет документов не включается.</w:t>
      </w:r>
    </w:p>
    <w:p w14:paraId="3B4554DA" w14:textId="7F7FE85F" w:rsidR="00F67DE6" w:rsidRPr="00237BB5" w:rsidRDefault="00F67DE6" w:rsidP="00974DBD">
      <w:pPr>
        <w:tabs>
          <w:tab w:val="left" w:pos="993"/>
        </w:tabs>
        <w:jc w:val="both"/>
      </w:pPr>
      <w:r w:rsidRPr="00237BB5">
        <w:t xml:space="preserve">                    4.4.  </w:t>
      </w:r>
      <w:r w:rsidR="00E00688" w:rsidRPr="00237BB5">
        <w:t xml:space="preserve">Стороны договорились, что в случае если в пакет документов включена информация содержащая персональные данные, Сторона, направившая такую информацию, обязуется получить у субъекта персональных данных согласие </w:t>
      </w:r>
      <w:r w:rsidR="00616876">
        <w:t xml:space="preserve">на </w:t>
      </w:r>
      <w:r w:rsidR="00E00688" w:rsidRPr="00237BB5">
        <w:t xml:space="preserve">их обработку.   </w:t>
      </w:r>
    </w:p>
    <w:p w14:paraId="6DD4FA80" w14:textId="6C7F4FEC" w:rsidR="003C201C" w:rsidRPr="00237BB5" w:rsidRDefault="00734365" w:rsidP="009E055E">
      <w:pPr>
        <w:pStyle w:val="afa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37BB5">
        <w:t xml:space="preserve">В случае несоответствия электронного документа требованиям, указанным в пункте </w:t>
      </w:r>
      <w:r w:rsidR="00D6714D" w:rsidRPr="00237BB5">
        <w:t>4</w:t>
      </w:r>
      <w:r w:rsidRPr="00237BB5">
        <w:t xml:space="preserve"> </w:t>
      </w:r>
      <w:r w:rsidR="003C2226" w:rsidRPr="00237BB5">
        <w:t xml:space="preserve">Соглашения, </w:t>
      </w:r>
      <w:r w:rsidR="00E06ED3" w:rsidRPr="00237BB5">
        <w:t>Получа</w:t>
      </w:r>
      <w:r w:rsidR="003C2226" w:rsidRPr="00237BB5">
        <w:t>ющая Сторона оставляет за собой право отклонить</w:t>
      </w:r>
      <w:r w:rsidRPr="00237BB5">
        <w:t xml:space="preserve"> </w:t>
      </w:r>
      <w:r w:rsidR="003C2226" w:rsidRPr="00237BB5">
        <w:t xml:space="preserve">электронный документ до устранения нарушений, при этом ответственность за нарушение срока подписания документов </w:t>
      </w:r>
      <w:r w:rsidR="00954DBC" w:rsidRPr="00237BB5">
        <w:t>несет Н</w:t>
      </w:r>
      <w:r w:rsidR="00606331" w:rsidRPr="00237BB5">
        <w:t>аправляющая Сторона.</w:t>
      </w:r>
    </w:p>
    <w:p w14:paraId="1E9AE009" w14:textId="0EBCA4CF" w:rsidR="003C201C" w:rsidRPr="00237BB5" w:rsidRDefault="005801CE" w:rsidP="009E055E">
      <w:pPr>
        <w:pStyle w:val="afa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37BB5">
        <w:t>В случае внесения изменений в нормативно-правовые акты, устанавливающие обязательные требования к формату электронных документов, указанных в Приложении № 1 к настоящему Соглашению, в части необходимости указания данных об уникальном идентификаторе МЧД непосредственно в самом электронном документе, Стороны с момента вступления в силу такого нормат</w:t>
      </w:r>
      <w:r w:rsidR="00045845" w:rsidRPr="00237BB5">
        <w:t>и</w:t>
      </w:r>
      <w:r w:rsidRPr="00237BB5">
        <w:t>вно-правового акта переходят на применение указанного порядка оформления электронных документов без внесения дополнительных изменений в настоящее Соглашение. Порядок передачи данных</w:t>
      </w:r>
      <w:r w:rsidR="00045845" w:rsidRPr="00237BB5">
        <w:t xml:space="preserve"> о МЧД</w:t>
      </w:r>
      <w:r w:rsidR="00724711" w:rsidRPr="00237BB5">
        <w:t xml:space="preserve">, предусмотренный пунктом </w:t>
      </w:r>
      <w:r w:rsidR="00D6714D" w:rsidRPr="00237BB5">
        <w:t>4</w:t>
      </w:r>
      <w:r w:rsidRPr="00237BB5">
        <w:t>.</w:t>
      </w:r>
      <w:r w:rsidR="00045845" w:rsidRPr="00237BB5">
        <w:t>2 настоящего Соглашения с указ</w:t>
      </w:r>
      <w:r w:rsidRPr="00237BB5">
        <w:t xml:space="preserve">анного момента не применяется. </w:t>
      </w:r>
    </w:p>
    <w:p w14:paraId="36918386" w14:textId="65D93EEE" w:rsidR="00AF77CF" w:rsidRPr="00237BB5" w:rsidRDefault="00606331" w:rsidP="00E13F75">
      <w:pPr>
        <w:pStyle w:val="afa"/>
        <w:numPr>
          <w:ilvl w:val="0"/>
          <w:numId w:val="1"/>
        </w:numPr>
        <w:tabs>
          <w:tab w:val="left" w:pos="993"/>
        </w:tabs>
        <w:jc w:val="both"/>
      </w:pPr>
      <w:r w:rsidRPr="00237BB5">
        <w:t>С</w:t>
      </w:r>
      <w:r w:rsidR="00AF77CF" w:rsidRPr="00237BB5">
        <w:t xml:space="preserve"> учетом выполнения требов</w:t>
      </w:r>
      <w:r w:rsidR="007162F0" w:rsidRPr="00237BB5">
        <w:t>аний по безопасности информации</w:t>
      </w:r>
      <w:r w:rsidR="00AF77CF" w:rsidRPr="00237BB5">
        <w:t xml:space="preserve"> Стороны обязуются за свой счет выполнить требования к рабочим местам, внедрить и настроить необходимое программное обеспечение в срок </w:t>
      </w:r>
      <w:r w:rsidR="00E13F75" w:rsidRPr="00E13F75">
        <w:t xml:space="preserve">не превышающий 2 (два) месяца, от даты подписания настоящего </w:t>
      </w:r>
      <w:proofErr w:type="gramStart"/>
      <w:r w:rsidR="00E13F75" w:rsidRPr="00E13F75">
        <w:t>Соглашения.</w:t>
      </w:r>
      <w:r w:rsidR="00AF77CF" w:rsidRPr="00237BB5">
        <w:t>.</w:t>
      </w:r>
      <w:proofErr w:type="gramEnd"/>
    </w:p>
    <w:p w14:paraId="2A0696F7" w14:textId="5A500F18" w:rsidR="00E60F06" w:rsidRPr="00237BB5" w:rsidRDefault="00AF77CF" w:rsidP="00E60F06">
      <w:pPr>
        <w:pStyle w:val="afa"/>
        <w:numPr>
          <w:ilvl w:val="0"/>
          <w:numId w:val="1"/>
        </w:numPr>
        <w:tabs>
          <w:tab w:val="left" w:pos="993"/>
        </w:tabs>
        <w:jc w:val="both"/>
      </w:pPr>
      <w:r w:rsidRPr="00237BB5">
        <w:t>Стороны договорились, что будут осуществлять выставление и получение электронных документов</w:t>
      </w:r>
      <w:r w:rsidR="00E9738F">
        <w:t xml:space="preserve">: </w:t>
      </w:r>
      <w:r w:rsidR="00E9738F" w:rsidRPr="00E9738F">
        <w:t xml:space="preserve">по Приложению № 1, пункт 2, раздел 1 </w:t>
      </w:r>
      <w:r w:rsidR="00AE6235">
        <w:t>«Первичные учетные документы»</w:t>
      </w:r>
      <w:r w:rsidR="00E9738F" w:rsidRPr="00E9738F">
        <w:t xml:space="preserve"> - через Операторов ЭДО; по При</w:t>
      </w:r>
      <w:r w:rsidR="00AE6235">
        <w:t>ложению № 1, пункт 2, раздел 2 «</w:t>
      </w:r>
      <w:r w:rsidR="00E9738F" w:rsidRPr="00E9738F">
        <w:t>Договорн</w:t>
      </w:r>
      <w:r w:rsidR="00AE6235">
        <w:t>ые документы</w:t>
      </w:r>
      <w:r w:rsidR="00AF7A14">
        <w:t>» и</w:t>
      </w:r>
      <w:r w:rsidR="00AE6235">
        <w:t xml:space="preserve"> раздел 3 «Иные документы»</w:t>
      </w:r>
      <w:r w:rsidR="00E9738F" w:rsidRPr="00E9738F">
        <w:t xml:space="preserve"> в системе SAP </w:t>
      </w:r>
      <w:proofErr w:type="spellStart"/>
      <w:r w:rsidR="00E9738F" w:rsidRPr="00E9738F">
        <w:t>Portal</w:t>
      </w:r>
      <w:proofErr w:type="spellEnd"/>
      <w:r w:rsidR="00E9738F" w:rsidRPr="00E9738F">
        <w:t xml:space="preserve">, иных информационных системах электронного </w:t>
      </w:r>
      <w:proofErr w:type="gramStart"/>
      <w:r w:rsidR="00E9738F" w:rsidRPr="00E9738F">
        <w:t>документооборота ,</w:t>
      </w:r>
      <w:proofErr w:type="gramEnd"/>
      <w:r w:rsidR="00E9738F" w:rsidRPr="00E9738F">
        <w:t xml:space="preserve"> </w:t>
      </w:r>
      <w:r w:rsidRPr="00237BB5">
        <w:t>через Операторов ЭДО. Оператором ЭДО Стороны-1 является АО «ПФ «СКБ Контур», Стороны-2 – [указать наименование Оператора ЭДО Стороны-2].</w:t>
      </w:r>
      <w:r w:rsidR="00E60F06" w:rsidRPr="00E60F06">
        <w:t xml:space="preserve"> Стороны имеют право осуществлять ЭДО по документам из При</w:t>
      </w:r>
      <w:r w:rsidR="00AE6235">
        <w:t>ложения № 1, пункт 2, раздел 2 «Договорные документы</w:t>
      </w:r>
      <w:r w:rsidR="00AF7A14">
        <w:t>» и</w:t>
      </w:r>
      <w:r w:rsidR="00AE6235">
        <w:t xml:space="preserve"> раздел 3 «Иные </w:t>
      </w:r>
      <w:r w:rsidR="00AE6235">
        <w:lastRenderedPageBreak/>
        <w:t>документы</w:t>
      </w:r>
      <w:r w:rsidR="00E60F06" w:rsidRPr="00E60F06">
        <w:t xml:space="preserve"> без привлечения Операторов ЭДО при наличии договоренности между ними и технической возможности для такого ЭДО.</w:t>
      </w:r>
    </w:p>
    <w:p w14:paraId="5C6AB099" w14:textId="069CCB71" w:rsidR="00AF77CF" w:rsidRPr="00237BB5" w:rsidRDefault="00AF77CF" w:rsidP="00137962">
      <w:pPr>
        <w:pStyle w:val="afa"/>
        <w:numPr>
          <w:ilvl w:val="0"/>
          <w:numId w:val="1"/>
        </w:numPr>
        <w:tabs>
          <w:tab w:val="left" w:pos="993"/>
        </w:tabs>
        <w:jc w:val="both"/>
      </w:pPr>
      <w:r w:rsidRPr="00237BB5">
        <w:t xml:space="preserve">Датой перехода Сторон на ЭДО является дата фиксации Оператором ЭДО факта передачи, получения и подписания Сторонами электронного документа в соответствии с требованиями действующего законодательства. </w:t>
      </w:r>
      <w:r w:rsidR="00137962" w:rsidRPr="00137962">
        <w:t>В случае если Стороны осуществляют ЭДО без привлечения Операторов ЭДО (по документам из При</w:t>
      </w:r>
      <w:r w:rsidR="00BA6B8B">
        <w:t>ложение № 1, пункт 2, раздел 2 «Договорные документы»</w:t>
      </w:r>
      <w:r w:rsidR="00AF7A14">
        <w:t xml:space="preserve"> и</w:t>
      </w:r>
      <w:r w:rsidR="00BA6B8B">
        <w:t xml:space="preserve"> раздел 3 «Иные документы»</w:t>
      </w:r>
      <w:r w:rsidR="00137962" w:rsidRPr="00137962">
        <w:t>) датой перехода на ЭДО является дата фиксации обеими Сторонами факта передачи, получения и подписания Сторонами электронного документа в соответствии с требованиями действующего законодательства.</w:t>
      </w:r>
      <w:r w:rsidR="00137962">
        <w:t xml:space="preserve"> </w:t>
      </w:r>
      <w:r w:rsidRPr="00237BB5">
        <w:t>При необходимости Стороны вправе установить период пробной (тестовой) эксплуатации ЭДО между ними. Сформированные в указанный период электронные документы, подписанные электронной подписью, не обладают юридической силой.</w:t>
      </w:r>
      <w:r w:rsidR="00BD2986" w:rsidRPr="00237BB5">
        <w:t xml:space="preserve"> В указанный период Стороны продолжают выставлять документы на бумажном носителе, требующих подписания собственноручными подписями полномочных представителей Сторон.</w:t>
      </w:r>
      <w:r w:rsidRPr="00237BB5">
        <w:t xml:space="preserve"> Период пробной (тестовой) эксплуатации ЭДО определяется Сторонами в соответствующем Протоколе тестирования согласно Приложению № 2 к настоящему Соглашению.</w:t>
      </w:r>
    </w:p>
    <w:p w14:paraId="0405D0FA" w14:textId="45D737A0" w:rsidR="00AF77CF" w:rsidRPr="00237BB5" w:rsidRDefault="00AF77CF" w:rsidP="009E055E">
      <w:pPr>
        <w:pStyle w:val="afa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37BB5">
        <w:t xml:space="preserve">Настоящее соглашение не ограничивает Стороны в возможности </w:t>
      </w:r>
      <w:r w:rsidR="00D6714D" w:rsidRPr="00237BB5">
        <w:t>выставления и получения,</w:t>
      </w:r>
      <w:r w:rsidRPr="00237BB5">
        <w:t xml:space="preserve"> указанных в пункте 1 настоящего Соглашения документов, составленных на бумажных носителях и подписанных собственноручными подписями представителей Сторон, при возникновении такой необходимости (например, в случае технического сбоя</w:t>
      </w:r>
      <w:r w:rsidR="007D68D9" w:rsidRPr="00237BB5">
        <w:t xml:space="preserve">, либо невозможности соблюдения требований об обмене МЧД, предусмотренных п. </w:t>
      </w:r>
      <w:r w:rsidR="00D6714D" w:rsidRPr="00237BB5">
        <w:t>4</w:t>
      </w:r>
      <w:r w:rsidR="007D68D9" w:rsidRPr="00237BB5">
        <w:t xml:space="preserve"> настоящего Соглашения</w:t>
      </w:r>
      <w:r w:rsidRPr="00237BB5">
        <w:t>).</w:t>
      </w:r>
      <w:r w:rsidR="009456EA" w:rsidRPr="00237BB5">
        <w:t xml:space="preserve"> </w:t>
      </w:r>
      <w:r w:rsidR="005F7C65" w:rsidRPr="00237BB5">
        <w:t>Однако о</w:t>
      </w:r>
      <w:r w:rsidR="009456EA" w:rsidRPr="00237BB5">
        <w:t>дновременное оформление документа на бумажном и электронных носителях не допускается. В случае возникновения ситуации, когда Стороны оформили документ как на бумажном, так и на электронном носителе, юридической силой обладает только документ на бумажном носителе.</w:t>
      </w:r>
    </w:p>
    <w:p w14:paraId="6E2EAFCE" w14:textId="77777777" w:rsidR="00AF77CF" w:rsidRPr="00237BB5" w:rsidRDefault="00AF77CF" w:rsidP="009E055E">
      <w:pPr>
        <w:pStyle w:val="afa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37BB5">
        <w:t>Электронные документы выставляются и подписываются в сроки, установленные конкретными договорами Сторон, которыми предусматривается составление таких документов (их аналогов на бумажных носителях).</w:t>
      </w:r>
    </w:p>
    <w:p w14:paraId="101B5964" w14:textId="77777777" w:rsidR="00AF77CF" w:rsidRPr="00237BB5" w:rsidRDefault="00AF77CF" w:rsidP="009E055E">
      <w:pPr>
        <w:pStyle w:val="afa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37BB5">
        <w:t>Обмен документами между Сторонами предполагает соблюдение всех требований, установленных законодательством Российской Федерации.</w:t>
      </w:r>
      <w:r w:rsidR="001C5A6E" w:rsidRPr="00237BB5">
        <w:t xml:space="preserve"> Стороны обязуются не осуществлять обмен документами, содержащими персональные данные</w:t>
      </w:r>
      <w:r w:rsidR="00886379" w:rsidRPr="00237BB5">
        <w:t>, если иное не предусмотрено</w:t>
      </w:r>
      <w:r w:rsidR="001C623E" w:rsidRPr="00237BB5">
        <w:t xml:space="preserve"> требованиями законодательства Российской Федерации, либо </w:t>
      </w:r>
      <w:r w:rsidR="00886379" w:rsidRPr="00237BB5">
        <w:t>соглашением между Сторонами.</w:t>
      </w:r>
    </w:p>
    <w:p w14:paraId="04410602" w14:textId="77777777" w:rsidR="00AF77CF" w:rsidRPr="00237BB5" w:rsidRDefault="00AF77CF" w:rsidP="009E055E">
      <w:pPr>
        <w:pStyle w:val="afa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37BB5">
        <w:t>Внесение изменений в выставленные электронные документ</w:t>
      </w:r>
      <w:r w:rsidR="001C55EE" w:rsidRPr="00237BB5">
        <w:t>ы и их аннулирование осуществляю</w:t>
      </w:r>
      <w:r w:rsidRPr="00237BB5">
        <w:t>тся в соответствии с порядком, установленным Приложением № 3 к настоящему Соглашению.</w:t>
      </w:r>
    </w:p>
    <w:p w14:paraId="4D902270" w14:textId="77777777" w:rsidR="002E1318" w:rsidRPr="00237BB5" w:rsidRDefault="002E1318" w:rsidP="009E055E">
      <w:pPr>
        <w:pStyle w:val="afa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37BB5">
        <w:t>В соответствии с п. 1 ст. 431.2 ГК РФ Стороны заверяют друг друга о нижеследующем:</w:t>
      </w:r>
    </w:p>
    <w:p w14:paraId="2D8606DE" w14:textId="77777777" w:rsidR="002E1318" w:rsidRPr="00237BB5" w:rsidRDefault="002E1318" w:rsidP="002E1318">
      <w:pPr>
        <w:spacing w:before="120" w:after="120" w:line="25" w:lineRule="atLeast"/>
        <w:jc w:val="both"/>
      </w:pPr>
      <w:r w:rsidRPr="00237BB5">
        <w:t>- при подписании перечисленных в Приложении № 1 к настоящему Соглашению документов представители каждой из Сторон имеют на это достаточный объем полномочий;</w:t>
      </w:r>
    </w:p>
    <w:p w14:paraId="09C246DF" w14:textId="77777777" w:rsidR="002E1318" w:rsidRPr="00237BB5" w:rsidRDefault="002E1318" w:rsidP="002E1318">
      <w:pPr>
        <w:spacing w:before="120" w:after="120" w:line="25" w:lineRule="atLeast"/>
        <w:jc w:val="both"/>
      </w:pPr>
      <w:r w:rsidRPr="00237BB5">
        <w:t xml:space="preserve">- по первому требованию любой из Сторон или налоговых органов (в том числе при встречной налоговой проверке) вторая Сторона обязуется предоставить доверенность представителя, подписавшего документ, в </w:t>
      </w:r>
      <w:r w:rsidR="00045845" w:rsidRPr="00237BB5">
        <w:t>том числе в машиночитаемом виде</w:t>
      </w:r>
      <w:r w:rsidRPr="00237BB5">
        <w:t>.</w:t>
      </w:r>
    </w:p>
    <w:p w14:paraId="7D2592C7" w14:textId="77777777" w:rsidR="00AF77CF" w:rsidRPr="00237BB5" w:rsidRDefault="002578D0" w:rsidP="009E055E">
      <w:pPr>
        <w:pStyle w:val="afa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37BB5">
        <w:t>Т</w:t>
      </w:r>
      <w:r w:rsidR="00AF77CF" w:rsidRPr="00237BB5">
        <w:t>ермины и определения, используемые по тексту настоящего Соглашения, имеют значение, определенное для них действующим законодательством</w:t>
      </w:r>
      <w:r w:rsidR="00FE1DEF" w:rsidRPr="00237BB5">
        <w:t xml:space="preserve"> Российской Федерации.</w:t>
      </w:r>
    </w:p>
    <w:p w14:paraId="257CDE38" w14:textId="77777777" w:rsidR="00AF77CF" w:rsidRPr="00237BB5" w:rsidRDefault="00AF77CF" w:rsidP="009E055E">
      <w:pPr>
        <w:pStyle w:val="afa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37BB5">
        <w:t xml:space="preserve">Настоящее Соглашение вступает в силу с момента подписания Сторонами и заключается на неопределенный срок. </w:t>
      </w:r>
      <w:r w:rsidR="007D68D9" w:rsidRPr="00237BB5">
        <w:t>С момента подписания настоящего Соглашения утрачивают силу ранее заключенные между Сторонами соглашения об использовании электронного документооборота.</w:t>
      </w:r>
    </w:p>
    <w:p w14:paraId="4265E2FC" w14:textId="77777777" w:rsidR="00AF77CF" w:rsidRPr="00237BB5" w:rsidRDefault="00AF77CF" w:rsidP="009E055E">
      <w:pPr>
        <w:pStyle w:val="afa"/>
        <w:numPr>
          <w:ilvl w:val="0"/>
          <w:numId w:val="1"/>
        </w:numPr>
        <w:tabs>
          <w:tab w:val="left" w:pos="993"/>
        </w:tabs>
        <w:ind w:left="0" w:firstLine="709"/>
        <w:jc w:val="both"/>
      </w:pPr>
      <w:r w:rsidRPr="00237BB5">
        <w:t>Настоящее Соглашение составлено в двух экземплярах, обладающих равной юридической силой, по одному для каждой из Сторон.</w:t>
      </w:r>
    </w:p>
    <w:p w14:paraId="59C1B2D0" w14:textId="77777777" w:rsidR="00AF77CF" w:rsidRPr="00237BB5" w:rsidRDefault="00AF77CF" w:rsidP="00AF77CF">
      <w:pPr>
        <w:jc w:val="center"/>
        <w:rPr>
          <w:b/>
        </w:rPr>
      </w:pPr>
      <w:r w:rsidRPr="00237BB5">
        <w:rPr>
          <w:b/>
        </w:rPr>
        <w:t>Реквизиты сторон:</w:t>
      </w:r>
    </w:p>
    <w:tbl>
      <w:tblPr>
        <w:tblStyle w:val="afd"/>
        <w:tblW w:w="9356" w:type="dxa"/>
        <w:tblLayout w:type="fixed"/>
        <w:tblLook w:val="04A0" w:firstRow="1" w:lastRow="0" w:firstColumn="1" w:lastColumn="0" w:noHBand="0" w:noVBand="1"/>
      </w:tblPr>
      <w:tblGrid>
        <w:gridCol w:w="5070"/>
        <w:gridCol w:w="4286"/>
      </w:tblGrid>
      <w:tr w:rsidR="00AF77CF" w:rsidRPr="00237BB5" w14:paraId="6FA50C2A" w14:textId="77777777" w:rsidTr="00FB21B5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76F5CA86" w14:textId="77777777" w:rsidR="00AF77CF" w:rsidRPr="00237BB5" w:rsidRDefault="00AF77CF" w:rsidP="007635AC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37BB5">
              <w:rPr>
                <w:rFonts w:ascii="Times New Roman" w:hAnsi="Times New Roman" w:cs="Times New Roman"/>
                <w:b/>
              </w:rPr>
              <w:t>Сторона-1</w:t>
            </w:r>
          </w:p>
        </w:tc>
        <w:tc>
          <w:tcPr>
            <w:tcW w:w="4286" w:type="dxa"/>
            <w:tcBorders>
              <w:top w:val="nil"/>
              <w:left w:val="nil"/>
              <w:bottom w:val="nil"/>
              <w:right w:val="nil"/>
            </w:tcBorders>
          </w:tcPr>
          <w:p w14:paraId="4E676546" w14:textId="77777777" w:rsidR="00AF77CF" w:rsidRPr="00237BB5" w:rsidRDefault="00AF77CF" w:rsidP="007635AC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37BB5">
              <w:rPr>
                <w:rFonts w:ascii="Times New Roman" w:hAnsi="Times New Roman" w:cs="Times New Roman"/>
                <w:b/>
              </w:rPr>
              <w:t>Сторона-2</w:t>
            </w:r>
          </w:p>
        </w:tc>
      </w:tr>
      <w:tr w:rsidR="00AF77CF" w:rsidRPr="00237BB5" w14:paraId="68FFFC37" w14:textId="77777777" w:rsidTr="00FB21B5">
        <w:trPr>
          <w:trHeight w:val="756"/>
        </w:trPr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033D4C57" w14:textId="7FF9713A" w:rsidR="00CF60CA" w:rsidRPr="00CF60CA" w:rsidRDefault="00CF60CA" w:rsidP="00CF60CA">
            <w:pPr>
              <w:pStyle w:val="4"/>
              <w:ind w:right="-122"/>
              <w:jc w:val="both"/>
              <w:rPr>
                <w:sz w:val="22"/>
              </w:rPr>
            </w:pPr>
            <w:r w:rsidRPr="00CF60CA">
              <w:rPr>
                <w:sz w:val="22"/>
              </w:rPr>
              <w:t>Адрес места нахождения:</w:t>
            </w:r>
          </w:p>
          <w:p w14:paraId="523723B8" w14:textId="77777777" w:rsidR="00CF60CA" w:rsidRPr="00CF60CA" w:rsidRDefault="00CF60CA" w:rsidP="00CF60CA">
            <w:pPr>
              <w:pStyle w:val="4"/>
              <w:ind w:right="-122"/>
              <w:jc w:val="both"/>
              <w:rPr>
                <w:b w:val="0"/>
                <w:sz w:val="22"/>
              </w:rPr>
            </w:pPr>
            <w:r w:rsidRPr="00CF60CA">
              <w:rPr>
                <w:b w:val="0"/>
                <w:sz w:val="22"/>
              </w:rPr>
              <w:t>636785, Российская Федерация, Томская</w:t>
            </w:r>
          </w:p>
          <w:p w14:paraId="28623DAF" w14:textId="77777777" w:rsidR="00CF60CA" w:rsidRPr="00CF60CA" w:rsidRDefault="00CF60CA" w:rsidP="00CF60CA">
            <w:pPr>
              <w:pStyle w:val="4"/>
              <w:ind w:right="-122"/>
              <w:jc w:val="both"/>
              <w:rPr>
                <w:b w:val="0"/>
                <w:sz w:val="22"/>
              </w:rPr>
            </w:pPr>
            <w:r w:rsidRPr="00CF60CA">
              <w:rPr>
                <w:b w:val="0"/>
                <w:sz w:val="22"/>
              </w:rPr>
              <w:t xml:space="preserve">область, г. Стрежевой, ул. Строителей, </w:t>
            </w:r>
          </w:p>
          <w:p w14:paraId="5828323D" w14:textId="77777777" w:rsidR="00AF77CF" w:rsidRDefault="00CF60CA" w:rsidP="00CF60CA">
            <w:pPr>
              <w:pStyle w:val="4"/>
              <w:keepNext w:val="0"/>
              <w:ind w:right="-122"/>
              <w:jc w:val="both"/>
              <w:rPr>
                <w:b w:val="0"/>
                <w:sz w:val="22"/>
              </w:rPr>
            </w:pPr>
            <w:r w:rsidRPr="00CF60CA">
              <w:rPr>
                <w:b w:val="0"/>
                <w:sz w:val="22"/>
              </w:rPr>
              <w:t>дом 95.</w:t>
            </w:r>
            <w:r w:rsidR="00AF77CF" w:rsidRPr="00237BB5">
              <w:rPr>
                <w:b w:val="0"/>
                <w:sz w:val="22"/>
              </w:rPr>
              <w:t xml:space="preserve"> </w:t>
            </w:r>
          </w:p>
          <w:p w14:paraId="6CD6E086" w14:textId="77777777" w:rsidR="00CF60CA" w:rsidRPr="00CF60CA" w:rsidRDefault="00CF60CA" w:rsidP="00CF60CA">
            <w:pPr>
              <w:rPr>
                <w:ins w:id="2" w:author="Петряева Елена Ивановна" w:date="2025-07-31T09:57:00Z"/>
                <w:b/>
              </w:rPr>
            </w:pPr>
            <w:r w:rsidRPr="00CF60CA">
              <w:rPr>
                <w:b/>
              </w:rPr>
              <w:t xml:space="preserve">Адрес почтовый: </w:t>
            </w:r>
          </w:p>
          <w:p w14:paraId="71759E04" w14:textId="0A706227" w:rsidR="00CF60CA" w:rsidRDefault="00CF60CA" w:rsidP="00CF60CA">
            <w:r>
              <w:t>636785, Российская Федерация, Томская</w:t>
            </w:r>
          </w:p>
          <w:p w14:paraId="483BFF0E" w14:textId="77777777" w:rsidR="00CF60CA" w:rsidRDefault="00CF60CA" w:rsidP="00CF60CA">
            <w:r>
              <w:t xml:space="preserve">область, г. Стрежевой, ул. Строителей, </w:t>
            </w:r>
          </w:p>
          <w:p w14:paraId="1472342F" w14:textId="77777777" w:rsidR="00CF60CA" w:rsidRDefault="00CF60CA" w:rsidP="00CF60CA">
            <w:r>
              <w:t>дом 95.</w:t>
            </w:r>
          </w:p>
          <w:p w14:paraId="2EB162A1" w14:textId="77777777" w:rsidR="00CF60CA" w:rsidRDefault="00CF60CA" w:rsidP="00CF60CA">
            <w:r w:rsidRPr="00CF60CA">
              <w:rPr>
                <w:b/>
              </w:rPr>
              <w:t>ИНН</w:t>
            </w:r>
            <w:r w:rsidRPr="00CF60CA">
              <w:t xml:space="preserve"> 7022010799/</w:t>
            </w:r>
            <w:r w:rsidRPr="00CF60CA">
              <w:rPr>
                <w:b/>
              </w:rPr>
              <w:t>КПП</w:t>
            </w:r>
            <w:r w:rsidRPr="00CF60CA">
              <w:t xml:space="preserve"> 702201001</w:t>
            </w:r>
          </w:p>
          <w:p w14:paraId="4A7B806C" w14:textId="3EC0C449" w:rsidR="00CF60CA" w:rsidRPr="00CF60CA" w:rsidRDefault="00CF60CA" w:rsidP="00CF60CA">
            <w:r w:rsidRPr="00CF60CA">
              <w:rPr>
                <w:b/>
              </w:rPr>
              <w:t>ОГРН</w:t>
            </w:r>
            <w:ins w:id="3" w:author="Петряева Елена Ивановна" w:date="2025-07-31T09:59:00Z">
              <w:r w:rsidRPr="00CF60CA">
                <w:t xml:space="preserve"> </w:t>
              </w:r>
            </w:ins>
            <w:r w:rsidRPr="00CF60CA">
              <w:t>1027001619369</w:t>
            </w:r>
          </w:p>
        </w:tc>
        <w:tc>
          <w:tcPr>
            <w:tcW w:w="4286" w:type="dxa"/>
            <w:tcBorders>
              <w:top w:val="nil"/>
              <w:left w:val="nil"/>
              <w:bottom w:val="nil"/>
              <w:right w:val="nil"/>
            </w:tcBorders>
          </w:tcPr>
          <w:p w14:paraId="7EFA9DC0" w14:textId="77777777" w:rsidR="00AF77CF" w:rsidRPr="00237BB5" w:rsidRDefault="00AF77CF" w:rsidP="00C32488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BB5">
              <w:rPr>
                <w:rFonts w:ascii="Times New Roman" w:eastAsia="Times New Roman" w:hAnsi="Times New Roman" w:cs="Times New Roman"/>
                <w:lang w:eastAsia="ru-RU"/>
              </w:rPr>
              <w:t xml:space="preserve">Адрес места нахождения: </w:t>
            </w:r>
          </w:p>
          <w:p w14:paraId="6F82CBE1" w14:textId="77777777" w:rsidR="00AF77CF" w:rsidRPr="00237BB5" w:rsidRDefault="00AF77CF" w:rsidP="00C32488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BB5">
              <w:rPr>
                <w:rFonts w:ascii="Times New Roman" w:eastAsia="Times New Roman" w:hAnsi="Times New Roman" w:cs="Times New Roman"/>
                <w:lang w:eastAsia="ru-RU"/>
              </w:rPr>
              <w:t xml:space="preserve">Адрес почтовый: </w:t>
            </w:r>
          </w:p>
          <w:p w14:paraId="07D45DC5" w14:textId="77777777" w:rsidR="00AF77CF" w:rsidRPr="00237BB5" w:rsidRDefault="00AF77CF" w:rsidP="00C32488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BB5">
              <w:rPr>
                <w:rFonts w:ascii="Times New Roman" w:eastAsia="Times New Roman" w:hAnsi="Times New Roman" w:cs="Times New Roman"/>
                <w:lang w:eastAsia="ru-RU"/>
              </w:rPr>
              <w:t xml:space="preserve">ИНН </w:t>
            </w:r>
          </w:p>
          <w:p w14:paraId="791DF8BF" w14:textId="77777777" w:rsidR="00AF77CF" w:rsidRPr="00237BB5" w:rsidRDefault="00AF77CF" w:rsidP="00C32488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BB5">
              <w:rPr>
                <w:rFonts w:ascii="Times New Roman" w:eastAsia="Times New Roman" w:hAnsi="Times New Roman" w:cs="Times New Roman"/>
                <w:lang w:eastAsia="ru-RU"/>
              </w:rPr>
              <w:t xml:space="preserve">КПП </w:t>
            </w:r>
          </w:p>
          <w:p w14:paraId="0DDCC1B5" w14:textId="77777777" w:rsidR="00AF77CF" w:rsidRPr="00237BB5" w:rsidRDefault="00AF77CF" w:rsidP="00C32488">
            <w:pPr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237BB5">
              <w:rPr>
                <w:rFonts w:ascii="Times New Roman" w:eastAsia="Times New Roman" w:hAnsi="Times New Roman" w:cs="Times New Roman"/>
                <w:lang w:eastAsia="ru-RU"/>
              </w:rPr>
              <w:t xml:space="preserve">ОГРН  </w:t>
            </w:r>
          </w:p>
        </w:tc>
      </w:tr>
    </w:tbl>
    <w:p w14:paraId="3F7BC46A" w14:textId="77777777" w:rsidR="00AF77CF" w:rsidRDefault="00AF77CF">
      <w:pPr>
        <w:rPr>
          <w:b/>
        </w:rPr>
      </w:pPr>
      <w:r w:rsidRPr="00237BB5">
        <w:rPr>
          <w:b/>
        </w:rPr>
        <w:br w:type="page"/>
      </w:r>
    </w:p>
    <w:p w14:paraId="0436FDFD" w14:textId="123593D6" w:rsidR="00CF60CA" w:rsidRPr="00237BB5" w:rsidRDefault="00CF60CA" w:rsidP="00CF60CA">
      <w:pPr>
        <w:tabs>
          <w:tab w:val="left" w:pos="6019"/>
        </w:tabs>
      </w:pPr>
      <w:r>
        <w:rPr>
          <w:b/>
        </w:rPr>
        <w:lastRenderedPageBreak/>
        <w:t>___________________ Шохин А. Е                                                                    __________________</w:t>
      </w:r>
    </w:p>
    <w:tbl>
      <w:tblPr>
        <w:tblStyle w:val="afd"/>
        <w:tblW w:w="10031" w:type="dxa"/>
        <w:tblLayout w:type="fixed"/>
        <w:tblLook w:val="04A0" w:firstRow="1" w:lastRow="0" w:firstColumn="1" w:lastColumn="0" w:noHBand="0" w:noVBand="1"/>
      </w:tblPr>
      <w:tblGrid>
        <w:gridCol w:w="5070"/>
        <w:gridCol w:w="4961"/>
      </w:tblGrid>
      <w:tr w:rsidR="00AF77CF" w:rsidRPr="00237BB5" w14:paraId="2455C6E8" w14:textId="77777777" w:rsidTr="007635AC"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0A2AE8B5" w14:textId="77777777" w:rsidR="00AF77CF" w:rsidRPr="00237BB5" w:rsidRDefault="00AF77CF" w:rsidP="007635AC">
            <w:pPr>
              <w:pStyle w:val="4"/>
              <w:keepNext w:val="0"/>
              <w:ind w:right="-122"/>
              <w:jc w:val="both"/>
              <w:rPr>
                <w:b w:val="0"/>
                <w:spacing w:val="-4"/>
                <w:sz w:val="22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B2E2532" w14:textId="77777777" w:rsidR="00AF77CF" w:rsidRPr="00237BB5" w:rsidRDefault="00AF77CF" w:rsidP="007635AC">
            <w:pPr>
              <w:rPr>
                <w:rFonts w:ascii="Times New Roman" w:hAnsi="Times New Roman" w:cs="Times New Roman"/>
                <w:b/>
              </w:rPr>
            </w:pPr>
          </w:p>
        </w:tc>
      </w:tr>
    </w:tbl>
    <w:p w14:paraId="09BC80A9" w14:textId="77777777" w:rsidR="00AF77CF" w:rsidRPr="00237BB5" w:rsidRDefault="00AF77CF" w:rsidP="00AF77CF">
      <w:pPr>
        <w:jc w:val="right"/>
      </w:pPr>
      <w:r w:rsidRPr="00237BB5">
        <w:t>Приложение № 1</w:t>
      </w:r>
    </w:p>
    <w:p w14:paraId="1FA086B9" w14:textId="77777777" w:rsidR="00AF77CF" w:rsidRPr="00237BB5" w:rsidRDefault="00AF77CF" w:rsidP="00AF77CF">
      <w:pPr>
        <w:ind w:firstLine="360"/>
        <w:jc w:val="right"/>
      </w:pPr>
      <w:r w:rsidRPr="00237BB5">
        <w:t>к Соглашению об использовании</w:t>
      </w:r>
    </w:p>
    <w:p w14:paraId="6C5D2AF1" w14:textId="77777777" w:rsidR="00AF77CF" w:rsidRPr="00237BB5" w:rsidRDefault="00AF77CF" w:rsidP="00AF77CF">
      <w:pPr>
        <w:ind w:firstLine="360"/>
        <w:jc w:val="right"/>
        <w:rPr>
          <w:color w:val="000000" w:themeColor="text1"/>
        </w:rPr>
      </w:pPr>
      <w:r w:rsidRPr="00237BB5">
        <w:t>электронного документооборота</w:t>
      </w:r>
      <w:r w:rsidRPr="00237BB5">
        <w:rPr>
          <w:color w:val="000000" w:themeColor="text1"/>
        </w:rPr>
        <w:t xml:space="preserve"> </w:t>
      </w:r>
    </w:p>
    <w:p w14:paraId="4D45412F" w14:textId="77777777" w:rsidR="00AF77CF" w:rsidRPr="00237BB5" w:rsidRDefault="00AF77CF" w:rsidP="00AF77CF">
      <w:pPr>
        <w:ind w:firstLine="360"/>
        <w:jc w:val="right"/>
        <w:rPr>
          <w:color w:val="000000" w:themeColor="text1"/>
        </w:rPr>
      </w:pPr>
      <w:r w:rsidRPr="00237BB5">
        <w:rPr>
          <w:color w:val="000000" w:themeColor="text1"/>
        </w:rPr>
        <w:t>от [</w:t>
      </w:r>
      <w:r w:rsidRPr="00237BB5">
        <w:rPr>
          <w:i/>
          <w:color w:val="000000" w:themeColor="text1"/>
        </w:rPr>
        <w:t>указать дату</w:t>
      </w:r>
      <w:r w:rsidRPr="00237BB5">
        <w:rPr>
          <w:color w:val="000000" w:themeColor="text1"/>
        </w:rPr>
        <w:t>] № [</w:t>
      </w:r>
      <w:r w:rsidRPr="00237BB5">
        <w:rPr>
          <w:i/>
          <w:color w:val="000000" w:themeColor="text1"/>
        </w:rPr>
        <w:t>указать номер</w:t>
      </w:r>
      <w:r w:rsidRPr="00237BB5">
        <w:rPr>
          <w:color w:val="000000" w:themeColor="text1"/>
        </w:rPr>
        <w:t>]</w:t>
      </w:r>
    </w:p>
    <w:p w14:paraId="74E2759F" w14:textId="77777777" w:rsidR="00AF77CF" w:rsidRPr="00237BB5" w:rsidRDefault="00AF77CF" w:rsidP="00AF77CF">
      <w:pPr>
        <w:ind w:firstLine="360"/>
        <w:jc w:val="right"/>
        <w:rPr>
          <w:color w:val="000000" w:themeColor="text1"/>
        </w:rPr>
      </w:pPr>
    </w:p>
    <w:p w14:paraId="2EC754E4" w14:textId="77777777" w:rsidR="00AF77CF" w:rsidRPr="00237BB5" w:rsidRDefault="00AF77CF" w:rsidP="00AF77CF">
      <w:pPr>
        <w:ind w:firstLine="360"/>
        <w:jc w:val="center"/>
        <w:rPr>
          <w:b/>
          <w:color w:val="000000" w:themeColor="text1"/>
        </w:rPr>
      </w:pPr>
      <w:r w:rsidRPr="00237BB5">
        <w:rPr>
          <w:b/>
          <w:color w:val="000000" w:themeColor="text1"/>
        </w:rPr>
        <w:t>СФЕРА ДЕЙСТВИЯ</w:t>
      </w:r>
    </w:p>
    <w:p w14:paraId="301079AF" w14:textId="77777777" w:rsidR="00AF77CF" w:rsidRPr="00237BB5" w:rsidRDefault="00AF77CF" w:rsidP="00AF77CF">
      <w:pPr>
        <w:ind w:firstLine="360"/>
        <w:jc w:val="both"/>
        <w:rPr>
          <w:color w:val="000000" w:themeColor="text1"/>
        </w:rPr>
      </w:pPr>
      <w:r w:rsidRPr="00237BB5">
        <w:rPr>
          <w:color w:val="000000" w:themeColor="text1"/>
        </w:rPr>
        <w:t>1. Сферу действия Соглашения об использовании электронного документооборота составляет набор описанных ниже документов, которыми Стороны обмениваются в рамках обязательств, возникших:</w:t>
      </w:r>
    </w:p>
    <w:p w14:paraId="0318F3AA" w14:textId="77777777" w:rsidR="00AF77CF" w:rsidRPr="00237BB5" w:rsidRDefault="00AF77CF" w:rsidP="009E055E">
      <w:pPr>
        <w:numPr>
          <w:ilvl w:val="0"/>
          <w:numId w:val="2"/>
        </w:numPr>
        <w:jc w:val="both"/>
        <w:rPr>
          <w:color w:val="000000" w:themeColor="text1"/>
        </w:rPr>
      </w:pPr>
      <w:r w:rsidRPr="00237BB5">
        <w:rPr>
          <w:color w:val="000000" w:themeColor="text1"/>
        </w:rPr>
        <w:t>по настоящему Соглашению об использовании электронного документооборота;</w:t>
      </w:r>
    </w:p>
    <w:p w14:paraId="6F486000" w14:textId="77777777" w:rsidR="00AF77CF" w:rsidRPr="00237BB5" w:rsidRDefault="00470B7D" w:rsidP="009E055E">
      <w:pPr>
        <w:numPr>
          <w:ilvl w:val="0"/>
          <w:numId w:val="2"/>
        </w:numPr>
        <w:jc w:val="both"/>
        <w:rPr>
          <w:color w:val="000000" w:themeColor="text1"/>
        </w:rPr>
      </w:pPr>
      <w:r w:rsidRPr="00237BB5">
        <w:rPr>
          <w:color w:val="000000" w:themeColor="text1"/>
        </w:rPr>
        <w:t>по</w:t>
      </w:r>
      <w:r w:rsidR="00AF77CF" w:rsidRPr="00237BB5">
        <w:rPr>
          <w:color w:val="000000" w:themeColor="text1"/>
        </w:rPr>
        <w:t xml:space="preserve"> всем заключенным между Сторонами договорам и по всем договорам, которые будут заключены в будущем, независимо от формы и способа заключения таких договоров.</w:t>
      </w:r>
    </w:p>
    <w:p w14:paraId="4697D664" w14:textId="77777777" w:rsidR="00AF77CF" w:rsidRPr="00237BB5" w:rsidRDefault="00AF77CF" w:rsidP="00AF77CF">
      <w:pPr>
        <w:ind w:firstLine="360"/>
        <w:jc w:val="both"/>
        <w:rPr>
          <w:color w:val="000000" w:themeColor="text1"/>
        </w:rPr>
      </w:pPr>
    </w:p>
    <w:p w14:paraId="4A088495" w14:textId="77777777" w:rsidR="00AF77CF" w:rsidRPr="00237BB5" w:rsidRDefault="00AF77CF" w:rsidP="00AF77CF">
      <w:pPr>
        <w:ind w:firstLine="360"/>
        <w:jc w:val="both"/>
        <w:rPr>
          <w:color w:val="000000" w:themeColor="text1"/>
        </w:rPr>
      </w:pPr>
      <w:r w:rsidRPr="00237BB5">
        <w:rPr>
          <w:color w:val="000000" w:themeColor="text1"/>
        </w:rPr>
        <w:t>2. Перечень и формат документов: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546"/>
        <w:gridCol w:w="4297"/>
        <w:gridCol w:w="2709"/>
        <w:gridCol w:w="1793"/>
      </w:tblGrid>
      <w:tr w:rsidR="00C975F3" w:rsidRPr="00237BB5" w14:paraId="4523960D" w14:textId="34D4DF67" w:rsidTr="00832CE2">
        <w:tc>
          <w:tcPr>
            <w:tcW w:w="546" w:type="dxa"/>
          </w:tcPr>
          <w:p w14:paraId="43D32231" w14:textId="77777777" w:rsidR="00C975F3" w:rsidRPr="00237BB5" w:rsidRDefault="00C975F3" w:rsidP="008D6F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b/>
                <w:color w:val="000000" w:themeColor="text1"/>
              </w:rPr>
              <w:t>п/п</w:t>
            </w:r>
          </w:p>
        </w:tc>
        <w:tc>
          <w:tcPr>
            <w:tcW w:w="4297" w:type="dxa"/>
          </w:tcPr>
          <w:p w14:paraId="15D39861" w14:textId="77777777" w:rsidR="00C975F3" w:rsidRPr="00237BB5" w:rsidRDefault="00C975F3" w:rsidP="008D6F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b/>
                <w:color w:val="000000" w:themeColor="text1"/>
              </w:rPr>
              <w:t>Наименование электронного документа</w:t>
            </w:r>
          </w:p>
        </w:tc>
        <w:tc>
          <w:tcPr>
            <w:tcW w:w="2709" w:type="dxa"/>
          </w:tcPr>
          <w:p w14:paraId="71898E43" w14:textId="77777777" w:rsidR="00C975F3" w:rsidRPr="00237BB5" w:rsidRDefault="00C975F3" w:rsidP="008D6F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b/>
                <w:color w:val="000000" w:themeColor="text1"/>
              </w:rPr>
              <w:t>Формат электронного документа</w:t>
            </w:r>
          </w:p>
        </w:tc>
        <w:tc>
          <w:tcPr>
            <w:tcW w:w="1793" w:type="dxa"/>
          </w:tcPr>
          <w:p w14:paraId="658B4CDB" w14:textId="5285FB6C" w:rsidR="00C975F3" w:rsidRPr="00237BB5" w:rsidRDefault="00C975F3" w:rsidP="008D6F77">
            <w:pPr>
              <w:jc w:val="both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 xml:space="preserve">Способ обмена документом </w:t>
            </w:r>
          </w:p>
        </w:tc>
      </w:tr>
      <w:tr w:rsidR="00C975F3" w:rsidRPr="00237BB5" w14:paraId="34D35DD7" w14:textId="77777777" w:rsidTr="00AF615B">
        <w:tc>
          <w:tcPr>
            <w:tcW w:w="9345" w:type="dxa"/>
            <w:gridSpan w:val="4"/>
          </w:tcPr>
          <w:p w14:paraId="3BDD5359" w14:textId="0B249DAB" w:rsidR="00C975F3" w:rsidRDefault="00C975F3" w:rsidP="00832CE2">
            <w:pPr>
              <w:jc w:val="center"/>
              <w:rPr>
                <w:color w:val="000000" w:themeColor="text1"/>
              </w:rPr>
            </w:pPr>
            <w:r w:rsidRPr="00C975F3">
              <w:rPr>
                <w:color w:val="000000" w:themeColor="text1"/>
              </w:rPr>
              <w:t>Раздел 1. Первичные учетные документы</w:t>
            </w:r>
          </w:p>
        </w:tc>
      </w:tr>
      <w:tr w:rsidR="00C975F3" w:rsidRPr="00237BB5" w14:paraId="63252657" w14:textId="2C10509E" w:rsidTr="00832CE2">
        <w:tc>
          <w:tcPr>
            <w:tcW w:w="546" w:type="dxa"/>
          </w:tcPr>
          <w:p w14:paraId="0140585A" w14:textId="77777777" w:rsidR="00C975F3" w:rsidRPr="00237BB5" w:rsidRDefault="00C975F3" w:rsidP="008D6F77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1</w:t>
            </w:r>
          </w:p>
        </w:tc>
        <w:tc>
          <w:tcPr>
            <w:tcW w:w="4297" w:type="dxa"/>
          </w:tcPr>
          <w:p w14:paraId="7C6783D1" w14:textId="6E8A8F6F" w:rsidR="00C975F3" w:rsidRPr="00237BB5" w:rsidRDefault="00C975F3" w:rsidP="008D6F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lang w:val="en-US"/>
              </w:rPr>
              <w:t>C</w:t>
            </w:r>
            <w:r w:rsidRPr="00237BB5">
              <w:rPr>
                <w:rFonts w:ascii="Times New Roman" w:hAnsi="Times New Roman" w:cs="Times New Roman"/>
              </w:rPr>
              <w:t>чет-фактура, применяемый при расчетах по НДС на основании статьи 169 НК РФ (функция "СЧФ")</w:t>
            </w:r>
          </w:p>
        </w:tc>
        <w:tc>
          <w:tcPr>
            <w:tcW w:w="2709" w:type="dxa"/>
          </w:tcPr>
          <w:p w14:paraId="2A38E13A" w14:textId="77777777" w:rsidR="00C975F3" w:rsidRPr="00237BB5" w:rsidRDefault="00C975F3" w:rsidP="009233C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XML</w:t>
            </w:r>
            <w:r w:rsidRPr="00237BB5">
              <w:rPr>
                <w:rFonts w:ascii="Times New Roman" w:hAnsi="Times New Roman" w:cs="Times New Roman"/>
                <w:color w:val="000000" w:themeColor="text1"/>
              </w:rPr>
              <w:t>, утв. приказом ФНС России от 19.12.2023 N ЕД-7-26/970@  (со всеми дальнейшими изменениями)</w:t>
            </w:r>
          </w:p>
        </w:tc>
        <w:tc>
          <w:tcPr>
            <w:tcW w:w="1793" w:type="dxa"/>
          </w:tcPr>
          <w:p w14:paraId="08F175D3" w14:textId="028AA01B" w:rsidR="00C975F3" w:rsidRPr="00832CE2" w:rsidRDefault="00C975F3" w:rsidP="009233C8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Оператор ЭДО </w:t>
            </w:r>
          </w:p>
        </w:tc>
      </w:tr>
      <w:tr w:rsidR="00C975F3" w:rsidRPr="00237BB5" w14:paraId="41D9DD9C" w14:textId="3241CA83" w:rsidTr="00832CE2">
        <w:tc>
          <w:tcPr>
            <w:tcW w:w="546" w:type="dxa"/>
          </w:tcPr>
          <w:p w14:paraId="233CC142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2</w:t>
            </w:r>
          </w:p>
        </w:tc>
        <w:tc>
          <w:tcPr>
            <w:tcW w:w="4297" w:type="dxa"/>
          </w:tcPr>
          <w:p w14:paraId="6CCEB8CC" w14:textId="29360D30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</w:rPr>
              <w:t>Универсальный передаточный документ, содержащий сведения об отгрузке (передаче) товаров (работ, услуг, имущественных прав), в результате которой изменяется финансовое состояние передающей и принимающей стороны, или иных событиях (функция "ДОП")</w:t>
            </w:r>
          </w:p>
        </w:tc>
        <w:tc>
          <w:tcPr>
            <w:tcW w:w="2709" w:type="dxa"/>
          </w:tcPr>
          <w:p w14:paraId="51945050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XML</w:t>
            </w:r>
            <w:r w:rsidRPr="00237BB5">
              <w:rPr>
                <w:rFonts w:ascii="Times New Roman" w:hAnsi="Times New Roman" w:cs="Times New Roman"/>
                <w:color w:val="000000" w:themeColor="text1"/>
              </w:rPr>
              <w:t>, утв. приказом ФНС России от 19.12.2023 N ЕД-7-26/970@  (со всеми дальнейшими изменениями)</w:t>
            </w:r>
          </w:p>
        </w:tc>
        <w:tc>
          <w:tcPr>
            <w:tcW w:w="1793" w:type="dxa"/>
          </w:tcPr>
          <w:p w14:paraId="2102D989" w14:textId="368818F6" w:rsidR="00C975F3" w:rsidRPr="00237BB5" w:rsidRDefault="00C975F3" w:rsidP="00C975F3">
            <w:pPr>
              <w:jc w:val="both"/>
              <w:rPr>
                <w:color w:val="000000" w:themeColor="text1"/>
                <w:lang w:val="en-US"/>
              </w:rPr>
            </w:pPr>
            <w:r w:rsidRPr="00BA1731">
              <w:rPr>
                <w:color w:val="000000" w:themeColor="text1"/>
              </w:rPr>
              <w:t xml:space="preserve">Оператор ЭДО </w:t>
            </w:r>
          </w:p>
        </w:tc>
      </w:tr>
      <w:tr w:rsidR="00C975F3" w:rsidRPr="00237BB5" w14:paraId="51987088" w14:textId="05601D5D" w:rsidTr="00832CE2">
        <w:tc>
          <w:tcPr>
            <w:tcW w:w="546" w:type="dxa"/>
          </w:tcPr>
          <w:p w14:paraId="5E178DA0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3</w:t>
            </w:r>
          </w:p>
        </w:tc>
        <w:tc>
          <w:tcPr>
            <w:tcW w:w="4297" w:type="dxa"/>
          </w:tcPr>
          <w:p w14:paraId="48A118CD" w14:textId="7BCF1DB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</w:rPr>
              <w:t>Универсальный передаточный документ, включающий счет-фактуру (функция "СЧФДОП").</w:t>
            </w:r>
          </w:p>
        </w:tc>
        <w:tc>
          <w:tcPr>
            <w:tcW w:w="2709" w:type="dxa"/>
          </w:tcPr>
          <w:p w14:paraId="67415CF7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XML</w:t>
            </w:r>
            <w:r w:rsidRPr="00237BB5">
              <w:rPr>
                <w:rFonts w:ascii="Times New Roman" w:hAnsi="Times New Roman" w:cs="Times New Roman"/>
                <w:color w:val="000000" w:themeColor="text1"/>
              </w:rPr>
              <w:t>, утв. приказом ФНС России от 19.12.2023 N ЕД-7-26/970@  (со всеми дальнейшими изменениями)</w:t>
            </w:r>
          </w:p>
        </w:tc>
        <w:tc>
          <w:tcPr>
            <w:tcW w:w="1793" w:type="dxa"/>
          </w:tcPr>
          <w:p w14:paraId="53531BED" w14:textId="1E326385" w:rsidR="00C975F3" w:rsidRPr="00237BB5" w:rsidRDefault="00C975F3" w:rsidP="00C975F3">
            <w:pPr>
              <w:jc w:val="both"/>
              <w:rPr>
                <w:color w:val="000000" w:themeColor="text1"/>
                <w:lang w:val="en-US"/>
              </w:rPr>
            </w:pPr>
            <w:r w:rsidRPr="00BA1731">
              <w:rPr>
                <w:color w:val="000000" w:themeColor="text1"/>
              </w:rPr>
              <w:t xml:space="preserve">Оператор ЭДО </w:t>
            </w:r>
          </w:p>
        </w:tc>
      </w:tr>
      <w:tr w:rsidR="00C975F3" w:rsidRPr="00237BB5" w14:paraId="253794C6" w14:textId="36633435" w:rsidTr="00832CE2">
        <w:tc>
          <w:tcPr>
            <w:tcW w:w="546" w:type="dxa"/>
          </w:tcPr>
          <w:p w14:paraId="6021F476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4</w:t>
            </w:r>
          </w:p>
        </w:tc>
        <w:tc>
          <w:tcPr>
            <w:tcW w:w="4297" w:type="dxa"/>
          </w:tcPr>
          <w:p w14:paraId="11AC31A8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</w:rPr>
              <w:t>Корректировочный счет-фактура (КСЧФ)</w:t>
            </w:r>
          </w:p>
        </w:tc>
        <w:tc>
          <w:tcPr>
            <w:tcW w:w="2709" w:type="dxa"/>
          </w:tcPr>
          <w:p w14:paraId="15F9A4E5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XML</w:t>
            </w:r>
            <w:r w:rsidRPr="00237BB5">
              <w:rPr>
                <w:rFonts w:ascii="Times New Roman" w:hAnsi="Times New Roman" w:cs="Times New Roman"/>
                <w:color w:val="000000" w:themeColor="text1"/>
              </w:rPr>
              <w:t>, утв. Приказом ФНС России</w:t>
            </w:r>
            <w:r w:rsidRPr="00237BB5">
              <w:rPr>
                <w:rFonts w:ascii="Times New Roman" w:hAnsi="Times New Roman" w:cs="Times New Roman"/>
              </w:rPr>
              <w:t xml:space="preserve"> </w:t>
            </w:r>
            <w:r w:rsidRPr="00237BB5">
              <w:rPr>
                <w:rFonts w:ascii="Times New Roman" w:hAnsi="Times New Roman" w:cs="Times New Roman"/>
                <w:color w:val="000000" w:themeColor="text1"/>
              </w:rPr>
              <w:t>от 12.10.2020 № ЕД-7-26/736@</w:t>
            </w:r>
          </w:p>
        </w:tc>
        <w:tc>
          <w:tcPr>
            <w:tcW w:w="1793" w:type="dxa"/>
          </w:tcPr>
          <w:p w14:paraId="16D69851" w14:textId="0E20AA1B" w:rsidR="00C975F3" w:rsidRPr="00237BB5" w:rsidRDefault="00C975F3" w:rsidP="00C975F3">
            <w:pPr>
              <w:jc w:val="both"/>
              <w:rPr>
                <w:color w:val="000000" w:themeColor="text1"/>
                <w:lang w:val="en-US"/>
              </w:rPr>
            </w:pPr>
            <w:r w:rsidRPr="00BA1731">
              <w:rPr>
                <w:color w:val="000000" w:themeColor="text1"/>
              </w:rPr>
              <w:t xml:space="preserve">Оператор ЭДО </w:t>
            </w:r>
          </w:p>
        </w:tc>
      </w:tr>
      <w:tr w:rsidR="00C975F3" w:rsidRPr="00237BB5" w14:paraId="7B59001D" w14:textId="419E24B5" w:rsidTr="00832CE2">
        <w:tc>
          <w:tcPr>
            <w:tcW w:w="546" w:type="dxa"/>
          </w:tcPr>
          <w:p w14:paraId="60533084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5</w:t>
            </w:r>
          </w:p>
        </w:tc>
        <w:tc>
          <w:tcPr>
            <w:tcW w:w="4297" w:type="dxa"/>
          </w:tcPr>
          <w:p w14:paraId="727927D1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</w:rPr>
              <w:t>Корректировочный счет-фактура, применяемый при расчетах по налогу на добавленную стоимость, и документ об изменении стоимости отгруженных товаров (выполненных работ, оказанных услуг), переданных имущественных прав (КСЧФДИС)</w:t>
            </w:r>
          </w:p>
        </w:tc>
        <w:tc>
          <w:tcPr>
            <w:tcW w:w="2709" w:type="dxa"/>
          </w:tcPr>
          <w:p w14:paraId="2CF98466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XML</w:t>
            </w:r>
            <w:r w:rsidRPr="00237BB5">
              <w:rPr>
                <w:rFonts w:ascii="Times New Roman" w:hAnsi="Times New Roman" w:cs="Times New Roman"/>
                <w:color w:val="000000" w:themeColor="text1"/>
              </w:rPr>
              <w:t>, утв. Приказом ФНС России от 12.10.2020 № ЕД-7-26/736@ (со всеми дальнейшими изменениями)</w:t>
            </w:r>
          </w:p>
        </w:tc>
        <w:tc>
          <w:tcPr>
            <w:tcW w:w="1793" w:type="dxa"/>
          </w:tcPr>
          <w:p w14:paraId="6AF2FFF4" w14:textId="162A778C" w:rsidR="00C975F3" w:rsidRPr="00237BB5" w:rsidRDefault="00C975F3" w:rsidP="00C975F3">
            <w:pPr>
              <w:jc w:val="both"/>
              <w:rPr>
                <w:color w:val="000000" w:themeColor="text1"/>
                <w:lang w:val="en-US"/>
              </w:rPr>
            </w:pPr>
            <w:r w:rsidRPr="00BA1731">
              <w:rPr>
                <w:color w:val="000000" w:themeColor="text1"/>
              </w:rPr>
              <w:t xml:space="preserve">Оператор ЭДО </w:t>
            </w:r>
          </w:p>
        </w:tc>
      </w:tr>
      <w:tr w:rsidR="00C975F3" w:rsidRPr="00237BB5" w14:paraId="70F33642" w14:textId="0752296F" w:rsidTr="00832CE2">
        <w:tc>
          <w:tcPr>
            <w:tcW w:w="546" w:type="dxa"/>
          </w:tcPr>
          <w:p w14:paraId="2066482E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6</w:t>
            </w:r>
          </w:p>
        </w:tc>
        <w:tc>
          <w:tcPr>
            <w:tcW w:w="4297" w:type="dxa"/>
          </w:tcPr>
          <w:p w14:paraId="0EEBD911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</w:rPr>
              <w:t>Документ об изменении стоимости отгруженных товаров (выполненных работ, оказанных услуг), переданных имущественных прав (ДИС).</w:t>
            </w:r>
          </w:p>
        </w:tc>
        <w:tc>
          <w:tcPr>
            <w:tcW w:w="2709" w:type="dxa"/>
          </w:tcPr>
          <w:p w14:paraId="08F3182D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XML</w:t>
            </w:r>
            <w:r w:rsidRPr="00237BB5">
              <w:rPr>
                <w:rFonts w:ascii="Times New Roman" w:hAnsi="Times New Roman" w:cs="Times New Roman"/>
                <w:color w:val="000000" w:themeColor="text1"/>
              </w:rPr>
              <w:t>, утв. Приказом ФНС России от 12.10.2020 № ЕД-7-26/736@ (со всеми дальнейшими изменениями)</w:t>
            </w:r>
          </w:p>
        </w:tc>
        <w:tc>
          <w:tcPr>
            <w:tcW w:w="1793" w:type="dxa"/>
          </w:tcPr>
          <w:p w14:paraId="760C291D" w14:textId="7638F000" w:rsidR="00C975F3" w:rsidRPr="00237BB5" w:rsidRDefault="00C975F3" w:rsidP="00C975F3">
            <w:pPr>
              <w:jc w:val="both"/>
              <w:rPr>
                <w:color w:val="000000" w:themeColor="text1"/>
                <w:lang w:val="en-US"/>
              </w:rPr>
            </w:pPr>
            <w:r w:rsidRPr="00BA1731">
              <w:rPr>
                <w:color w:val="000000" w:themeColor="text1"/>
              </w:rPr>
              <w:t xml:space="preserve">Оператор ЭДО </w:t>
            </w:r>
          </w:p>
        </w:tc>
      </w:tr>
      <w:tr w:rsidR="00C975F3" w:rsidRPr="00237BB5" w14:paraId="64D90036" w14:textId="4B923AAA" w:rsidTr="00832CE2">
        <w:tc>
          <w:tcPr>
            <w:tcW w:w="546" w:type="dxa"/>
          </w:tcPr>
          <w:p w14:paraId="3D757FDB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  <w:lang w:val="en-US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7</w:t>
            </w:r>
          </w:p>
        </w:tc>
        <w:tc>
          <w:tcPr>
            <w:tcW w:w="4297" w:type="dxa"/>
          </w:tcPr>
          <w:p w14:paraId="5FB6D464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</w:rPr>
              <w:t>Соглашение об отмене юридической значимости электронного документа</w:t>
            </w:r>
          </w:p>
        </w:tc>
        <w:tc>
          <w:tcPr>
            <w:tcW w:w="2709" w:type="dxa"/>
            <w:shd w:val="clear" w:color="auto" w:fill="auto"/>
          </w:tcPr>
          <w:p w14:paraId="03FEE662" w14:textId="77777777" w:rsidR="00C975F3" w:rsidRPr="00237BB5" w:rsidRDefault="00C975F3" w:rsidP="00C975F3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XML</w:t>
            </w:r>
            <w:r w:rsidRPr="00237BB5">
              <w:rPr>
                <w:rFonts w:ascii="Times New Roman" w:hAnsi="Times New Roman" w:cs="Times New Roman"/>
                <w:color w:val="000000" w:themeColor="text1"/>
              </w:rPr>
              <w:t xml:space="preserve"> по формату, утвержденному Оператором ЭДО ИЛИ </w:t>
            </w:r>
            <w:r w:rsidRPr="00237BB5">
              <w:rPr>
                <w:rFonts w:ascii="Times New Roman" w:hAnsi="Times New Roman" w:cs="Times New Roman"/>
                <w:color w:val="000000" w:themeColor="text1"/>
                <w:lang w:val="en-US"/>
              </w:rPr>
              <w:t>pdf</w:t>
            </w:r>
            <w:r w:rsidRPr="00237BB5">
              <w:rPr>
                <w:rFonts w:ascii="Times New Roman" w:hAnsi="Times New Roman" w:cs="Times New Roman"/>
                <w:color w:val="000000" w:themeColor="text1"/>
              </w:rPr>
              <w:t xml:space="preserve"> (Приложение № 4 к Соглашению об использовании электронного документооборота)</w:t>
            </w:r>
          </w:p>
        </w:tc>
        <w:tc>
          <w:tcPr>
            <w:tcW w:w="1793" w:type="dxa"/>
          </w:tcPr>
          <w:p w14:paraId="43E172C9" w14:textId="015C2E68" w:rsidR="00C975F3" w:rsidRPr="00237BB5" w:rsidRDefault="00C975F3" w:rsidP="00C975F3">
            <w:pPr>
              <w:jc w:val="both"/>
              <w:rPr>
                <w:color w:val="000000" w:themeColor="text1"/>
                <w:lang w:val="en-US"/>
              </w:rPr>
            </w:pPr>
            <w:r w:rsidRPr="00BA1731">
              <w:rPr>
                <w:color w:val="000000" w:themeColor="text1"/>
              </w:rPr>
              <w:t xml:space="preserve">Оператор ЭДО </w:t>
            </w:r>
          </w:p>
        </w:tc>
      </w:tr>
      <w:tr w:rsidR="00C975F3" w:rsidRPr="00237BB5" w14:paraId="05DCFC83" w14:textId="3AFD597E" w:rsidTr="00832CE2">
        <w:tc>
          <w:tcPr>
            <w:tcW w:w="546" w:type="dxa"/>
          </w:tcPr>
          <w:p w14:paraId="73EA03D0" w14:textId="77777777" w:rsidR="00C975F3" w:rsidRPr="00237BB5" w:rsidRDefault="00C975F3" w:rsidP="008D6F77">
            <w:pPr>
              <w:jc w:val="both"/>
              <w:rPr>
                <w:color w:val="000000" w:themeColor="text1"/>
                <w:lang w:val="en-US"/>
              </w:rPr>
            </w:pPr>
            <w:r w:rsidRPr="00237BB5">
              <w:rPr>
                <w:color w:val="000000" w:themeColor="text1"/>
                <w:lang w:val="en-US"/>
              </w:rPr>
              <w:lastRenderedPageBreak/>
              <w:t>8</w:t>
            </w:r>
          </w:p>
        </w:tc>
        <w:tc>
          <w:tcPr>
            <w:tcW w:w="4297" w:type="dxa"/>
          </w:tcPr>
          <w:p w14:paraId="73A1277D" w14:textId="35A12690" w:rsidR="00C975F3" w:rsidRPr="00237BB5" w:rsidRDefault="00C975F3" w:rsidP="00753E2B">
            <w:pPr>
              <w:jc w:val="both"/>
              <w:rPr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</w:rPr>
              <w:t>Неформализованные</w:t>
            </w:r>
            <w:r w:rsidRPr="00237BB5">
              <w:rPr>
                <w:rStyle w:val="ab"/>
                <w:rFonts w:ascii="Times New Roman" w:hAnsi="Times New Roman"/>
                <w:color w:val="000000" w:themeColor="text1"/>
              </w:rPr>
              <w:footnoteReference w:id="2"/>
            </w:r>
            <w:r w:rsidRPr="00237BB5">
              <w:rPr>
                <w:rFonts w:ascii="Times New Roman" w:hAnsi="Times New Roman" w:cs="Times New Roman"/>
                <w:color w:val="000000" w:themeColor="text1"/>
              </w:rPr>
              <w:t xml:space="preserve">  двухсторонние/многосторонние документы, согласованные сторонами  в договорах</w:t>
            </w:r>
          </w:p>
        </w:tc>
        <w:tc>
          <w:tcPr>
            <w:tcW w:w="2709" w:type="dxa"/>
          </w:tcPr>
          <w:p w14:paraId="27D3043A" w14:textId="5AD1FFC4" w:rsidR="00C975F3" w:rsidRPr="00237BB5" w:rsidRDefault="00C975F3" w:rsidP="00753E2B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  <w:p w14:paraId="0874DA07" w14:textId="6CB2A429" w:rsidR="00C975F3" w:rsidRPr="00237BB5" w:rsidRDefault="00C975F3" w:rsidP="008D6F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</w:p>
        </w:tc>
        <w:tc>
          <w:tcPr>
            <w:tcW w:w="1793" w:type="dxa"/>
          </w:tcPr>
          <w:p w14:paraId="245F13C3" w14:textId="08382AC4" w:rsidR="00C975F3" w:rsidRPr="00237BB5" w:rsidRDefault="00C975F3" w:rsidP="00753E2B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Оператор ЭДО</w:t>
            </w:r>
          </w:p>
        </w:tc>
      </w:tr>
      <w:tr w:rsidR="00C975F3" w:rsidRPr="00237BB5" w14:paraId="725DA332" w14:textId="6E85E346" w:rsidTr="00832CE2">
        <w:tc>
          <w:tcPr>
            <w:tcW w:w="546" w:type="dxa"/>
          </w:tcPr>
          <w:p w14:paraId="22B9DE08" w14:textId="0448D857" w:rsidR="00C975F3" w:rsidRPr="00237BB5" w:rsidRDefault="00C975F3" w:rsidP="008D6F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</w:rPr>
              <w:t>9</w:t>
            </w:r>
          </w:p>
        </w:tc>
        <w:tc>
          <w:tcPr>
            <w:tcW w:w="4297" w:type="dxa"/>
          </w:tcPr>
          <w:p w14:paraId="4F87AF13" w14:textId="05DA37CA" w:rsidR="00C975F3" w:rsidRPr="00237BB5" w:rsidRDefault="00C975F3" w:rsidP="00E00688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</w:rPr>
              <w:t>Неформализованные односторонние документы, согласованные сторонами в договорах</w:t>
            </w:r>
          </w:p>
        </w:tc>
        <w:tc>
          <w:tcPr>
            <w:tcW w:w="2709" w:type="dxa"/>
          </w:tcPr>
          <w:p w14:paraId="23544166" w14:textId="1A6066B2" w:rsidR="00C975F3" w:rsidRPr="00237BB5" w:rsidRDefault="00C975F3" w:rsidP="008D6F77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</w:rPr>
              <w:t>Формат, который поддерживает Оператор ЭДО</w:t>
            </w:r>
          </w:p>
        </w:tc>
        <w:tc>
          <w:tcPr>
            <w:tcW w:w="1793" w:type="dxa"/>
          </w:tcPr>
          <w:p w14:paraId="216CE08E" w14:textId="784815A0" w:rsidR="00C975F3" w:rsidRPr="00237BB5" w:rsidRDefault="00C975F3" w:rsidP="008D6F77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Оператор ЭДО</w:t>
            </w:r>
          </w:p>
        </w:tc>
      </w:tr>
      <w:tr w:rsidR="00C975F3" w:rsidRPr="00237BB5" w14:paraId="49664F5E" w14:textId="77777777" w:rsidTr="00832CE2">
        <w:tc>
          <w:tcPr>
            <w:tcW w:w="546" w:type="dxa"/>
          </w:tcPr>
          <w:p w14:paraId="2B65811A" w14:textId="147763FF" w:rsidR="00C975F3" w:rsidRPr="00237BB5" w:rsidRDefault="00C975F3" w:rsidP="00C975F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</w:p>
        </w:tc>
        <w:tc>
          <w:tcPr>
            <w:tcW w:w="4297" w:type="dxa"/>
            <w:vAlign w:val="center"/>
          </w:tcPr>
          <w:p w14:paraId="70168FD8" w14:textId="3F72AA37" w:rsidR="00C975F3" w:rsidRPr="00237BB5" w:rsidRDefault="00C975F3" w:rsidP="00C975F3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Электронная транспортная накладная</w:t>
            </w:r>
          </w:p>
        </w:tc>
        <w:tc>
          <w:tcPr>
            <w:tcW w:w="2709" w:type="dxa"/>
            <w:vAlign w:val="center"/>
          </w:tcPr>
          <w:p w14:paraId="2C9943A9" w14:textId="2CF8CAC3" w:rsidR="00C975F3" w:rsidRPr="00237BB5" w:rsidRDefault="00C975F3" w:rsidP="00C975F3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XML, утв. приказом ФНС России от 09.12.2021 №ЕД-7-26/1065@ (со всеми дальнейшими изменениями)</w:t>
            </w:r>
          </w:p>
        </w:tc>
        <w:tc>
          <w:tcPr>
            <w:tcW w:w="1793" w:type="dxa"/>
          </w:tcPr>
          <w:p w14:paraId="0EC57D58" w14:textId="21BCBE17" w:rsidR="00C975F3" w:rsidRDefault="00C975F3" w:rsidP="00C975F3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Оператор ЭДО</w:t>
            </w:r>
          </w:p>
        </w:tc>
      </w:tr>
      <w:tr w:rsidR="00C975F3" w:rsidRPr="00237BB5" w14:paraId="532E077D" w14:textId="77777777" w:rsidTr="00457F09">
        <w:tc>
          <w:tcPr>
            <w:tcW w:w="9345" w:type="dxa"/>
            <w:gridSpan w:val="4"/>
          </w:tcPr>
          <w:p w14:paraId="0D6ABEFF" w14:textId="374AA9EF" w:rsidR="00C975F3" w:rsidRDefault="00C975F3" w:rsidP="00832CE2">
            <w:pPr>
              <w:jc w:val="center"/>
              <w:rPr>
                <w:color w:val="000000" w:themeColor="text1"/>
              </w:rPr>
            </w:pPr>
            <w:r w:rsidRPr="00C975F3">
              <w:rPr>
                <w:color w:val="000000" w:themeColor="text1"/>
              </w:rPr>
              <w:t>Раздел 2. Договорные документы</w:t>
            </w:r>
            <w:r w:rsidR="00820C20" w:rsidRPr="00237BB5">
              <w:rPr>
                <w:rStyle w:val="ab"/>
                <w:rFonts w:ascii="Times New Roman" w:hAnsi="Times New Roman"/>
                <w:color w:val="000000" w:themeColor="text1"/>
              </w:rPr>
              <w:footnoteReference w:id="3"/>
            </w:r>
            <w:r w:rsidR="00820C20" w:rsidRPr="00237BB5">
              <w:rPr>
                <w:rFonts w:ascii="Times New Roman" w:hAnsi="Times New Roman" w:cs="Times New Roman"/>
                <w:color w:val="000000" w:themeColor="text1"/>
              </w:rPr>
              <w:t xml:space="preserve">  </w:t>
            </w:r>
          </w:p>
        </w:tc>
      </w:tr>
      <w:tr w:rsidR="00C975F3" w:rsidRPr="00237BB5" w14:paraId="5B094545" w14:textId="77777777" w:rsidTr="00C975F3">
        <w:tc>
          <w:tcPr>
            <w:tcW w:w="546" w:type="dxa"/>
          </w:tcPr>
          <w:p w14:paraId="53F4A123" w14:textId="2A761F23" w:rsidR="00C975F3" w:rsidRPr="00237BB5" w:rsidRDefault="00C975F3" w:rsidP="008D6F77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</w:t>
            </w:r>
          </w:p>
        </w:tc>
        <w:tc>
          <w:tcPr>
            <w:tcW w:w="4297" w:type="dxa"/>
          </w:tcPr>
          <w:p w14:paraId="6AD68EF5" w14:textId="7689F9E7" w:rsidR="00C975F3" w:rsidRPr="00832CE2" w:rsidRDefault="00BD55CB" w:rsidP="00E00688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Договор поставки</w:t>
            </w:r>
          </w:p>
        </w:tc>
        <w:tc>
          <w:tcPr>
            <w:tcW w:w="2709" w:type="dxa"/>
          </w:tcPr>
          <w:p w14:paraId="78BA3327" w14:textId="77777777" w:rsidR="00641842" w:rsidRPr="00237BB5" w:rsidRDefault="00641842" w:rsidP="0064184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237BB5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  <w:p w14:paraId="443745A3" w14:textId="7C7D9496" w:rsidR="00C975F3" w:rsidRPr="00237BB5" w:rsidRDefault="00C975F3" w:rsidP="008D6F77">
            <w:pPr>
              <w:jc w:val="both"/>
              <w:rPr>
                <w:color w:val="000000" w:themeColor="text1"/>
              </w:rPr>
            </w:pPr>
          </w:p>
        </w:tc>
        <w:tc>
          <w:tcPr>
            <w:tcW w:w="1793" w:type="dxa"/>
          </w:tcPr>
          <w:p w14:paraId="58BD45D7" w14:textId="77777777" w:rsidR="00BD55CB" w:rsidRPr="00BD55CB" w:rsidRDefault="00BD55CB" w:rsidP="00BD55CB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17776924" w14:textId="702D3C58" w:rsidR="00C975F3" w:rsidRDefault="00BD55CB" w:rsidP="00832CE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0B197669" w14:textId="77777777" w:rsidTr="00C975F3">
        <w:tc>
          <w:tcPr>
            <w:tcW w:w="546" w:type="dxa"/>
          </w:tcPr>
          <w:p w14:paraId="6B63F27E" w14:textId="446D2274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12</w:t>
            </w:r>
          </w:p>
        </w:tc>
        <w:tc>
          <w:tcPr>
            <w:tcW w:w="4297" w:type="dxa"/>
          </w:tcPr>
          <w:p w14:paraId="745AAA68" w14:textId="5041295D" w:rsidR="00641842" w:rsidRPr="00832CE2" w:rsidRDefault="00641842" w:rsidP="00641842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Приложение к договору поставки</w:t>
            </w:r>
          </w:p>
        </w:tc>
        <w:tc>
          <w:tcPr>
            <w:tcW w:w="2709" w:type="dxa"/>
          </w:tcPr>
          <w:p w14:paraId="55484181" w14:textId="1996C31F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08E1CA3A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5005D717" w14:textId="5917D7B4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0ABC444E" w14:textId="77777777" w:rsidTr="00832CE2">
        <w:tc>
          <w:tcPr>
            <w:tcW w:w="546" w:type="dxa"/>
          </w:tcPr>
          <w:p w14:paraId="6AE04095" w14:textId="53073D1C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4297" w:type="dxa"/>
            <w:vAlign w:val="center"/>
          </w:tcPr>
          <w:p w14:paraId="381A74F0" w14:textId="45E4D0D8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Дополнительное соглашение к договору поставки </w:t>
            </w:r>
          </w:p>
        </w:tc>
        <w:tc>
          <w:tcPr>
            <w:tcW w:w="2709" w:type="dxa"/>
          </w:tcPr>
          <w:p w14:paraId="6A04E8BC" w14:textId="64DF42B6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5A8585C2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5961746C" w14:textId="4F693AC5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3326E19A" w14:textId="77777777" w:rsidTr="00832CE2">
        <w:tc>
          <w:tcPr>
            <w:tcW w:w="546" w:type="dxa"/>
          </w:tcPr>
          <w:p w14:paraId="44ABA6DE" w14:textId="3A91B1BF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14</w:t>
            </w:r>
          </w:p>
        </w:tc>
        <w:tc>
          <w:tcPr>
            <w:tcW w:w="4297" w:type="dxa"/>
            <w:vAlign w:val="center"/>
          </w:tcPr>
          <w:p w14:paraId="082D6081" w14:textId="762CBAD1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Дополнительное соглашение к Приложение к договору поставки</w:t>
            </w:r>
          </w:p>
        </w:tc>
        <w:tc>
          <w:tcPr>
            <w:tcW w:w="2709" w:type="dxa"/>
          </w:tcPr>
          <w:p w14:paraId="4FDBDDC6" w14:textId="34ED4073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1441E67D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40D7D583" w14:textId="3F340BB9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6317AB50" w14:textId="77777777" w:rsidTr="00832CE2">
        <w:tc>
          <w:tcPr>
            <w:tcW w:w="546" w:type="dxa"/>
          </w:tcPr>
          <w:p w14:paraId="75A990B5" w14:textId="27E346B5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15</w:t>
            </w:r>
          </w:p>
        </w:tc>
        <w:tc>
          <w:tcPr>
            <w:tcW w:w="4297" w:type="dxa"/>
            <w:vAlign w:val="center"/>
          </w:tcPr>
          <w:p w14:paraId="05215FB3" w14:textId="2281632A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Соглашение о расторжении</w:t>
            </w:r>
          </w:p>
        </w:tc>
        <w:tc>
          <w:tcPr>
            <w:tcW w:w="2709" w:type="dxa"/>
          </w:tcPr>
          <w:p w14:paraId="6C6117E3" w14:textId="610DF335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3E2C9875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63DE52B4" w14:textId="4FE18C2E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4AC9A78E" w14:textId="77777777" w:rsidTr="00832CE2">
        <w:tc>
          <w:tcPr>
            <w:tcW w:w="546" w:type="dxa"/>
          </w:tcPr>
          <w:p w14:paraId="083AB985" w14:textId="73897CE4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16</w:t>
            </w:r>
          </w:p>
        </w:tc>
        <w:tc>
          <w:tcPr>
            <w:tcW w:w="4297" w:type="dxa"/>
            <w:vAlign w:val="center"/>
          </w:tcPr>
          <w:p w14:paraId="4FEBCBB4" w14:textId="58C6076A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Договор купли-продажи</w:t>
            </w:r>
          </w:p>
        </w:tc>
        <w:tc>
          <w:tcPr>
            <w:tcW w:w="2709" w:type="dxa"/>
          </w:tcPr>
          <w:p w14:paraId="23F28E8F" w14:textId="5A33F9AD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129586A3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2B53D972" w14:textId="0D5AC900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5A764803" w14:textId="77777777" w:rsidTr="00832CE2">
        <w:tc>
          <w:tcPr>
            <w:tcW w:w="546" w:type="dxa"/>
          </w:tcPr>
          <w:p w14:paraId="352DD4D1" w14:textId="71EAD7AF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17</w:t>
            </w:r>
          </w:p>
        </w:tc>
        <w:tc>
          <w:tcPr>
            <w:tcW w:w="4297" w:type="dxa"/>
            <w:vAlign w:val="center"/>
          </w:tcPr>
          <w:p w14:paraId="3A4A34C9" w14:textId="40176073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Приложение к договору купли-продажи</w:t>
            </w:r>
          </w:p>
        </w:tc>
        <w:tc>
          <w:tcPr>
            <w:tcW w:w="2709" w:type="dxa"/>
          </w:tcPr>
          <w:p w14:paraId="4BD7DB36" w14:textId="33869220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4AE11328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33017871" w14:textId="37A8BDB9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66745324" w14:textId="77777777" w:rsidTr="00832CE2">
        <w:tc>
          <w:tcPr>
            <w:tcW w:w="546" w:type="dxa"/>
          </w:tcPr>
          <w:p w14:paraId="06B58771" w14:textId="6696AD98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  <w:tc>
          <w:tcPr>
            <w:tcW w:w="4297" w:type="dxa"/>
            <w:vAlign w:val="center"/>
          </w:tcPr>
          <w:p w14:paraId="7D19A030" w14:textId="5BDBE7AE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Дополнительное соглашение к договору купли-продажи</w:t>
            </w:r>
          </w:p>
        </w:tc>
        <w:tc>
          <w:tcPr>
            <w:tcW w:w="2709" w:type="dxa"/>
          </w:tcPr>
          <w:p w14:paraId="5B233CBC" w14:textId="4B38FCBF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476FD7DE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71DDD654" w14:textId="28B94BFF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0F3694ED" w14:textId="77777777" w:rsidTr="00832CE2">
        <w:tc>
          <w:tcPr>
            <w:tcW w:w="546" w:type="dxa"/>
          </w:tcPr>
          <w:p w14:paraId="17A68B62" w14:textId="4ADAAB0F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19</w:t>
            </w:r>
          </w:p>
        </w:tc>
        <w:tc>
          <w:tcPr>
            <w:tcW w:w="4297" w:type="dxa"/>
            <w:vAlign w:val="center"/>
          </w:tcPr>
          <w:p w14:paraId="6B3DF961" w14:textId="1E53D821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Дополнительное соглашение к Приложение к договору купли-продажи</w:t>
            </w:r>
          </w:p>
        </w:tc>
        <w:tc>
          <w:tcPr>
            <w:tcW w:w="2709" w:type="dxa"/>
          </w:tcPr>
          <w:p w14:paraId="4394E2B8" w14:textId="48EBBC77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49E72403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41CA76A6" w14:textId="435D6520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2F9ABE48" w14:textId="77777777" w:rsidTr="00832CE2">
        <w:tc>
          <w:tcPr>
            <w:tcW w:w="546" w:type="dxa"/>
          </w:tcPr>
          <w:p w14:paraId="3BFBFAAD" w14:textId="09090BF6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</w:t>
            </w:r>
          </w:p>
        </w:tc>
        <w:tc>
          <w:tcPr>
            <w:tcW w:w="4297" w:type="dxa"/>
            <w:vAlign w:val="center"/>
          </w:tcPr>
          <w:p w14:paraId="4CCC89A0" w14:textId="11971C45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Соглашение о расторжении</w:t>
            </w:r>
          </w:p>
        </w:tc>
        <w:tc>
          <w:tcPr>
            <w:tcW w:w="2709" w:type="dxa"/>
          </w:tcPr>
          <w:p w14:paraId="5DC8A39A" w14:textId="10120A3C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41AE879E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75393B09" w14:textId="5F959BAD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10B791F1" w14:textId="77777777" w:rsidTr="00832CE2">
        <w:tc>
          <w:tcPr>
            <w:tcW w:w="546" w:type="dxa"/>
          </w:tcPr>
          <w:p w14:paraId="705E0130" w14:textId="04F1D7DB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84594A">
              <w:rPr>
                <w:color w:val="000000" w:themeColor="text1"/>
              </w:rPr>
              <w:t>1</w:t>
            </w:r>
          </w:p>
        </w:tc>
        <w:tc>
          <w:tcPr>
            <w:tcW w:w="4297" w:type="dxa"/>
            <w:vAlign w:val="center"/>
          </w:tcPr>
          <w:p w14:paraId="61608FD6" w14:textId="71E3A7D0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Рамочный прейскурантный договор</w:t>
            </w:r>
          </w:p>
        </w:tc>
        <w:tc>
          <w:tcPr>
            <w:tcW w:w="2709" w:type="dxa"/>
          </w:tcPr>
          <w:p w14:paraId="507AF941" w14:textId="56A26FD7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42473325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18B91DC3" w14:textId="4081DC3F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56474D25" w14:textId="77777777" w:rsidTr="00832CE2">
        <w:tc>
          <w:tcPr>
            <w:tcW w:w="546" w:type="dxa"/>
          </w:tcPr>
          <w:p w14:paraId="6D6684B1" w14:textId="79BAB8C5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84594A">
              <w:rPr>
                <w:color w:val="000000" w:themeColor="text1"/>
              </w:rPr>
              <w:t>2</w:t>
            </w:r>
          </w:p>
        </w:tc>
        <w:tc>
          <w:tcPr>
            <w:tcW w:w="4297" w:type="dxa"/>
            <w:vAlign w:val="center"/>
          </w:tcPr>
          <w:p w14:paraId="10FD78B5" w14:textId="45A9DB8F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Заявка на поставку партии Товара</w:t>
            </w:r>
          </w:p>
        </w:tc>
        <w:tc>
          <w:tcPr>
            <w:tcW w:w="2709" w:type="dxa"/>
          </w:tcPr>
          <w:p w14:paraId="670C7BB6" w14:textId="7072487A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6A23B4CD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64F2EBA7" w14:textId="76DC0D9D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350A8925" w14:textId="77777777" w:rsidTr="00832CE2">
        <w:tc>
          <w:tcPr>
            <w:tcW w:w="546" w:type="dxa"/>
          </w:tcPr>
          <w:p w14:paraId="0867585D" w14:textId="32E1E471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84594A">
              <w:rPr>
                <w:color w:val="000000" w:themeColor="text1"/>
              </w:rPr>
              <w:t>3</w:t>
            </w:r>
          </w:p>
        </w:tc>
        <w:tc>
          <w:tcPr>
            <w:tcW w:w="4297" w:type="dxa"/>
            <w:vAlign w:val="center"/>
          </w:tcPr>
          <w:p w14:paraId="7FB5AC0B" w14:textId="2058E6AD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Уведомление об изменении количества Товара в сторону увеличения/уменьшения</w:t>
            </w:r>
          </w:p>
        </w:tc>
        <w:tc>
          <w:tcPr>
            <w:tcW w:w="2709" w:type="dxa"/>
          </w:tcPr>
          <w:p w14:paraId="77960E0A" w14:textId="781F784F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5A9CA5C2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52A59323" w14:textId="468FDA2B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0FAC3163" w14:textId="77777777" w:rsidTr="00832CE2">
        <w:tc>
          <w:tcPr>
            <w:tcW w:w="546" w:type="dxa"/>
          </w:tcPr>
          <w:p w14:paraId="703C2BB4" w14:textId="349A62C2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84594A">
              <w:rPr>
                <w:color w:val="000000" w:themeColor="text1"/>
              </w:rPr>
              <w:t>4</w:t>
            </w:r>
          </w:p>
        </w:tc>
        <w:tc>
          <w:tcPr>
            <w:tcW w:w="4297" w:type="dxa"/>
            <w:vAlign w:val="center"/>
          </w:tcPr>
          <w:p w14:paraId="4F657B5F" w14:textId="0D9639A4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Протокол разногласии</w:t>
            </w:r>
          </w:p>
        </w:tc>
        <w:tc>
          <w:tcPr>
            <w:tcW w:w="2709" w:type="dxa"/>
          </w:tcPr>
          <w:p w14:paraId="033AC368" w14:textId="335852EE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100FBF11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006722BC" w14:textId="4721ADAA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641842" w:rsidRPr="00237BB5" w14:paraId="46A37641" w14:textId="77777777" w:rsidTr="00832CE2">
        <w:tc>
          <w:tcPr>
            <w:tcW w:w="546" w:type="dxa"/>
          </w:tcPr>
          <w:p w14:paraId="5BEF5815" w14:textId="28E4F8BB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="0084594A">
              <w:rPr>
                <w:color w:val="000000" w:themeColor="text1"/>
              </w:rPr>
              <w:t>5</w:t>
            </w:r>
          </w:p>
        </w:tc>
        <w:tc>
          <w:tcPr>
            <w:tcW w:w="4297" w:type="dxa"/>
            <w:vAlign w:val="center"/>
          </w:tcPr>
          <w:p w14:paraId="08130542" w14:textId="572E044B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Протокол урегулирования разногласии</w:t>
            </w:r>
          </w:p>
        </w:tc>
        <w:tc>
          <w:tcPr>
            <w:tcW w:w="2709" w:type="dxa"/>
          </w:tcPr>
          <w:p w14:paraId="5CBD7078" w14:textId="60DCA108" w:rsidR="00641842" w:rsidRPr="00237BB5" w:rsidRDefault="00641842" w:rsidP="00641842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745A5AEB" w14:textId="77777777" w:rsidR="00641842" w:rsidRPr="00BD55CB" w:rsidRDefault="00641842" w:rsidP="00641842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6A908DF9" w14:textId="495EEEAB" w:rsidR="00641842" w:rsidRDefault="00641842" w:rsidP="00641842">
            <w:pPr>
              <w:jc w:val="both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1C1528" w:rsidRPr="00237BB5" w14:paraId="614483BB" w14:textId="77777777" w:rsidTr="00FC5615">
        <w:tc>
          <w:tcPr>
            <w:tcW w:w="9345" w:type="dxa"/>
            <w:gridSpan w:val="4"/>
          </w:tcPr>
          <w:p w14:paraId="4B85A62A" w14:textId="68E290FC" w:rsidR="001C1528" w:rsidRPr="00BD55CB" w:rsidRDefault="001C1528" w:rsidP="00F42164">
            <w:pPr>
              <w:jc w:val="center"/>
              <w:rPr>
                <w:color w:val="000000" w:themeColor="text1"/>
              </w:rPr>
            </w:pPr>
            <w:r w:rsidRPr="00C975F3">
              <w:rPr>
                <w:color w:val="000000" w:themeColor="text1"/>
              </w:rPr>
              <w:t xml:space="preserve">Раздел </w:t>
            </w:r>
            <w:r>
              <w:rPr>
                <w:color w:val="000000" w:themeColor="text1"/>
              </w:rPr>
              <w:t>3</w:t>
            </w:r>
            <w:r w:rsidR="0084594A">
              <w:rPr>
                <w:color w:val="000000" w:themeColor="text1"/>
              </w:rPr>
              <w:t>. Иные</w:t>
            </w:r>
            <w:r w:rsidRPr="00C975F3">
              <w:rPr>
                <w:color w:val="000000" w:themeColor="text1"/>
              </w:rPr>
              <w:t xml:space="preserve"> документы</w:t>
            </w:r>
            <w:r w:rsidR="00F42164" w:rsidRPr="00237BB5">
              <w:rPr>
                <w:rStyle w:val="ab"/>
                <w:rFonts w:ascii="Times New Roman" w:hAnsi="Times New Roman"/>
                <w:color w:val="000000" w:themeColor="text1"/>
              </w:rPr>
              <w:footnoteReference w:id="4"/>
            </w:r>
            <w:r w:rsidRPr="00237BB5">
              <w:rPr>
                <w:rFonts w:ascii="Times New Roman" w:hAnsi="Times New Roman" w:cs="Times New Roman"/>
                <w:color w:val="000000" w:themeColor="text1"/>
              </w:rPr>
              <w:t xml:space="preserve">    </w:t>
            </w:r>
          </w:p>
        </w:tc>
      </w:tr>
      <w:tr w:rsidR="0084594A" w:rsidRPr="00237BB5" w14:paraId="2B5664B6" w14:textId="77777777" w:rsidTr="00B267AA">
        <w:tc>
          <w:tcPr>
            <w:tcW w:w="546" w:type="dxa"/>
          </w:tcPr>
          <w:p w14:paraId="5A1E3E0E" w14:textId="720AE53D" w:rsidR="0084594A" w:rsidRDefault="0084594A" w:rsidP="0084594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26</w:t>
            </w:r>
          </w:p>
        </w:tc>
        <w:tc>
          <w:tcPr>
            <w:tcW w:w="4297" w:type="dxa"/>
            <w:vAlign w:val="center"/>
          </w:tcPr>
          <w:p w14:paraId="553F807E" w14:textId="7D538A28" w:rsidR="0084594A" w:rsidRDefault="0084594A" w:rsidP="0084594A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Сертификат качества </w:t>
            </w:r>
          </w:p>
        </w:tc>
        <w:tc>
          <w:tcPr>
            <w:tcW w:w="2709" w:type="dxa"/>
          </w:tcPr>
          <w:p w14:paraId="003140B6" w14:textId="08E8186C" w:rsidR="0084594A" w:rsidRPr="00B677A3" w:rsidRDefault="0084594A" w:rsidP="0084594A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4AFD8C53" w14:textId="77777777" w:rsidR="0084594A" w:rsidRPr="00BD55CB" w:rsidRDefault="0084594A" w:rsidP="0084594A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7C8C3EE9" w14:textId="7BFD229E" w:rsidR="0084594A" w:rsidRPr="00BD55CB" w:rsidRDefault="0084594A" w:rsidP="0084594A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84594A" w:rsidRPr="00237BB5" w14:paraId="5E0A7453" w14:textId="77777777" w:rsidTr="00B267AA">
        <w:tc>
          <w:tcPr>
            <w:tcW w:w="546" w:type="dxa"/>
          </w:tcPr>
          <w:p w14:paraId="53440009" w14:textId="369741E9" w:rsidR="0084594A" w:rsidRDefault="0084594A" w:rsidP="0084594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27</w:t>
            </w:r>
          </w:p>
        </w:tc>
        <w:tc>
          <w:tcPr>
            <w:tcW w:w="4297" w:type="dxa"/>
            <w:vAlign w:val="center"/>
          </w:tcPr>
          <w:p w14:paraId="72C2483C" w14:textId="3925F8C4" w:rsidR="0084594A" w:rsidRDefault="0084594A" w:rsidP="0084594A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Сертификат на товар  </w:t>
            </w:r>
          </w:p>
        </w:tc>
        <w:tc>
          <w:tcPr>
            <w:tcW w:w="2709" w:type="dxa"/>
          </w:tcPr>
          <w:p w14:paraId="225A2660" w14:textId="00C54A4E" w:rsidR="0084594A" w:rsidRPr="00B677A3" w:rsidRDefault="0084594A" w:rsidP="0084594A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2BC0304F" w14:textId="77777777" w:rsidR="0084594A" w:rsidRPr="00BD55CB" w:rsidRDefault="0084594A" w:rsidP="0084594A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777EFF06" w14:textId="070A135B" w:rsidR="0084594A" w:rsidRPr="00BD55CB" w:rsidRDefault="0084594A" w:rsidP="0084594A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  <w:tr w:rsidR="0084594A" w:rsidRPr="00237BB5" w14:paraId="019F5AC3" w14:textId="77777777" w:rsidTr="00B267AA">
        <w:tc>
          <w:tcPr>
            <w:tcW w:w="546" w:type="dxa"/>
          </w:tcPr>
          <w:p w14:paraId="521D8AC3" w14:textId="5EFA7012" w:rsidR="0084594A" w:rsidRDefault="0084594A" w:rsidP="0084594A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28</w:t>
            </w:r>
          </w:p>
        </w:tc>
        <w:tc>
          <w:tcPr>
            <w:tcW w:w="4297" w:type="dxa"/>
            <w:vAlign w:val="center"/>
          </w:tcPr>
          <w:p w14:paraId="52614949" w14:textId="28954212" w:rsidR="0084594A" w:rsidRDefault="0084594A" w:rsidP="0084594A">
            <w:pPr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Сопутствующие документы на товар</w:t>
            </w:r>
          </w:p>
        </w:tc>
        <w:tc>
          <w:tcPr>
            <w:tcW w:w="2709" w:type="dxa"/>
          </w:tcPr>
          <w:p w14:paraId="79454551" w14:textId="01146A9F" w:rsidR="0084594A" w:rsidRPr="00B677A3" w:rsidRDefault="0084594A" w:rsidP="0084594A">
            <w:pPr>
              <w:jc w:val="both"/>
              <w:rPr>
                <w:color w:val="000000" w:themeColor="text1"/>
              </w:rPr>
            </w:pPr>
            <w:r w:rsidRPr="00B677A3">
              <w:rPr>
                <w:rFonts w:ascii="Times New Roman" w:hAnsi="Times New Roman" w:cs="Times New Roman"/>
                <w:color w:val="000000" w:themeColor="text1"/>
              </w:rPr>
              <w:t xml:space="preserve">PDF </w:t>
            </w:r>
          </w:p>
        </w:tc>
        <w:tc>
          <w:tcPr>
            <w:tcW w:w="1793" w:type="dxa"/>
          </w:tcPr>
          <w:p w14:paraId="074B08D4" w14:textId="77777777" w:rsidR="0084594A" w:rsidRPr="00BD55CB" w:rsidRDefault="0084594A" w:rsidP="0084594A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>Оператор ЭДО,</w:t>
            </w:r>
          </w:p>
          <w:p w14:paraId="71811F6C" w14:textId="649E6B8B" w:rsidR="0084594A" w:rsidRPr="00BD55CB" w:rsidRDefault="0084594A" w:rsidP="0084594A">
            <w:pPr>
              <w:jc w:val="center"/>
              <w:rPr>
                <w:color w:val="000000" w:themeColor="text1"/>
              </w:rPr>
            </w:pPr>
            <w:r w:rsidRPr="00BD55CB">
              <w:rPr>
                <w:color w:val="000000" w:themeColor="text1"/>
              </w:rPr>
              <w:t xml:space="preserve">SAP </w:t>
            </w:r>
            <w:proofErr w:type="spellStart"/>
            <w:r w:rsidRPr="00BD55CB">
              <w:rPr>
                <w:color w:val="000000" w:themeColor="text1"/>
              </w:rPr>
              <w:t>Portal</w:t>
            </w:r>
            <w:proofErr w:type="spellEnd"/>
          </w:p>
        </w:tc>
      </w:tr>
    </w:tbl>
    <w:p w14:paraId="08392C7F" w14:textId="77777777" w:rsidR="00AF77CF" w:rsidRPr="00237BB5" w:rsidRDefault="00AF77CF" w:rsidP="00AF77CF">
      <w:pPr>
        <w:ind w:left="360"/>
        <w:jc w:val="both"/>
        <w:rPr>
          <w:color w:val="000000" w:themeColor="text1"/>
        </w:rPr>
      </w:pPr>
      <w:r w:rsidRPr="00237BB5">
        <w:rPr>
          <w:color w:val="000000" w:themeColor="text1"/>
        </w:rPr>
        <w:lastRenderedPageBreak/>
        <w:t xml:space="preserve">3. Требования к дополнительным сведениям в электронном </w:t>
      </w:r>
      <w:r w:rsidR="00954DBC" w:rsidRPr="00237BB5">
        <w:rPr>
          <w:color w:val="000000" w:themeColor="text1"/>
        </w:rPr>
        <w:t>документе, выставляемым Н</w:t>
      </w:r>
      <w:r w:rsidRPr="00237BB5">
        <w:rPr>
          <w:color w:val="000000" w:themeColor="text1"/>
        </w:rPr>
        <w:t>аправляющей Стороной:</w:t>
      </w:r>
    </w:p>
    <w:p w14:paraId="146CBA17" w14:textId="77777777" w:rsidR="00C35D1C" w:rsidRPr="00237BB5" w:rsidRDefault="00F67DE6" w:rsidP="009E055E">
      <w:pPr>
        <w:pStyle w:val="afa"/>
        <w:numPr>
          <w:ilvl w:val="1"/>
          <w:numId w:val="7"/>
        </w:numPr>
        <w:spacing w:after="160" w:line="259" w:lineRule="auto"/>
        <w:contextualSpacing/>
        <w:rPr>
          <w:color w:val="000000" w:themeColor="text1"/>
        </w:rPr>
      </w:pPr>
      <w:r w:rsidRPr="00237BB5">
        <w:rPr>
          <w:color w:val="000000" w:themeColor="text1"/>
        </w:rPr>
        <w:t>Номер договора и дата договора в элементах:</w:t>
      </w:r>
    </w:p>
    <w:p w14:paraId="2A2BAF71" w14:textId="77777777" w:rsidR="00C35D1C" w:rsidRPr="00237BB5" w:rsidRDefault="00F67DE6" w:rsidP="009E055E">
      <w:pPr>
        <w:pStyle w:val="afa"/>
        <w:numPr>
          <w:ilvl w:val="0"/>
          <w:numId w:val="6"/>
        </w:numPr>
        <w:spacing w:after="160" w:line="259" w:lineRule="auto"/>
        <w:contextualSpacing/>
        <w:rPr>
          <w:color w:val="000000" w:themeColor="text1"/>
        </w:rPr>
      </w:pPr>
      <w:proofErr w:type="spellStart"/>
      <w:r w:rsidRPr="00237BB5">
        <w:rPr>
          <w:color w:val="000000" w:themeColor="text1"/>
        </w:rPr>
        <w:t>НомОсн</w:t>
      </w:r>
      <w:proofErr w:type="spellEnd"/>
      <w:r w:rsidRPr="00237BB5">
        <w:rPr>
          <w:color w:val="000000" w:themeColor="text1"/>
        </w:rPr>
        <w:t xml:space="preserve"> и </w:t>
      </w:r>
      <w:proofErr w:type="spellStart"/>
      <w:r w:rsidRPr="00237BB5">
        <w:rPr>
          <w:color w:val="000000" w:themeColor="text1"/>
        </w:rPr>
        <w:t>ДатаОсн</w:t>
      </w:r>
      <w:proofErr w:type="spellEnd"/>
      <w:r w:rsidRPr="00237BB5">
        <w:rPr>
          <w:color w:val="000000" w:themeColor="text1"/>
        </w:rPr>
        <w:t>, предусмотренных табл.5.48 Приказа ФНС России от 19.12.2023 N ЕД-7-26/970@; табл.5.29 ФНС России от 12.10.2020 № ЕД-7-26/736@ являются обязательными для заполнения;</w:t>
      </w:r>
    </w:p>
    <w:p w14:paraId="68F64688" w14:textId="77777777" w:rsidR="00F67DE6" w:rsidRPr="00237BB5" w:rsidRDefault="00F67DE6" w:rsidP="009E055E">
      <w:pPr>
        <w:pStyle w:val="afa"/>
        <w:numPr>
          <w:ilvl w:val="0"/>
          <w:numId w:val="6"/>
        </w:numPr>
        <w:spacing w:after="160" w:line="259" w:lineRule="auto"/>
        <w:contextualSpacing/>
        <w:rPr>
          <w:color w:val="000000" w:themeColor="text1"/>
        </w:rPr>
      </w:pPr>
      <w:proofErr w:type="spellStart"/>
      <w:r w:rsidRPr="00237BB5">
        <w:rPr>
          <w:color w:val="000000" w:themeColor="text1"/>
        </w:rPr>
        <w:t>РеквНаимДок</w:t>
      </w:r>
      <w:proofErr w:type="spellEnd"/>
      <w:r w:rsidRPr="00237BB5">
        <w:rPr>
          <w:color w:val="000000" w:themeColor="text1"/>
        </w:rPr>
        <w:t xml:space="preserve">, </w:t>
      </w:r>
      <w:proofErr w:type="spellStart"/>
      <w:r w:rsidRPr="00237BB5">
        <w:rPr>
          <w:color w:val="000000" w:themeColor="text1"/>
        </w:rPr>
        <w:t>РеквНомерДок</w:t>
      </w:r>
      <w:proofErr w:type="spellEnd"/>
      <w:r w:rsidRPr="00237BB5">
        <w:rPr>
          <w:color w:val="000000" w:themeColor="text1"/>
        </w:rPr>
        <w:t xml:space="preserve"> и </w:t>
      </w:r>
      <w:proofErr w:type="spellStart"/>
      <w:r w:rsidRPr="00237BB5">
        <w:rPr>
          <w:color w:val="000000" w:themeColor="text1"/>
        </w:rPr>
        <w:t>РеквДатаДок</w:t>
      </w:r>
      <w:proofErr w:type="spellEnd"/>
      <w:r w:rsidRPr="00237BB5">
        <w:rPr>
          <w:color w:val="000000" w:themeColor="text1"/>
        </w:rPr>
        <w:t xml:space="preserve"> в табл.5.41 Приказа ФНС РФ от 19.12.2023 N ЕД-7-26/970@ являются обязательными для заполнения. </w:t>
      </w:r>
    </w:p>
    <w:p w14:paraId="4AFCD05C" w14:textId="77777777" w:rsidR="00C35D1C" w:rsidRPr="00237BB5" w:rsidRDefault="00F67DE6" w:rsidP="009E055E">
      <w:pPr>
        <w:pStyle w:val="afa"/>
        <w:numPr>
          <w:ilvl w:val="0"/>
          <w:numId w:val="5"/>
        </w:numPr>
        <w:spacing w:after="160" w:line="259" w:lineRule="auto"/>
        <w:contextualSpacing/>
        <w:rPr>
          <w:color w:val="000000" w:themeColor="text1"/>
        </w:rPr>
      </w:pPr>
      <w:r w:rsidRPr="00237BB5">
        <w:rPr>
          <w:color w:val="000000" w:themeColor="text1"/>
        </w:rPr>
        <w:t xml:space="preserve">элемент </w:t>
      </w:r>
      <w:proofErr w:type="spellStart"/>
      <w:r w:rsidRPr="00237BB5">
        <w:rPr>
          <w:color w:val="000000" w:themeColor="text1"/>
        </w:rPr>
        <w:t>РеквНаимДок</w:t>
      </w:r>
      <w:proofErr w:type="spellEnd"/>
      <w:r w:rsidRPr="00237BB5">
        <w:rPr>
          <w:color w:val="000000" w:themeColor="text1"/>
        </w:rPr>
        <w:t xml:space="preserve"> заполнить значением «Договор»</w:t>
      </w:r>
    </w:p>
    <w:p w14:paraId="5FD2240D" w14:textId="77777777" w:rsidR="00C35D1C" w:rsidRPr="00237BB5" w:rsidRDefault="00F67DE6" w:rsidP="009E055E">
      <w:pPr>
        <w:pStyle w:val="afa"/>
        <w:numPr>
          <w:ilvl w:val="0"/>
          <w:numId w:val="5"/>
        </w:numPr>
        <w:spacing w:after="160" w:line="259" w:lineRule="auto"/>
        <w:contextualSpacing/>
        <w:rPr>
          <w:color w:val="000000" w:themeColor="text1"/>
        </w:rPr>
      </w:pPr>
      <w:r w:rsidRPr="00237BB5">
        <w:rPr>
          <w:color w:val="000000" w:themeColor="text1"/>
        </w:rPr>
        <w:t>элемент «</w:t>
      </w:r>
      <w:proofErr w:type="spellStart"/>
      <w:r w:rsidRPr="00237BB5">
        <w:rPr>
          <w:color w:val="000000" w:themeColor="text1"/>
        </w:rPr>
        <w:t>РеквНомерДок</w:t>
      </w:r>
      <w:proofErr w:type="spellEnd"/>
      <w:r w:rsidRPr="00237BB5">
        <w:rPr>
          <w:color w:val="000000" w:themeColor="text1"/>
        </w:rPr>
        <w:t xml:space="preserve">» заполнять значением номер договора </w:t>
      </w:r>
    </w:p>
    <w:p w14:paraId="1BBDDD44" w14:textId="77777777" w:rsidR="00F67DE6" w:rsidRPr="00237BB5" w:rsidRDefault="00F67DE6" w:rsidP="009E055E">
      <w:pPr>
        <w:pStyle w:val="afa"/>
        <w:numPr>
          <w:ilvl w:val="0"/>
          <w:numId w:val="5"/>
        </w:numPr>
        <w:spacing w:after="160" w:line="259" w:lineRule="auto"/>
        <w:contextualSpacing/>
        <w:rPr>
          <w:color w:val="000000" w:themeColor="text1"/>
        </w:rPr>
      </w:pPr>
      <w:r w:rsidRPr="00237BB5">
        <w:rPr>
          <w:color w:val="000000" w:themeColor="text1"/>
        </w:rPr>
        <w:t>элемент «</w:t>
      </w:r>
      <w:proofErr w:type="spellStart"/>
      <w:r w:rsidRPr="00237BB5">
        <w:rPr>
          <w:color w:val="000000" w:themeColor="text1"/>
        </w:rPr>
        <w:t>РеквДатаДок</w:t>
      </w:r>
      <w:proofErr w:type="spellEnd"/>
      <w:r w:rsidRPr="00237BB5">
        <w:rPr>
          <w:color w:val="000000" w:themeColor="text1"/>
        </w:rPr>
        <w:t xml:space="preserve">» заполнять значением дата договора </w:t>
      </w:r>
    </w:p>
    <w:p w14:paraId="5DDE4BAC" w14:textId="77777777" w:rsidR="00F67DE6" w:rsidRPr="00237BB5" w:rsidRDefault="00F67DE6" w:rsidP="00C35D1C">
      <w:pPr>
        <w:pStyle w:val="afa"/>
        <w:spacing w:after="160" w:line="259" w:lineRule="auto"/>
        <w:ind w:left="1080"/>
        <w:contextualSpacing/>
        <w:rPr>
          <w:color w:val="000000" w:themeColor="text1"/>
        </w:rPr>
      </w:pPr>
      <w:r w:rsidRPr="00237BB5">
        <w:rPr>
          <w:color w:val="000000" w:themeColor="text1"/>
        </w:rPr>
        <w:t>Пример заполнения приведен ниже:</w:t>
      </w:r>
    </w:p>
    <w:p w14:paraId="3409FAC0" w14:textId="77777777" w:rsidR="00F67DE6" w:rsidRPr="00237BB5" w:rsidRDefault="00F67DE6" w:rsidP="00C35D1C">
      <w:pPr>
        <w:pStyle w:val="afa"/>
        <w:spacing w:after="160" w:line="259" w:lineRule="auto"/>
        <w:ind w:left="1080"/>
        <w:contextualSpacing/>
        <w:rPr>
          <w:color w:val="000000" w:themeColor="text1"/>
        </w:rPr>
      </w:pPr>
      <w:r w:rsidRPr="00237BB5">
        <w:rPr>
          <w:color w:val="000000" w:themeColor="text1"/>
        </w:rPr>
        <w:t>&lt;</w:t>
      </w:r>
      <w:proofErr w:type="spellStart"/>
      <w:r w:rsidRPr="00237BB5">
        <w:rPr>
          <w:color w:val="000000" w:themeColor="text1"/>
        </w:rPr>
        <w:t>ОснПер</w:t>
      </w:r>
      <w:proofErr w:type="spellEnd"/>
      <w:r w:rsidRPr="00237BB5">
        <w:rPr>
          <w:color w:val="000000" w:themeColor="text1"/>
        </w:rPr>
        <w:t xml:space="preserve"> </w:t>
      </w:r>
      <w:proofErr w:type="spellStart"/>
      <w:r w:rsidRPr="00237BB5">
        <w:rPr>
          <w:color w:val="000000" w:themeColor="text1"/>
        </w:rPr>
        <w:t>РеквНаимДок</w:t>
      </w:r>
      <w:proofErr w:type="spellEnd"/>
      <w:r w:rsidRPr="00237BB5">
        <w:rPr>
          <w:color w:val="000000" w:themeColor="text1"/>
        </w:rPr>
        <w:t xml:space="preserve">="Договор" </w:t>
      </w:r>
      <w:proofErr w:type="spellStart"/>
      <w:r w:rsidRPr="00237BB5">
        <w:rPr>
          <w:color w:val="000000" w:themeColor="text1"/>
        </w:rPr>
        <w:t>РеквНомерДок</w:t>
      </w:r>
      <w:proofErr w:type="spellEnd"/>
      <w:r w:rsidRPr="00237BB5">
        <w:rPr>
          <w:color w:val="000000" w:themeColor="text1"/>
        </w:rPr>
        <w:t xml:space="preserve">="" </w:t>
      </w:r>
      <w:proofErr w:type="spellStart"/>
      <w:r w:rsidRPr="00237BB5">
        <w:rPr>
          <w:color w:val="000000" w:themeColor="text1"/>
        </w:rPr>
        <w:t>РеквДатаДок</w:t>
      </w:r>
      <w:proofErr w:type="spellEnd"/>
      <w:r w:rsidRPr="00237BB5">
        <w:rPr>
          <w:color w:val="000000" w:themeColor="text1"/>
        </w:rPr>
        <w:t>=""&gt;</w:t>
      </w:r>
    </w:p>
    <w:p w14:paraId="7DE5557D" w14:textId="77777777" w:rsidR="00C35D1C" w:rsidRPr="00237BB5" w:rsidRDefault="00C35D1C" w:rsidP="00C35D1C">
      <w:pPr>
        <w:pStyle w:val="afa"/>
        <w:spacing w:after="160" w:line="259" w:lineRule="auto"/>
        <w:ind w:left="1080"/>
        <w:contextualSpacing/>
        <w:rPr>
          <w:color w:val="000000" w:themeColor="text1"/>
        </w:rPr>
      </w:pPr>
    </w:p>
    <w:p w14:paraId="620D9006" w14:textId="6AC8F382" w:rsidR="00C35D1C" w:rsidRPr="00237BB5" w:rsidRDefault="00C35D1C" w:rsidP="009E055E">
      <w:pPr>
        <w:pStyle w:val="afa"/>
        <w:numPr>
          <w:ilvl w:val="1"/>
          <w:numId w:val="6"/>
        </w:numPr>
        <w:rPr>
          <w:color w:val="000000" w:themeColor="text1"/>
        </w:rPr>
      </w:pPr>
      <w:r w:rsidRPr="00237BB5">
        <w:rPr>
          <w:color w:val="000000" w:themeColor="text1"/>
        </w:rPr>
        <w:t>Сведения о лице, подписывающем файл обмена счета-фактуры («Документ об отгрузке товаров (выполнении работ), передаче имущественных прав (документ об оказании услуг) (ДОП)», «Счет-фактура (СЧФ), в том числе счет-фактура, выставляемый в связи с получением аванса», «Счет-фактура, применяемый при расчетах по налогу на добавленную стоимость, и документ об отгрузке товаров (выполнении работ), передаче имущественных прав (документ об оказании услуг) (СЧФДОП)») в электронной форме (Подписант) заполняются значениями в соответствии с Таблицей 5.31 Приказа ФНС России от 19.12.2023 N ЕД-7-26/970@:</w:t>
      </w:r>
    </w:p>
    <w:p w14:paraId="3D5B1A82" w14:textId="77777777" w:rsidR="00C35D1C" w:rsidRPr="00237BB5" w:rsidRDefault="00C35D1C" w:rsidP="009E055E">
      <w:pPr>
        <w:pStyle w:val="afa"/>
        <w:numPr>
          <w:ilvl w:val="1"/>
          <w:numId w:val="4"/>
        </w:numPr>
        <w:rPr>
          <w:color w:val="000000" w:themeColor="text1"/>
        </w:rPr>
      </w:pPr>
      <w:r w:rsidRPr="00237BB5">
        <w:rPr>
          <w:color w:val="000000" w:themeColor="text1"/>
        </w:rPr>
        <w:t>В случае подписания ЭД руководителем организации элемент «</w:t>
      </w:r>
      <w:proofErr w:type="spellStart"/>
      <w:r w:rsidRPr="00237BB5">
        <w:rPr>
          <w:color w:val="000000" w:themeColor="text1"/>
        </w:rPr>
        <w:t>ОснПолн</w:t>
      </w:r>
      <w:proofErr w:type="spellEnd"/>
      <w:r w:rsidRPr="00237BB5">
        <w:rPr>
          <w:color w:val="000000" w:themeColor="text1"/>
        </w:rPr>
        <w:t>» заполняется значением «Устав организации»;</w:t>
      </w:r>
    </w:p>
    <w:p w14:paraId="6B14CF61" w14:textId="77777777" w:rsidR="00C35D1C" w:rsidRPr="00237BB5" w:rsidRDefault="00C35D1C" w:rsidP="009E055E">
      <w:pPr>
        <w:pStyle w:val="afa"/>
        <w:numPr>
          <w:ilvl w:val="1"/>
          <w:numId w:val="4"/>
        </w:numPr>
        <w:rPr>
          <w:color w:val="000000" w:themeColor="text1"/>
        </w:rPr>
      </w:pPr>
      <w:r w:rsidRPr="00237BB5">
        <w:rPr>
          <w:color w:val="000000" w:themeColor="text1"/>
        </w:rPr>
        <w:t>В случае подписания ЭД сотрудником по доверенности элемент «</w:t>
      </w:r>
      <w:proofErr w:type="spellStart"/>
      <w:r w:rsidRPr="00237BB5">
        <w:rPr>
          <w:color w:val="000000" w:themeColor="text1"/>
        </w:rPr>
        <w:t>ОснПолн</w:t>
      </w:r>
      <w:proofErr w:type="spellEnd"/>
      <w:r w:rsidRPr="00237BB5">
        <w:rPr>
          <w:color w:val="000000" w:themeColor="text1"/>
        </w:rPr>
        <w:t>» заполняется номером и датой выдачи доверенности;</w:t>
      </w:r>
    </w:p>
    <w:p w14:paraId="1864BA7F" w14:textId="77777777" w:rsidR="00C35D1C" w:rsidRPr="00237BB5" w:rsidRDefault="00C35D1C" w:rsidP="009E055E">
      <w:pPr>
        <w:pStyle w:val="afa"/>
        <w:numPr>
          <w:ilvl w:val="1"/>
          <w:numId w:val="4"/>
        </w:numPr>
        <w:rPr>
          <w:color w:val="000000" w:themeColor="text1"/>
        </w:rPr>
      </w:pPr>
      <w:r w:rsidRPr="00237BB5">
        <w:rPr>
          <w:color w:val="000000" w:themeColor="text1"/>
        </w:rPr>
        <w:t>При заполненном элементе «Статус» со значением = 3, заполняется элемент «</w:t>
      </w:r>
      <w:proofErr w:type="spellStart"/>
      <w:r w:rsidRPr="00237BB5">
        <w:rPr>
          <w:color w:val="000000" w:themeColor="text1"/>
        </w:rPr>
        <w:t>ОснПолнОрг</w:t>
      </w:r>
      <w:proofErr w:type="spellEnd"/>
      <w:r w:rsidRPr="00237BB5">
        <w:rPr>
          <w:color w:val="000000" w:themeColor="text1"/>
        </w:rPr>
        <w:t>» номером и датой выдачи доверенности, которая является основанием полномочий (доверия) организации.</w:t>
      </w:r>
    </w:p>
    <w:p w14:paraId="6B535028" w14:textId="77777777" w:rsidR="00C35D1C" w:rsidRPr="00237BB5" w:rsidRDefault="00C35D1C" w:rsidP="00B019B3">
      <w:pPr>
        <w:contextualSpacing/>
        <w:jc w:val="both"/>
        <w:rPr>
          <w:color w:val="000000" w:themeColor="text1"/>
        </w:rPr>
      </w:pPr>
    </w:p>
    <w:p w14:paraId="76370D4F" w14:textId="77777777" w:rsidR="00C35D1C" w:rsidRPr="00237BB5" w:rsidRDefault="00C35D1C" w:rsidP="009E055E">
      <w:pPr>
        <w:pStyle w:val="afa"/>
        <w:numPr>
          <w:ilvl w:val="1"/>
          <w:numId w:val="6"/>
        </w:numPr>
        <w:spacing w:after="160" w:line="259" w:lineRule="auto"/>
        <w:contextualSpacing/>
        <w:rPr>
          <w:color w:val="000000" w:themeColor="text1"/>
        </w:rPr>
      </w:pPr>
      <w:r w:rsidRPr="00237BB5">
        <w:rPr>
          <w:color w:val="000000" w:themeColor="text1"/>
        </w:rPr>
        <w:t>В соответствии с Таблицей 5.31 Приказа ФНС России от 19.12.2023 N ЕД-7-26/970@</w:t>
      </w:r>
    </w:p>
    <w:p w14:paraId="3906766D" w14:textId="2AA6E5C6" w:rsidR="00B019B3" w:rsidRPr="00237BB5" w:rsidRDefault="00B019B3" w:rsidP="009E055E">
      <w:pPr>
        <w:pStyle w:val="afa"/>
        <w:numPr>
          <w:ilvl w:val="7"/>
          <w:numId w:val="8"/>
        </w:numPr>
        <w:contextualSpacing/>
        <w:jc w:val="both"/>
        <w:rPr>
          <w:color w:val="000000" w:themeColor="text1"/>
        </w:rPr>
      </w:pPr>
      <w:r w:rsidRPr="00237BB5">
        <w:rPr>
          <w:color w:val="000000" w:themeColor="text1"/>
        </w:rPr>
        <w:t>В случае подписания ЭД руководителем организации элемент «</w:t>
      </w:r>
      <w:proofErr w:type="spellStart"/>
      <w:r w:rsidR="000E6898" w:rsidRPr="00237BB5">
        <w:t>СпосПодтПолном</w:t>
      </w:r>
      <w:proofErr w:type="spellEnd"/>
      <w:r w:rsidRPr="00237BB5">
        <w:rPr>
          <w:color w:val="000000" w:themeColor="text1"/>
        </w:rPr>
        <w:t>» заполняется значением 1,6.</w:t>
      </w:r>
    </w:p>
    <w:p w14:paraId="47FA0EA3" w14:textId="6E7D163F" w:rsidR="00B019B3" w:rsidRPr="00237BB5" w:rsidRDefault="00B019B3" w:rsidP="009E055E">
      <w:pPr>
        <w:pStyle w:val="afa"/>
        <w:numPr>
          <w:ilvl w:val="7"/>
          <w:numId w:val="8"/>
        </w:numPr>
        <w:rPr>
          <w:color w:val="000000" w:themeColor="text1"/>
        </w:rPr>
      </w:pPr>
      <w:r w:rsidRPr="00237BB5">
        <w:rPr>
          <w:color w:val="000000" w:themeColor="text1"/>
        </w:rPr>
        <w:t>В случае подписания ЭД сотрудником по доверенности элемент «</w:t>
      </w:r>
      <w:proofErr w:type="spellStart"/>
      <w:r w:rsidR="000E6898" w:rsidRPr="00237BB5">
        <w:t>СпосПодтПолном</w:t>
      </w:r>
      <w:proofErr w:type="spellEnd"/>
      <w:r w:rsidRPr="00237BB5">
        <w:rPr>
          <w:color w:val="000000" w:themeColor="text1"/>
        </w:rPr>
        <w:t>» заполняется номером 3,4.</w:t>
      </w:r>
    </w:p>
    <w:p w14:paraId="5F10514A" w14:textId="2E1E05CE" w:rsidR="00B019B3" w:rsidRPr="00237BB5" w:rsidRDefault="00B019B3" w:rsidP="009E055E">
      <w:pPr>
        <w:pStyle w:val="afa"/>
        <w:numPr>
          <w:ilvl w:val="7"/>
          <w:numId w:val="8"/>
        </w:numPr>
        <w:rPr>
          <w:color w:val="000000" w:themeColor="text1"/>
        </w:rPr>
      </w:pPr>
      <w:r w:rsidRPr="00237BB5">
        <w:rPr>
          <w:color w:val="000000" w:themeColor="text1"/>
        </w:rPr>
        <w:t>При «</w:t>
      </w:r>
      <w:proofErr w:type="spellStart"/>
      <w:r w:rsidR="000E6898" w:rsidRPr="00237BB5">
        <w:t>СпосПодтПолном</w:t>
      </w:r>
      <w:proofErr w:type="spellEnd"/>
      <w:r w:rsidRPr="00237BB5">
        <w:rPr>
          <w:color w:val="000000" w:themeColor="text1"/>
        </w:rPr>
        <w:t>» = 3 требуется заполнение тэга «</w:t>
      </w:r>
      <w:proofErr w:type="spellStart"/>
      <w:r w:rsidRPr="00237BB5">
        <w:rPr>
          <w:color w:val="000000" w:themeColor="text1"/>
        </w:rPr>
        <w:t>СвДоверЭл</w:t>
      </w:r>
      <w:proofErr w:type="spellEnd"/>
      <w:r w:rsidRPr="00237BB5">
        <w:rPr>
          <w:color w:val="000000" w:themeColor="text1"/>
        </w:rPr>
        <w:t>» в соответствии с таблицей 7.17 из приказа.</w:t>
      </w:r>
    </w:p>
    <w:p w14:paraId="100B6811" w14:textId="77777777" w:rsidR="00B019B3" w:rsidRPr="00237BB5" w:rsidRDefault="00B019B3" w:rsidP="00B019B3">
      <w:pPr>
        <w:contextualSpacing/>
        <w:jc w:val="both"/>
        <w:rPr>
          <w:color w:val="000000" w:themeColor="text1"/>
        </w:rPr>
      </w:pPr>
    </w:p>
    <w:p w14:paraId="20A40209" w14:textId="34D57022" w:rsidR="00B019B3" w:rsidRPr="00237BB5" w:rsidRDefault="00B019B3" w:rsidP="009E055E">
      <w:pPr>
        <w:pStyle w:val="afa"/>
        <w:numPr>
          <w:ilvl w:val="1"/>
          <w:numId w:val="6"/>
        </w:numPr>
        <w:contextualSpacing/>
        <w:jc w:val="both"/>
        <w:rPr>
          <w:color w:val="000000" w:themeColor="text1"/>
        </w:rPr>
      </w:pPr>
      <w:r w:rsidRPr="00237BB5">
        <w:rPr>
          <w:color w:val="000000" w:themeColor="text1"/>
        </w:rPr>
        <w:t>В случае, когда оформляется пакет документов: «Документ об отгрузке товаров (выполнении работ), передаче имущественных прав (документ об оказании услуг)» (ДОП) и «Счет-фактура» (СЧФ), в документе «Счет-фактура» (СЧФ) требуется заполнение</w:t>
      </w:r>
      <w:r w:rsidR="004E4364" w:rsidRPr="00237BB5">
        <w:rPr>
          <w:color w:val="000000" w:themeColor="text1"/>
        </w:rPr>
        <w:t xml:space="preserve"> </w:t>
      </w:r>
      <w:proofErr w:type="gramStart"/>
      <w:r w:rsidR="004E4364" w:rsidRPr="00237BB5">
        <w:rPr>
          <w:color w:val="000000" w:themeColor="text1"/>
        </w:rPr>
        <w:t xml:space="preserve">наименование, </w:t>
      </w:r>
      <w:r w:rsidRPr="00237BB5">
        <w:rPr>
          <w:color w:val="000000" w:themeColor="text1"/>
        </w:rPr>
        <w:t xml:space="preserve"> номера</w:t>
      </w:r>
      <w:proofErr w:type="gramEnd"/>
      <w:r w:rsidRPr="00237BB5">
        <w:rPr>
          <w:color w:val="000000" w:themeColor="text1"/>
        </w:rPr>
        <w:t xml:space="preserve"> и даты документа об отгрузке в элементах:</w:t>
      </w:r>
    </w:p>
    <w:p w14:paraId="4EEECD0A" w14:textId="0D9239EE" w:rsidR="00B019B3" w:rsidRPr="00237BB5" w:rsidRDefault="004E4364" w:rsidP="009E055E">
      <w:pPr>
        <w:pStyle w:val="afa"/>
        <w:numPr>
          <w:ilvl w:val="7"/>
          <w:numId w:val="9"/>
        </w:numPr>
        <w:contextualSpacing/>
        <w:jc w:val="both"/>
        <w:rPr>
          <w:color w:val="000000" w:themeColor="text1"/>
        </w:rPr>
      </w:pPr>
      <w:r w:rsidRPr="00237BB5">
        <w:rPr>
          <w:color w:val="000000" w:themeColor="text1"/>
        </w:rPr>
        <w:t>«</w:t>
      </w:r>
      <w:proofErr w:type="spellStart"/>
      <w:r w:rsidRPr="00237BB5">
        <w:rPr>
          <w:color w:val="000000" w:themeColor="text1"/>
        </w:rPr>
        <w:t>НаимДокОтгр</w:t>
      </w:r>
      <w:proofErr w:type="spellEnd"/>
      <w:r w:rsidRPr="00237BB5">
        <w:rPr>
          <w:color w:val="000000" w:themeColor="text1"/>
        </w:rPr>
        <w:t>», «</w:t>
      </w:r>
      <w:proofErr w:type="spellStart"/>
      <w:r w:rsidR="00B019B3" w:rsidRPr="00237BB5">
        <w:rPr>
          <w:color w:val="000000" w:themeColor="text1"/>
        </w:rPr>
        <w:t>НомДокОтгр</w:t>
      </w:r>
      <w:proofErr w:type="spellEnd"/>
      <w:r w:rsidR="00B019B3" w:rsidRPr="00237BB5">
        <w:rPr>
          <w:color w:val="000000" w:themeColor="text1"/>
        </w:rPr>
        <w:t>», «</w:t>
      </w:r>
      <w:proofErr w:type="spellStart"/>
      <w:r w:rsidR="00B019B3" w:rsidRPr="00237BB5">
        <w:rPr>
          <w:color w:val="000000" w:themeColor="text1"/>
        </w:rPr>
        <w:t>ДатаДокОтгр</w:t>
      </w:r>
      <w:proofErr w:type="spellEnd"/>
      <w:r w:rsidR="00B019B3" w:rsidRPr="00237BB5">
        <w:rPr>
          <w:color w:val="000000" w:themeColor="text1"/>
        </w:rPr>
        <w:t>», предусмотренных табл. 5.11 Приказа ФНС России от 19.12.2023 N ЕД-7-26/970@:</w:t>
      </w:r>
    </w:p>
    <w:p w14:paraId="3DC528F7" w14:textId="44FD5D10" w:rsidR="004E4364" w:rsidRPr="00237BB5" w:rsidRDefault="00A20D05" w:rsidP="00A20D05">
      <w:pPr>
        <w:pStyle w:val="afa"/>
        <w:numPr>
          <w:ilvl w:val="0"/>
          <w:numId w:val="10"/>
        </w:numPr>
        <w:rPr>
          <w:color w:val="000000" w:themeColor="text1"/>
        </w:rPr>
      </w:pPr>
      <w:r w:rsidRPr="00237BB5">
        <w:rPr>
          <w:color w:val="000000" w:themeColor="text1"/>
        </w:rPr>
        <w:t xml:space="preserve">элемент </w:t>
      </w:r>
      <w:r w:rsidR="004E4364" w:rsidRPr="00237BB5">
        <w:rPr>
          <w:color w:val="000000" w:themeColor="text1"/>
        </w:rPr>
        <w:t>«</w:t>
      </w:r>
      <w:proofErr w:type="spellStart"/>
      <w:r w:rsidR="004E4364" w:rsidRPr="00237BB5">
        <w:rPr>
          <w:color w:val="000000" w:themeColor="text1"/>
        </w:rPr>
        <w:t>НаимДокОтгр</w:t>
      </w:r>
      <w:proofErr w:type="spellEnd"/>
      <w:r w:rsidR="004E4364" w:rsidRPr="00237BB5">
        <w:rPr>
          <w:color w:val="000000" w:themeColor="text1"/>
        </w:rPr>
        <w:t>»,</w:t>
      </w:r>
      <w:r w:rsidRPr="00237BB5">
        <w:rPr>
          <w:color w:val="000000" w:themeColor="text1"/>
        </w:rPr>
        <w:t xml:space="preserve"> заполнять значением наименования вида документа, которым оформляется отгрузка</w:t>
      </w:r>
      <w:r w:rsidR="000E6898" w:rsidRPr="00237BB5">
        <w:rPr>
          <w:color w:val="000000" w:themeColor="text1"/>
        </w:rPr>
        <w:t xml:space="preserve"> (например, </w:t>
      </w:r>
      <w:r w:rsidR="000E6898" w:rsidRPr="00237BB5">
        <w:t>Акт; Накладная; Договор, если не выставляется ПУД)</w:t>
      </w:r>
    </w:p>
    <w:p w14:paraId="3A3CD432" w14:textId="420B585A" w:rsidR="00B019B3" w:rsidRPr="00237BB5" w:rsidRDefault="00B019B3" w:rsidP="009E055E">
      <w:pPr>
        <w:pStyle w:val="afa"/>
        <w:numPr>
          <w:ilvl w:val="0"/>
          <w:numId w:val="10"/>
        </w:numPr>
        <w:rPr>
          <w:color w:val="000000" w:themeColor="text1"/>
        </w:rPr>
      </w:pPr>
      <w:r w:rsidRPr="00237BB5">
        <w:rPr>
          <w:color w:val="000000" w:themeColor="text1"/>
        </w:rPr>
        <w:t>элемент «</w:t>
      </w:r>
      <w:proofErr w:type="spellStart"/>
      <w:r w:rsidRPr="00237BB5">
        <w:rPr>
          <w:color w:val="000000" w:themeColor="text1"/>
        </w:rPr>
        <w:t>НомДокОтгр</w:t>
      </w:r>
      <w:proofErr w:type="spellEnd"/>
      <w:r w:rsidRPr="00237BB5">
        <w:rPr>
          <w:color w:val="000000" w:themeColor="text1"/>
        </w:rPr>
        <w:t>» заполнять значением номер документа ДОП либо иного документа, подтверждающего факт отгрузки/</w:t>
      </w:r>
      <w:r w:rsidR="00A20D05" w:rsidRPr="00237BB5">
        <w:rPr>
          <w:color w:val="000000" w:themeColor="text1"/>
        </w:rPr>
        <w:t>передачи товаров, работ, услуг;</w:t>
      </w:r>
    </w:p>
    <w:p w14:paraId="4493A65D" w14:textId="02A93A72" w:rsidR="00B019B3" w:rsidRPr="00237BB5" w:rsidRDefault="00B019B3" w:rsidP="00103B4F">
      <w:pPr>
        <w:pStyle w:val="afa"/>
        <w:numPr>
          <w:ilvl w:val="0"/>
          <w:numId w:val="10"/>
        </w:numPr>
        <w:contextualSpacing/>
        <w:jc w:val="both"/>
        <w:rPr>
          <w:color w:val="000000" w:themeColor="text1"/>
        </w:rPr>
      </w:pPr>
      <w:r w:rsidRPr="00237BB5">
        <w:rPr>
          <w:color w:val="000000" w:themeColor="text1"/>
        </w:rPr>
        <w:t>элемент «</w:t>
      </w:r>
      <w:proofErr w:type="spellStart"/>
      <w:r w:rsidRPr="00237BB5">
        <w:rPr>
          <w:color w:val="000000" w:themeColor="text1"/>
        </w:rPr>
        <w:t>ДатаДокОтгр</w:t>
      </w:r>
      <w:proofErr w:type="spellEnd"/>
      <w:r w:rsidRPr="00237BB5">
        <w:rPr>
          <w:color w:val="000000" w:themeColor="text1"/>
        </w:rPr>
        <w:t>» заполнять значением дата документа ДОП либо иного документа, подтверждающего факт отгрузки/</w:t>
      </w:r>
      <w:r w:rsidR="00A20D05" w:rsidRPr="00237BB5">
        <w:rPr>
          <w:color w:val="000000" w:themeColor="text1"/>
        </w:rPr>
        <w:t>передачи товаров, работ, услуг;</w:t>
      </w:r>
    </w:p>
    <w:p w14:paraId="3133C6CF" w14:textId="77777777" w:rsidR="00A20D05" w:rsidRPr="00237BB5" w:rsidRDefault="00A20D05" w:rsidP="00A20D05">
      <w:pPr>
        <w:pStyle w:val="afa"/>
        <w:ind w:left="1778"/>
        <w:contextualSpacing/>
        <w:jc w:val="both"/>
        <w:rPr>
          <w:color w:val="000000" w:themeColor="text1"/>
        </w:rPr>
      </w:pPr>
    </w:p>
    <w:p w14:paraId="6F6214A0" w14:textId="77777777" w:rsidR="00B019B3" w:rsidRPr="00237BB5" w:rsidRDefault="00B019B3" w:rsidP="009E055E">
      <w:pPr>
        <w:pStyle w:val="afa"/>
        <w:numPr>
          <w:ilvl w:val="7"/>
          <w:numId w:val="9"/>
        </w:numPr>
      </w:pPr>
      <w:proofErr w:type="spellStart"/>
      <w:r w:rsidRPr="00237BB5">
        <w:t>РеквНаимДок</w:t>
      </w:r>
      <w:proofErr w:type="spellEnd"/>
      <w:r w:rsidRPr="00237BB5">
        <w:t xml:space="preserve"> «</w:t>
      </w:r>
      <w:proofErr w:type="spellStart"/>
      <w:r w:rsidRPr="00237BB5">
        <w:t>РеквНомерДок</w:t>
      </w:r>
      <w:proofErr w:type="spellEnd"/>
      <w:r w:rsidRPr="00237BB5">
        <w:t>», «</w:t>
      </w:r>
      <w:proofErr w:type="spellStart"/>
      <w:r w:rsidRPr="00237BB5">
        <w:t>РеквДатаДок</w:t>
      </w:r>
      <w:proofErr w:type="spellEnd"/>
      <w:r w:rsidRPr="00237BB5">
        <w:t>», предусмотренных табл. 5.41 Приказа ФНС РФ от 19.12.2023 N ЕД-7-26/970@:</w:t>
      </w:r>
    </w:p>
    <w:p w14:paraId="20BE2BF9" w14:textId="149CDAEE" w:rsidR="00B019B3" w:rsidRPr="00237BB5" w:rsidRDefault="00B019B3" w:rsidP="009E055E">
      <w:pPr>
        <w:pStyle w:val="afa"/>
        <w:numPr>
          <w:ilvl w:val="0"/>
          <w:numId w:val="11"/>
        </w:numPr>
      </w:pPr>
      <w:r w:rsidRPr="00237BB5">
        <w:t xml:space="preserve">элемент </w:t>
      </w:r>
      <w:proofErr w:type="spellStart"/>
      <w:r w:rsidRPr="00237BB5">
        <w:t>РеквНаимДок</w:t>
      </w:r>
      <w:proofErr w:type="spellEnd"/>
      <w:r w:rsidRPr="00237BB5">
        <w:t xml:space="preserve"> заполнить значением «</w:t>
      </w:r>
      <w:r w:rsidR="004E4364" w:rsidRPr="00237BB5">
        <w:t>Акт», «УПД», «Накладная»</w:t>
      </w:r>
      <w:r w:rsidR="00A20D05" w:rsidRPr="00237BB5">
        <w:t>, «Договор»</w:t>
      </w:r>
      <w:r w:rsidR="004E4364" w:rsidRPr="00237BB5">
        <w:t>.</w:t>
      </w:r>
    </w:p>
    <w:p w14:paraId="3AA9AE06" w14:textId="62FE129D" w:rsidR="00B019B3" w:rsidRPr="00237BB5" w:rsidRDefault="00B019B3" w:rsidP="009E055E">
      <w:pPr>
        <w:pStyle w:val="afa"/>
        <w:numPr>
          <w:ilvl w:val="0"/>
          <w:numId w:val="11"/>
        </w:numPr>
      </w:pPr>
      <w:r w:rsidRPr="00237BB5">
        <w:t>элемент «</w:t>
      </w:r>
      <w:proofErr w:type="spellStart"/>
      <w:r w:rsidRPr="00237BB5">
        <w:t>РеквНомерДок</w:t>
      </w:r>
      <w:proofErr w:type="spellEnd"/>
      <w:r w:rsidRPr="00237BB5">
        <w:t xml:space="preserve">» заполнять значением номер документа ДОП либо иного документа, подтверждающего факт отгрузки/передачи товаров, работ, услуг; </w:t>
      </w:r>
    </w:p>
    <w:p w14:paraId="1A85E95C" w14:textId="72B259B3" w:rsidR="00B019B3" w:rsidRPr="00237BB5" w:rsidRDefault="00B019B3" w:rsidP="009E055E">
      <w:pPr>
        <w:pStyle w:val="afa"/>
        <w:numPr>
          <w:ilvl w:val="0"/>
          <w:numId w:val="11"/>
        </w:numPr>
      </w:pPr>
      <w:r w:rsidRPr="00237BB5">
        <w:t>элемент «</w:t>
      </w:r>
      <w:proofErr w:type="spellStart"/>
      <w:r w:rsidRPr="00237BB5">
        <w:t>РеквДатаДок</w:t>
      </w:r>
      <w:proofErr w:type="spellEnd"/>
      <w:r w:rsidRPr="00237BB5">
        <w:t xml:space="preserve">» заполнять значением дата документа ДОП либо иного документа, подтверждающего факт отгрузки/передачи товаров, работ, услуг; </w:t>
      </w:r>
    </w:p>
    <w:p w14:paraId="3F282F93" w14:textId="77777777" w:rsidR="000E6898" w:rsidRPr="00237BB5" w:rsidRDefault="000E6898" w:rsidP="000E6898">
      <w:pPr>
        <w:pStyle w:val="afa"/>
        <w:ind w:left="1772"/>
      </w:pPr>
    </w:p>
    <w:p w14:paraId="1E562559" w14:textId="77777777" w:rsidR="009E055E" w:rsidRPr="00237BB5" w:rsidRDefault="009E055E" w:rsidP="009E055E">
      <w:pPr>
        <w:ind w:left="1412"/>
        <w:contextualSpacing/>
        <w:jc w:val="both"/>
      </w:pPr>
      <w:r w:rsidRPr="00237BB5">
        <w:t>Пример заполнения приведен ниже:</w:t>
      </w:r>
    </w:p>
    <w:p w14:paraId="69E38046" w14:textId="039F38CD" w:rsidR="009E055E" w:rsidRPr="00237BB5" w:rsidRDefault="009E055E" w:rsidP="009E055E">
      <w:pPr>
        <w:ind w:left="1412"/>
        <w:contextualSpacing/>
        <w:jc w:val="both"/>
      </w:pPr>
      <w:proofErr w:type="spellStart"/>
      <w:r w:rsidRPr="00237BB5">
        <w:t>ДокПодтвОтгрНом</w:t>
      </w:r>
      <w:proofErr w:type="spellEnd"/>
      <w:r w:rsidRPr="00237BB5">
        <w:t xml:space="preserve"> </w:t>
      </w:r>
      <w:proofErr w:type="spellStart"/>
      <w:r w:rsidRPr="00237BB5">
        <w:t>РеквНаимДок</w:t>
      </w:r>
      <w:proofErr w:type="spellEnd"/>
      <w:r w:rsidRPr="00237BB5">
        <w:t>="</w:t>
      </w:r>
      <w:r w:rsidR="00D165B5" w:rsidRPr="00237BB5">
        <w:t>Акт</w:t>
      </w:r>
      <w:r w:rsidRPr="00237BB5">
        <w:t xml:space="preserve">" </w:t>
      </w:r>
      <w:proofErr w:type="spellStart"/>
      <w:r w:rsidRPr="00237BB5">
        <w:t>РеквНомерДок</w:t>
      </w:r>
      <w:proofErr w:type="spellEnd"/>
      <w:r w:rsidRPr="00237BB5">
        <w:t xml:space="preserve">="111" </w:t>
      </w:r>
      <w:proofErr w:type="spellStart"/>
      <w:r w:rsidRPr="00237BB5">
        <w:t>РеквДатаДок</w:t>
      </w:r>
      <w:proofErr w:type="spellEnd"/>
      <w:r w:rsidRPr="00237BB5">
        <w:t>="</w:t>
      </w:r>
      <w:r w:rsidR="000E6898" w:rsidRPr="00237BB5">
        <w:t>01.04.2025</w:t>
      </w:r>
      <w:r w:rsidRPr="00237BB5">
        <w:t>"/&gt;</w:t>
      </w:r>
    </w:p>
    <w:p w14:paraId="57BCFF6E" w14:textId="77777777" w:rsidR="009E055E" w:rsidRPr="00237BB5" w:rsidRDefault="009E055E" w:rsidP="009E055E"/>
    <w:p w14:paraId="089FFE6C" w14:textId="77777777" w:rsidR="009E055E" w:rsidRPr="00237BB5" w:rsidRDefault="009E055E" w:rsidP="009E055E"/>
    <w:p w14:paraId="7CF03871" w14:textId="77777777" w:rsidR="009E055E" w:rsidRPr="00237BB5" w:rsidRDefault="009E055E" w:rsidP="009E055E">
      <w:pPr>
        <w:pStyle w:val="afa"/>
        <w:numPr>
          <w:ilvl w:val="1"/>
          <w:numId w:val="6"/>
        </w:numPr>
      </w:pPr>
      <w:r w:rsidRPr="00237BB5">
        <w:t>В случае, когда оформляется «Документ об отгрузке товаров (выполнении работ), передаче имущественных прав (документа об оказании услуг), включающий в себя счет-фактуру» (СЧФДОП), требуется заполнение номера и даты документа об отгрузке в элементах:</w:t>
      </w:r>
    </w:p>
    <w:p w14:paraId="26B244A2" w14:textId="738AFF22" w:rsidR="009E055E" w:rsidRPr="00237BB5" w:rsidRDefault="00A20D05" w:rsidP="009E055E">
      <w:pPr>
        <w:pStyle w:val="afa"/>
        <w:numPr>
          <w:ilvl w:val="7"/>
          <w:numId w:val="12"/>
        </w:numPr>
      </w:pPr>
      <w:r w:rsidRPr="00237BB5">
        <w:rPr>
          <w:color w:val="000000" w:themeColor="text1"/>
        </w:rPr>
        <w:t>«</w:t>
      </w:r>
      <w:proofErr w:type="spellStart"/>
      <w:r w:rsidRPr="00237BB5">
        <w:rPr>
          <w:color w:val="000000" w:themeColor="text1"/>
        </w:rPr>
        <w:t>НаимДокОтгр</w:t>
      </w:r>
      <w:proofErr w:type="spellEnd"/>
      <w:r w:rsidRPr="00237BB5">
        <w:rPr>
          <w:color w:val="000000" w:themeColor="text1"/>
        </w:rPr>
        <w:t>»,</w:t>
      </w:r>
      <w:r w:rsidRPr="00237BB5">
        <w:t xml:space="preserve"> </w:t>
      </w:r>
      <w:r w:rsidR="009E055E" w:rsidRPr="00237BB5">
        <w:t>«</w:t>
      </w:r>
      <w:proofErr w:type="spellStart"/>
      <w:r w:rsidR="009E055E" w:rsidRPr="00237BB5">
        <w:t>НомДокОтгр</w:t>
      </w:r>
      <w:proofErr w:type="spellEnd"/>
      <w:r w:rsidR="009E055E" w:rsidRPr="00237BB5">
        <w:t>», «</w:t>
      </w:r>
      <w:proofErr w:type="spellStart"/>
      <w:r w:rsidR="009E055E" w:rsidRPr="00237BB5">
        <w:t>ДатаДокОтгр</w:t>
      </w:r>
      <w:proofErr w:type="spellEnd"/>
      <w:r w:rsidR="009E055E" w:rsidRPr="00237BB5">
        <w:t>» (номера и даты самого СЧФДОП), предусмотренных табл. 5.11 Приказа ФНС России от 19.12.2023 N ЕД-7-26/970@;</w:t>
      </w:r>
    </w:p>
    <w:p w14:paraId="1FFFBED0" w14:textId="77777777" w:rsidR="009E055E" w:rsidRPr="00237BB5" w:rsidRDefault="009E055E" w:rsidP="009E055E"/>
    <w:p w14:paraId="6E18FC0D" w14:textId="7EAD7915" w:rsidR="00A20D05" w:rsidRPr="00237BB5" w:rsidRDefault="00A20D05" w:rsidP="009E055E">
      <w:pPr>
        <w:pStyle w:val="afa"/>
        <w:numPr>
          <w:ilvl w:val="0"/>
          <w:numId w:val="13"/>
        </w:numPr>
      </w:pPr>
      <w:r w:rsidRPr="00237BB5">
        <w:t xml:space="preserve">элемент </w:t>
      </w:r>
      <w:r w:rsidRPr="00237BB5">
        <w:rPr>
          <w:color w:val="000000" w:themeColor="text1"/>
        </w:rPr>
        <w:t>«</w:t>
      </w:r>
      <w:proofErr w:type="spellStart"/>
      <w:r w:rsidRPr="00237BB5">
        <w:rPr>
          <w:color w:val="000000" w:themeColor="text1"/>
        </w:rPr>
        <w:t>НаимДокОтгр</w:t>
      </w:r>
      <w:proofErr w:type="spellEnd"/>
      <w:r w:rsidRPr="00237BB5">
        <w:rPr>
          <w:color w:val="000000" w:themeColor="text1"/>
        </w:rPr>
        <w:t>» заполнять значением «</w:t>
      </w:r>
      <w:r w:rsidRPr="00237BB5">
        <w:t>УПД</w:t>
      </w:r>
      <w:r w:rsidRPr="00237BB5">
        <w:rPr>
          <w:color w:val="000000" w:themeColor="text1"/>
        </w:rPr>
        <w:t>»;</w:t>
      </w:r>
    </w:p>
    <w:p w14:paraId="314801BD" w14:textId="2EA79557" w:rsidR="009E055E" w:rsidRPr="00237BB5" w:rsidRDefault="009E055E" w:rsidP="009E055E">
      <w:pPr>
        <w:pStyle w:val="afa"/>
        <w:numPr>
          <w:ilvl w:val="0"/>
          <w:numId w:val="13"/>
        </w:numPr>
      </w:pPr>
      <w:r w:rsidRPr="00237BB5">
        <w:t>элемент «</w:t>
      </w:r>
      <w:proofErr w:type="spellStart"/>
      <w:r w:rsidRPr="00237BB5">
        <w:t>НомДокОтгр</w:t>
      </w:r>
      <w:proofErr w:type="spellEnd"/>
      <w:r w:rsidRPr="00237BB5">
        <w:t>» заполнять значением номер документа СЧФДОП (элемент «</w:t>
      </w:r>
      <w:proofErr w:type="spellStart"/>
      <w:r w:rsidRPr="00237BB5">
        <w:t>НомерСЧФ</w:t>
      </w:r>
      <w:proofErr w:type="spellEnd"/>
      <w:r w:rsidRPr="00237BB5">
        <w:t>»);</w:t>
      </w:r>
    </w:p>
    <w:p w14:paraId="327770C6" w14:textId="77777777" w:rsidR="009E055E" w:rsidRPr="00237BB5" w:rsidRDefault="009E055E" w:rsidP="009E055E">
      <w:pPr>
        <w:pStyle w:val="afa"/>
        <w:numPr>
          <w:ilvl w:val="0"/>
          <w:numId w:val="13"/>
        </w:numPr>
      </w:pPr>
      <w:r w:rsidRPr="00237BB5">
        <w:t>элемент «</w:t>
      </w:r>
      <w:proofErr w:type="spellStart"/>
      <w:r w:rsidRPr="00237BB5">
        <w:t>ДатаДокОтгр</w:t>
      </w:r>
      <w:proofErr w:type="spellEnd"/>
      <w:r w:rsidRPr="00237BB5">
        <w:t>» заполнять значением дата документа СЧФДОП (элемент «</w:t>
      </w:r>
      <w:proofErr w:type="spellStart"/>
      <w:r w:rsidRPr="00237BB5">
        <w:t>ДатаСЧФ</w:t>
      </w:r>
      <w:proofErr w:type="spellEnd"/>
      <w:r w:rsidRPr="00237BB5">
        <w:t>»).</w:t>
      </w:r>
    </w:p>
    <w:p w14:paraId="2B2E2FDA" w14:textId="77777777" w:rsidR="009E055E" w:rsidRPr="00237BB5" w:rsidRDefault="009E055E" w:rsidP="009E055E">
      <w:pPr>
        <w:pStyle w:val="afa"/>
        <w:numPr>
          <w:ilvl w:val="7"/>
          <w:numId w:val="12"/>
        </w:numPr>
      </w:pPr>
      <w:r w:rsidRPr="00237BB5">
        <w:t xml:space="preserve"> </w:t>
      </w:r>
      <w:proofErr w:type="spellStart"/>
      <w:r w:rsidRPr="00237BB5">
        <w:t>РеквНаимДок</w:t>
      </w:r>
      <w:proofErr w:type="spellEnd"/>
      <w:r w:rsidRPr="00237BB5">
        <w:t xml:space="preserve"> «</w:t>
      </w:r>
      <w:proofErr w:type="spellStart"/>
      <w:r w:rsidRPr="00237BB5">
        <w:t>РеквНомерДок</w:t>
      </w:r>
      <w:proofErr w:type="spellEnd"/>
      <w:r w:rsidRPr="00237BB5">
        <w:t>», «</w:t>
      </w:r>
      <w:proofErr w:type="spellStart"/>
      <w:r w:rsidRPr="00237BB5">
        <w:t>РеквДатаДок</w:t>
      </w:r>
      <w:proofErr w:type="spellEnd"/>
      <w:r w:rsidRPr="00237BB5">
        <w:t>» (номера и даты самого СЧФДОП), предусмотренных табл. 5.41 Приказа ФНС РФ от 19.12.2023 N ЕД-7-26/970@:</w:t>
      </w:r>
    </w:p>
    <w:p w14:paraId="25EE8275" w14:textId="66562BEB" w:rsidR="009E055E" w:rsidRPr="00237BB5" w:rsidRDefault="009E055E" w:rsidP="009E055E">
      <w:pPr>
        <w:pStyle w:val="afa"/>
        <w:numPr>
          <w:ilvl w:val="0"/>
          <w:numId w:val="14"/>
        </w:numPr>
      </w:pPr>
      <w:r w:rsidRPr="00237BB5">
        <w:t>элемент «</w:t>
      </w:r>
      <w:proofErr w:type="spellStart"/>
      <w:r w:rsidRPr="00237BB5">
        <w:t>РеквНаимДок</w:t>
      </w:r>
      <w:proofErr w:type="spellEnd"/>
      <w:r w:rsidRPr="00237BB5">
        <w:t>» заполнять значением «</w:t>
      </w:r>
      <w:r w:rsidR="00B25237" w:rsidRPr="00237BB5">
        <w:t>УПД</w:t>
      </w:r>
      <w:r w:rsidRPr="00237BB5">
        <w:t xml:space="preserve">» </w:t>
      </w:r>
    </w:p>
    <w:p w14:paraId="4A0F8830" w14:textId="77777777" w:rsidR="009E055E" w:rsidRPr="00237BB5" w:rsidRDefault="009E055E" w:rsidP="009E055E">
      <w:pPr>
        <w:pStyle w:val="afa"/>
        <w:numPr>
          <w:ilvl w:val="0"/>
          <w:numId w:val="14"/>
        </w:numPr>
      </w:pPr>
      <w:r w:rsidRPr="00237BB5">
        <w:t>элемент «</w:t>
      </w:r>
      <w:proofErr w:type="spellStart"/>
      <w:r w:rsidRPr="00237BB5">
        <w:t>РеквНомерДок</w:t>
      </w:r>
      <w:proofErr w:type="spellEnd"/>
      <w:r w:rsidRPr="00237BB5">
        <w:t>» заполнять значением номер документа СЧФДОП (элемент «</w:t>
      </w:r>
      <w:proofErr w:type="spellStart"/>
      <w:r w:rsidRPr="00237BB5">
        <w:t>НомерДок</w:t>
      </w:r>
      <w:proofErr w:type="spellEnd"/>
      <w:r w:rsidRPr="00237BB5">
        <w:t xml:space="preserve">»); </w:t>
      </w:r>
    </w:p>
    <w:p w14:paraId="50E8706E" w14:textId="77777777" w:rsidR="00B019B3" w:rsidRPr="00237BB5" w:rsidRDefault="009E055E" w:rsidP="009E055E">
      <w:pPr>
        <w:pStyle w:val="afa"/>
        <w:numPr>
          <w:ilvl w:val="0"/>
          <w:numId w:val="14"/>
        </w:numPr>
      </w:pPr>
      <w:r w:rsidRPr="00237BB5">
        <w:t>элемент «</w:t>
      </w:r>
      <w:proofErr w:type="spellStart"/>
      <w:r w:rsidRPr="00237BB5">
        <w:t>РеквДатаДок</w:t>
      </w:r>
      <w:proofErr w:type="spellEnd"/>
      <w:r w:rsidRPr="00237BB5">
        <w:t>» заполнять значением дата документа СЧФДОП (элемент «</w:t>
      </w:r>
      <w:proofErr w:type="spellStart"/>
      <w:r w:rsidRPr="00237BB5">
        <w:t>ДатаДок</w:t>
      </w:r>
      <w:proofErr w:type="spellEnd"/>
      <w:r w:rsidRPr="00237BB5">
        <w:t xml:space="preserve">»). </w:t>
      </w:r>
    </w:p>
    <w:p w14:paraId="002E0162" w14:textId="77777777" w:rsidR="00B019B3" w:rsidRPr="00237BB5" w:rsidRDefault="00B019B3" w:rsidP="00470B7D">
      <w:pPr>
        <w:contextualSpacing/>
        <w:jc w:val="both"/>
        <w:rPr>
          <w:color w:val="000000" w:themeColor="text1"/>
        </w:rPr>
      </w:pPr>
    </w:p>
    <w:p w14:paraId="05277BD4" w14:textId="77777777" w:rsidR="00660E05" w:rsidRPr="00237BB5" w:rsidRDefault="00660E05" w:rsidP="00660E05">
      <w:pPr>
        <w:contextualSpacing/>
        <w:jc w:val="both"/>
      </w:pPr>
      <w:r w:rsidRPr="00237BB5">
        <w:t xml:space="preserve">Пример заполнения приведен ниже: </w:t>
      </w:r>
    </w:p>
    <w:p w14:paraId="2B1DF7D7" w14:textId="0EF91857" w:rsidR="00660E05" w:rsidRPr="00237BB5" w:rsidRDefault="00660E05" w:rsidP="00660E05">
      <w:pPr>
        <w:contextualSpacing/>
        <w:jc w:val="both"/>
      </w:pPr>
      <w:proofErr w:type="spellStart"/>
      <w:r w:rsidRPr="00237BB5">
        <w:t>ДокПодтвОтгрНом</w:t>
      </w:r>
      <w:proofErr w:type="spellEnd"/>
      <w:r w:rsidRPr="00237BB5">
        <w:t xml:space="preserve"> </w:t>
      </w:r>
      <w:proofErr w:type="spellStart"/>
      <w:r w:rsidRPr="00237BB5">
        <w:t>РеквНаимДок</w:t>
      </w:r>
      <w:proofErr w:type="spellEnd"/>
      <w:r w:rsidRPr="00237BB5">
        <w:t xml:space="preserve">="УПД" </w:t>
      </w:r>
      <w:proofErr w:type="spellStart"/>
      <w:r w:rsidRPr="00237BB5">
        <w:t>РеквНомерДок</w:t>
      </w:r>
      <w:proofErr w:type="spellEnd"/>
      <w:r w:rsidRPr="00237BB5">
        <w:t xml:space="preserve">="222" </w:t>
      </w:r>
      <w:proofErr w:type="spellStart"/>
      <w:r w:rsidRPr="00237BB5">
        <w:t>РеквДатаДок</w:t>
      </w:r>
      <w:proofErr w:type="spellEnd"/>
      <w:r w:rsidRPr="00237BB5">
        <w:t>="01.04.2025"/&gt;</w:t>
      </w:r>
    </w:p>
    <w:p w14:paraId="7FF7C2C5" w14:textId="77777777" w:rsidR="00B019B3" w:rsidRPr="00237BB5" w:rsidRDefault="00B019B3" w:rsidP="00470B7D">
      <w:pPr>
        <w:contextualSpacing/>
        <w:jc w:val="both"/>
        <w:rPr>
          <w:color w:val="000000" w:themeColor="text1"/>
        </w:rPr>
      </w:pPr>
    </w:p>
    <w:p w14:paraId="5EF80C48" w14:textId="77777777" w:rsidR="008470E1" w:rsidRPr="00237BB5" w:rsidRDefault="008470E1" w:rsidP="008470E1">
      <w:pPr>
        <w:spacing w:after="160" w:line="259" w:lineRule="auto"/>
        <w:contextualSpacing/>
        <w:jc w:val="both"/>
        <w:rPr>
          <w:color w:val="000000" w:themeColor="text1"/>
        </w:rPr>
      </w:pPr>
    </w:p>
    <w:p w14:paraId="6CFC1306" w14:textId="77777777" w:rsidR="00AF77CF" w:rsidRPr="00237BB5" w:rsidRDefault="00AF77CF" w:rsidP="00AF77CF">
      <w:pPr>
        <w:ind w:firstLine="708"/>
        <w:jc w:val="both"/>
        <w:rPr>
          <w:color w:val="000000" w:themeColor="text1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61"/>
        <w:gridCol w:w="4794"/>
      </w:tblGrid>
      <w:tr w:rsidR="00AF77CF" w:rsidRPr="00237BB5" w14:paraId="0FFD0716" w14:textId="77777777" w:rsidTr="007635AC">
        <w:tc>
          <w:tcPr>
            <w:tcW w:w="2438" w:type="pct"/>
          </w:tcPr>
          <w:p w14:paraId="1D72CA76" w14:textId="77777777" w:rsidR="00AF77CF" w:rsidRPr="00237BB5" w:rsidRDefault="00AF77CF" w:rsidP="007635AC">
            <w:pPr>
              <w:jc w:val="both"/>
              <w:rPr>
                <w:color w:val="000000" w:themeColor="text1"/>
              </w:rPr>
            </w:pPr>
            <w:r w:rsidRPr="00237BB5">
              <w:rPr>
                <w:color w:val="000000" w:themeColor="text1"/>
              </w:rPr>
              <w:t xml:space="preserve">Сторона-1  </w:t>
            </w:r>
          </w:p>
        </w:tc>
        <w:tc>
          <w:tcPr>
            <w:tcW w:w="2562" w:type="pct"/>
          </w:tcPr>
          <w:p w14:paraId="57CDDF51" w14:textId="72094352" w:rsidR="00AF77CF" w:rsidRPr="00237BB5" w:rsidRDefault="00CF60CA" w:rsidP="007635AC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 </w:t>
            </w:r>
            <w:r w:rsidR="00AF77CF" w:rsidRPr="00237BB5">
              <w:rPr>
                <w:color w:val="000000" w:themeColor="text1"/>
              </w:rPr>
              <w:t>Сторона-2</w:t>
            </w:r>
          </w:p>
        </w:tc>
      </w:tr>
      <w:tr w:rsidR="00AF77CF" w:rsidRPr="00237BB5" w14:paraId="5EA970CA" w14:textId="77777777" w:rsidTr="007635AC">
        <w:tc>
          <w:tcPr>
            <w:tcW w:w="2438" w:type="pct"/>
          </w:tcPr>
          <w:p w14:paraId="7905969A" w14:textId="77777777" w:rsidR="00AF77CF" w:rsidRPr="00237BB5" w:rsidRDefault="00AF77CF" w:rsidP="007635AC">
            <w:pPr>
              <w:jc w:val="both"/>
              <w:rPr>
                <w:color w:val="000000" w:themeColor="text1"/>
              </w:rPr>
            </w:pPr>
            <w:r w:rsidRPr="00237BB5">
              <w:rPr>
                <w:color w:val="000000" w:themeColor="text1"/>
              </w:rPr>
              <w:t xml:space="preserve"> </w:t>
            </w:r>
          </w:p>
          <w:p w14:paraId="666F9A50" w14:textId="77777777" w:rsidR="00AF77CF" w:rsidRPr="00237BB5" w:rsidRDefault="00AF77CF" w:rsidP="007635AC">
            <w:pPr>
              <w:jc w:val="both"/>
              <w:rPr>
                <w:color w:val="000000" w:themeColor="text1"/>
              </w:rPr>
            </w:pPr>
          </w:p>
        </w:tc>
        <w:tc>
          <w:tcPr>
            <w:tcW w:w="2562" w:type="pct"/>
          </w:tcPr>
          <w:p w14:paraId="627FDF61" w14:textId="77777777" w:rsidR="00AF77CF" w:rsidRPr="00237BB5" w:rsidRDefault="00AF77CF" w:rsidP="007635AC">
            <w:pPr>
              <w:jc w:val="both"/>
              <w:rPr>
                <w:color w:val="000000" w:themeColor="text1"/>
              </w:rPr>
            </w:pPr>
          </w:p>
        </w:tc>
      </w:tr>
    </w:tbl>
    <w:p w14:paraId="2558EC72" w14:textId="274DE2F9" w:rsidR="00AF77CF" w:rsidRPr="00237BB5" w:rsidRDefault="00AF77CF" w:rsidP="00AF77CF">
      <w:pPr>
        <w:rPr>
          <w:color w:val="000000" w:themeColor="text1"/>
        </w:rPr>
      </w:pPr>
      <w:r w:rsidRPr="00237BB5">
        <w:rPr>
          <w:color w:val="000000" w:themeColor="text1"/>
        </w:rPr>
        <w:t xml:space="preserve">_________________ </w:t>
      </w:r>
      <w:r w:rsidR="00CF60CA" w:rsidRPr="00CF60CA">
        <w:t>/Шохин А.Е.</w:t>
      </w:r>
      <w:r w:rsidRPr="00CF60CA">
        <w:t xml:space="preserve">/             </w:t>
      </w:r>
      <w:r w:rsidR="00CF60CA">
        <w:t xml:space="preserve">                         </w:t>
      </w:r>
      <w:r w:rsidRPr="00237BB5">
        <w:rPr>
          <w:color w:val="000000" w:themeColor="text1"/>
        </w:rPr>
        <w:t xml:space="preserve">_________________ /____________ /             </w:t>
      </w:r>
      <w:r w:rsidRPr="00237BB5">
        <w:rPr>
          <w:color w:val="000000" w:themeColor="text1"/>
        </w:rPr>
        <w:br/>
        <w:t xml:space="preserve">           М.П.                                                                                 М.П.</w:t>
      </w:r>
    </w:p>
    <w:p w14:paraId="5F739CF1" w14:textId="77777777" w:rsidR="00AF77CF" w:rsidRPr="00237BB5" w:rsidRDefault="00AF77CF" w:rsidP="00AF77CF">
      <w:pPr>
        <w:rPr>
          <w:color w:val="000000" w:themeColor="text1"/>
        </w:rPr>
      </w:pPr>
    </w:p>
    <w:p w14:paraId="7158A6FC" w14:textId="77777777" w:rsidR="00AF77CF" w:rsidRPr="00237BB5" w:rsidRDefault="00AF77CF" w:rsidP="00AF77CF">
      <w:pPr>
        <w:rPr>
          <w:color w:val="000000" w:themeColor="text1"/>
        </w:rPr>
      </w:pPr>
    </w:p>
    <w:p w14:paraId="710AFECA" w14:textId="77777777" w:rsidR="00AF77CF" w:rsidRPr="00237BB5" w:rsidRDefault="00AF77CF" w:rsidP="00AF77CF">
      <w:pPr>
        <w:rPr>
          <w:color w:val="000000" w:themeColor="text1"/>
        </w:rPr>
      </w:pPr>
    </w:p>
    <w:p w14:paraId="4DDD854A" w14:textId="77777777" w:rsidR="00AF77CF" w:rsidRPr="00237BB5" w:rsidRDefault="00AF77CF" w:rsidP="00AF77CF">
      <w:pPr>
        <w:rPr>
          <w:color w:val="000000" w:themeColor="text1"/>
        </w:rPr>
      </w:pPr>
    </w:p>
    <w:p w14:paraId="464F561A" w14:textId="77777777" w:rsidR="00AF77CF" w:rsidRPr="00237BB5" w:rsidRDefault="00AF77CF" w:rsidP="00AF77CF">
      <w:pPr>
        <w:rPr>
          <w:color w:val="000000" w:themeColor="text1"/>
        </w:rPr>
      </w:pPr>
      <w:r w:rsidRPr="00237BB5">
        <w:rPr>
          <w:color w:val="000000" w:themeColor="text1"/>
        </w:rPr>
        <w:br w:type="page"/>
      </w:r>
    </w:p>
    <w:p w14:paraId="6CA704B3" w14:textId="77777777" w:rsidR="00AF77CF" w:rsidRPr="00237BB5" w:rsidRDefault="00AF77CF" w:rsidP="00AF77CF">
      <w:pPr>
        <w:ind w:firstLine="357"/>
        <w:jc w:val="right"/>
        <w:rPr>
          <w:color w:val="000000" w:themeColor="text1"/>
        </w:rPr>
      </w:pPr>
      <w:r w:rsidRPr="00237BB5">
        <w:rPr>
          <w:color w:val="000000" w:themeColor="text1"/>
        </w:rPr>
        <w:lastRenderedPageBreak/>
        <w:t>Приложение № 2</w:t>
      </w:r>
    </w:p>
    <w:p w14:paraId="5E6C3E63" w14:textId="77777777" w:rsidR="00AF77CF" w:rsidRPr="00237BB5" w:rsidRDefault="00AF77CF" w:rsidP="00AF77CF">
      <w:pPr>
        <w:ind w:firstLine="357"/>
        <w:jc w:val="right"/>
        <w:rPr>
          <w:color w:val="000000" w:themeColor="text1"/>
        </w:rPr>
      </w:pPr>
      <w:r w:rsidRPr="00237BB5">
        <w:rPr>
          <w:color w:val="000000" w:themeColor="text1"/>
        </w:rPr>
        <w:t>к Соглашению об использовании</w:t>
      </w:r>
    </w:p>
    <w:p w14:paraId="79A24370" w14:textId="77777777" w:rsidR="00AF77CF" w:rsidRPr="00237BB5" w:rsidRDefault="00AF77CF" w:rsidP="00AF77CF">
      <w:pPr>
        <w:ind w:firstLine="357"/>
        <w:jc w:val="right"/>
        <w:rPr>
          <w:color w:val="000000" w:themeColor="text1"/>
        </w:rPr>
      </w:pPr>
      <w:r w:rsidRPr="00237BB5">
        <w:rPr>
          <w:color w:val="000000" w:themeColor="text1"/>
        </w:rPr>
        <w:t xml:space="preserve">электронного документооборота </w:t>
      </w:r>
    </w:p>
    <w:p w14:paraId="610219F8" w14:textId="77777777" w:rsidR="00AF77CF" w:rsidRPr="00237BB5" w:rsidRDefault="00AF77CF" w:rsidP="00AF77CF">
      <w:pPr>
        <w:ind w:firstLine="357"/>
        <w:jc w:val="right"/>
        <w:rPr>
          <w:color w:val="000000" w:themeColor="text1"/>
        </w:rPr>
      </w:pPr>
      <w:r w:rsidRPr="00237BB5">
        <w:rPr>
          <w:color w:val="000000" w:themeColor="text1"/>
        </w:rPr>
        <w:t>от [</w:t>
      </w:r>
      <w:r w:rsidRPr="00237BB5">
        <w:rPr>
          <w:i/>
          <w:color w:val="000000" w:themeColor="text1"/>
        </w:rPr>
        <w:t>указать дату</w:t>
      </w:r>
      <w:r w:rsidRPr="00237BB5">
        <w:rPr>
          <w:color w:val="000000" w:themeColor="text1"/>
        </w:rPr>
        <w:t>] № [</w:t>
      </w:r>
      <w:r w:rsidRPr="00237BB5">
        <w:rPr>
          <w:i/>
          <w:color w:val="000000" w:themeColor="text1"/>
        </w:rPr>
        <w:t>указать номер</w:t>
      </w:r>
      <w:r w:rsidRPr="00237BB5">
        <w:rPr>
          <w:color w:val="000000" w:themeColor="text1"/>
        </w:rPr>
        <w:t>]</w:t>
      </w:r>
    </w:p>
    <w:p w14:paraId="28AB29B8" w14:textId="77777777" w:rsidR="00AF77CF" w:rsidRPr="00237BB5" w:rsidRDefault="00AF77CF" w:rsidP="00AF77CF">
      <w:pPr>
        <w:rPr>
          <w:color w:val="000000" w:themeColor="text1"/>
        </w:rPr>
      </w:pPr>
    </w:p>
    <w:p w14:paraId="496C3D87" w14:textId="77777777" w:rsidR="00AF77CF" w:rsidRPr="00237BB5" w:rsidRDefault="00AF77CF" w:rsidP="00AF77CF">
      <w:pPr>
        <w:ind w:right="-6" w:firstLine="650"/>
        <w:jc w:val="center"/>
      </w:pPr>
      <w:r w:rsidRPr="00237BB5">
        <w:t>Протокол тестирования</w:t>
      </w:r>
    </w:p>
    <w:p w14:paraId="58813B09" w14:textId="77777777" w:rsidR="00AF77CF" w:rsidRPr="00237BB5" w:rsidRDefault="00AF77CF" w:rsidP="00AF77CF">
      <w:pPr>
        <w:ind w:right="-6" w:firstLine="650"/>
        <w:jc w:val="center"/>
      </w:pPr>
    </w:p>
    <w:p w14:paraId="70C29DAF" w14:textId="77777777" w:rsidR="00AF77CF" w:rsidRPr="00237BB5" w:rsidRDefault="00AF77CF" w:rsidP="00AF77CF">
      <w:pPr>
        <w:ind w:right="-6" w:firstLine="650"/>
        <w:jc w:val="center"/>
      </w:pPr>
      <w:r w:rsidRPr="00237BB5">
        <w:t xml:space="preserve">место </w:t>
      </w:r>
      <w:r w:rsidRPr="00237BB5">
        <w:tab/>
      </w:r>
      <w:r w:rsidRPr="00237BB5">
        <w:tab/>
      </w:r>
      <w:r w:rsidRPr="00237BB5">
        <w:tab/>
      </w:r>
      <w:r w:rsidRPr="00237BB5">
        <w:tab/>
      </w:r>
      <w:r w:rsidRPr="00237BB5">
        <w:tab/>
      </w:r>
      <w:r w:rsidRPr="00237BB5">
        <w:tab/>
      </w:r>
      <w:r w:rsidRPr="00237BB5">
        <w:tab/>
      </w:r>
      <w:r w:rsidRPr="00237BB5">
        <w:tab/>
      </w:r>
      <w:r w:rsidRPr="00237BB5">
        <w:tab/>
      </w:r>
      <w:r w:rsidRPr="00237BB5">
        <w:tab/>
        <w:t>дата</w:t>
      </w:r>
    </w:p>
    <w:p w14:paraId="75284579" w14:textId="77777777" w:rsidR="00AF77CF" w:rsidRPr="00237BB5" w:rsidRDefault="00AF77CF" w:rsidP="00AF77CF">
      <w:pPr>
        <w:rPr>
          <w:rFonts w:eastAsia="Calibri"/>
        </w:rPr>
      </w:pPr>
    </w:p>
    <w:p w14:paraId="24FE1963" w14:textId="77777777" w:rsidR="00AF77CF" w:rsidRPr="00237BB5" w:rsidRDefault="00AF77CF" w:rsidP="00AF77CF">
      <w:pPr>
        <w:ind w:right="-6" w:firstLine="650"/>
        <w:jc w:val="both"/>
      </w:pPr>
      <w:r w:rsidRPr="00237BB5">
        <w:rPr>
          <w:b/>
        </w:rPr>
        <w:t>[</w:t>
      </w:r>
      <w:r w:rsidRPr="00237BB5">
        <w:rPr>
          <w:b/>
          <w:i/>
        </w:rPr>
        <w:t>указать сторону соглашения об ЭДО</w:t>
      </w:r>
      <w:r w:rsidRPr="00237BB5">
        <w:rPr>
          <w:b/>
        </w:rPr>
        <w:t>]</w:t>
      </w:r>
      <w:r w:rsidRPr="00237BB5">
        <w:t xml:space="preserve"> в лице [*], действующего на основании [*], с одной стороны, и </w:t>
      </w:r>
    </w:p>
    <w:p w14:paraId="4320AA21" w14:textId="77777777" w:rsidR="00AF77CF" w:rsidRPr="00237BB5" w:rsidRDefault="00AF77CF" w:rsidP="00AF77CF">
      <w:pPr>
        <w:ind w:right="-6" w:firstLine="650"/>
        <w:jc w:val="both"/>
      </w:pPr>
      <w:r w:rsidRPr="00237BB5">
        <w:rPr>
          <w:b/>
        </w:rPr>
        <w:t>[</w:t>
      </w:r>
      <w:r w:rsidRPr="00237BB5">
        <w:rPr>
          <w:b/>
          <w:i/>
        </w:rPr>
        <w:t>указать вторую сторону соглашения об ЭДО</w:t>
      </w:r>
      <w:r w:rsidRPr="00237BB5">
        <w:rPr>
          <w:b/>
        </w:rPr>
        <w:t>]</w:t>
      </w:r>
      <w:r w:rsidRPr="00237BB5">
        <w:t xml:space="preserve"> в лице [*], действующего на основании [*] с другой стороны, составили настоящий протокол (далее – «Протокол») к соглашению об электронном документообороте № [*] от [*] (далее – «Соглашение») о нижеследующем:</w:t>
      </w:r>
    </w:p>
    <w:p w14:paraId="572B928C" w14:textId="77777777" w:rsidR="00AF77CF" w:rsidRPr="00237BB5" w:rsidRDefault="00AF5561" w:rsidP="009E055E">
      <w:pPr>
        <w:numPr>
          <w:ilvl w:val="0"/>
          <w:numId w:val="3"/>
        </w:numPr>
        <w:spacing w:after="160" w:line="259" w:lineRule="auto"/>
        <w:ind w:left="567" w:right="-6" w:hanging="567"/>
        <w:jc w:val="both"/>
      </w:pPr>
      <w:r w:rsidRPr="00237BB5">
        <w:t xml:space="preserve">Провести </w:t>
      </w:r>
      <w:r w:rsidR="00F40A82" w:rsidRPr="00237BB5">
        <w:t xml:space="preserve">тестовый обмен электронными документами </w:t>
      </w:r>
      <w:r w:rsidR="00AF77CF" w:rsidRPr="00237BB5">
        <w:t>по Соглашению в период с [</w:t>
      </w:r>
      <w:r w:rsidR="00AF77CF" w:rsidRPr="00237BB5">
        <w:rPr>
          <w:b/>
          <w:i/>
        </w:rPr>
        <w:t>указать дату начала</w:t>
      </w:r>
      <w:r w:rsidR="00AF77CF" w:rsidRPr="00237BB5">
        <w:t>] по [</w:t>
      </w:r>
      <w:r w:rsidR="00AF77CF" w:rsidRPr="00237BB5">
        <w:rPr>
          <w:b/>
          <w:i/>
        </w:rPr>
        <w:t>указать дату окончания</w:t>
      </w:r>
      <w:r w:rsidR="00AF77CF" w:rsidRPr="00237BB5">
        <w:t>].</w:t>
      </w:r>
    </w:p>
    <w:p w14:paraId="3DA1E78A" w14:textId="77777777" w:rsidR="00AF77CF" w:rsidRPr="00237BB5" w:rsidRDefault="00AF77CF" w:rsidP="009E055E">
      <w:pPr>
        <w:numPr>
          <w:ilvl w:val="0"/>
          <w:numId w:val="3"/>
        </w:numPr>
        <w:spacing w:after="160" w:line="259" w:lineRule="auto"/>
        <w:ind w:left="567" w:right="-6" w:hanging="567"/>
        <w:jc w:val="both"/>
      </w:pPr>
      <w:r w:rsidRPr="00237BB5">
        <w:t xml:space="preserve">Для целей подтверждения фактов хозяйственной жизни, возникновения, изменения, прекращения прав и обязанностей, Сторонами не будут использоваться ЭД, подписанные в соответствии с Соглашением, в период тестирования. </w:t>
      </w:r>
    </w:p>
    <w:p w14:paraId="073C7B71" w14:textId="77777777" w:rsidR="00AF77CF" w:rsidRPr="00237BB5" w:rsidRDefault="00AF77CF" w:rsidP="009E055E">
      <w:pPr>
        <w:numPr>
          <w:ilvl w:val="0"/>
          <w:numId w:val="3"/>
        </w:numPr>
        <w:spacing w:after="160" w:line="259" w:lineRule="auto"/>
        <w:ind w:left="567" w:right="-6" w:hanging="567"/>
        <w:jc w:val="both"/>
      </w:pPr>
      <w:r w:rsidRPr="00237BB5">
        <w:t xml:space="preserve">В период проведения тестирования Стороны обязуются составлять бумажные версии документов и использовать их с целью подтверждения фактов хозяйственной жизни, возникновения, изменения, прекращения прав и обязанностей. </w:t>
      </w:r>
    </w:p>
    <w:p w14:paraId="36585D84" w14:textId="77777777" w:rsidR="00AF77CF" w:rsidRPr="00237BB5" w:rsidRDefault="00AF77CF" w:rsidP="00AF77CF">
      <w:pPr>
        <w:ind w:right="-6"/>
        <w:jc w:val="both"/>
      </w:pP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F77CF" w:rsidRPr="00237BB5" w14:paraId="00912851" w14:textId="77777777" w:rsidTr="007635AC">
        <w:tc>
          <w:tcPr>
            <w:tcW w:w="4672" w:type="dxa"/>
          </w:tcPr>
          <w:p w14:paraId="77086505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Сторона 1</w:t>
            </w:r>
          </w:p>
          <w:p w14:paraId="18186961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_________________</w:t>
            </w:r>
          </w:p>
          <w:p w14:paraId="7B8F6BC0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[указать реквизиты]</w:t>
            </w:r>
          </w:p>
          <w:p w14:paraId="4825A9D3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</w:p>
          <w:p w14:paraId="67F0CDE7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  <w:u w:val="single"/>
              </w:rPr>
            </w:pPr>
            <w:r w:rsidRPr="00237BB5">
              <w:rPr>
                <w:rFonts w:ascii="Times New Roman" w:hAnsi="Times New Roman" w:cs="Times New Roman"/>
                <w:u w:val="single"/>
              </w:rPr>
              <w:t>_________________</w:t>
            </w:r>
          </w:p>
          <w:p w14:paraId="1C181759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Ф.И.О.</w:t>
            </w:r>
          </w:p>
          <w:p w14:paraId="6344718B" w14:textId="77777777" w:rsidR="00AF77CF" w:rsidRPr="00237BB5" w:rsidRDefault="00AF77CF" w:rsidP="007635AC">
            <w:pPr>
              <w:ind w:right="-6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673" w:type="dxa"/>
          </w:tcPr>
          <w:p w14:paraId="53C4D4E3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Сторона 2</w:t>
            </w:r>
          </w:p>
          <w:p w14:paraId="4127D7D0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_________________</w:t>
            </w:r>
          </w:p>
          <w:p w14:paraId="308F2E1D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[указать реквизиты]</w:t>
            </w:r>
          </w:p>
          <w:p w14:paraId="7FE8E96B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</w:p>
          <w:p w14:paraId="254FBABD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  <w:u w:val="single"/>
              </w:rPr>
            </w:pPr>
            <w:r w:rsidRPr="00237BB5">
              <w:rPr>
                <w:rFonts w:ascii="Times New Roman" w:hAnsi="Times New Roman" w:cs="Times New Roman"/>
                <w:u w:val="single"/>
              </w:rPr>
              <w:t>_________________</w:t>
            </w:r>
          </w:p>
          <w:p w14:paraId="7EBBAAB7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Ф.И.О.</w:t>
            </w:r>
          </w:p>
        </w:tc>
      </w:tr>
    </w:tbl>
    <w:p w14:paraId="5BC46C63" w14:textId="77777777" w:rsidR="00AF77CF" w:rsidRPr="00237BB5" w:rsidRDefault="00AF77CF" w:rsidP="00AF77CF">
      <w:pPr>
        <w:ind w:right="-6"/>
        <w:jc w:val="both"/>
      </w:pPr>
    </w:p>
    <w:p w14:paraId="197EFE51" w14:textId="77777777" w:rsidR="00AF77CF" w:rsidRPr="00237BB5" w:rsidRDefault="00AF77CF" w:rsidP="00AF77CF">
      <w:pPr>
        <w:ind w:right="-6"/>
        <w:jc w:val="center"/>
      </w:pPr>
    </w:p>
    <w:p w14:paraId="37EF1B07" w14:textId="77777777" w:rsidR="00AF77CF" w:rsidRPr="00237BB5" w:rsidRDefault="00AF77CF" w:rsidP="00AF77CF">
      <w:pPr>
        <w:ind w:right="-6"/>
        <w:jc w:val="center"/>
      </w:pPr>
      <w:r w:rsidRPr="00237BB5">
        <w:t>Форма согласована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F77CF" w:rsidRPr="00237BB5" w14:paraId="000B68D6" w14:textId="77777777" w:rsidTr="007635AC">
        <w:tc>
          <w:tcPr>
            <w:tcW w:w="4672" w:type="dxa"/>
          </w:tcPr>
          <w:p w14:paraId="6AECBED2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Сторона-1</w:t>
            </w:r>
          </w:p>
          <w:p w14:paraId="176171FB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</w:p>
          <w:p w14:paraId="105E6F0C" w14:textId="1DE8CD83" w:rsidR="00AF77CF" w:rsidRPr="00237BB5" w:rsidRDefault="00AF77CF" w:rsidP="00CF60CA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 xml:space="preserve">_________________ </w:t>
            </w:r>
            <w:r w:rsidR="00CF60CA" w:rsidRPr="00237BB5">
              <w:rPr>
                <w:rFonts w:ascii="Times New Roman" w:hAnsi="Times New Roman" w:cs="Times New Roman"/>
              </w:rPr>
              <w:t>/</w:t>
            </w:r>
            <w:r w:rsidR="00CF60CA">
              <w:rPr>
                <w:rFonts w:ascii="Times New Roman" w:hAnsi="Times New Roman" w:cs="Times New Roman"/>
              </w:rPr>
              <w:t>Шохин А. Е.</w:t>
            </w:r>
            <w:r w:rsidR="00CF60CA" w:rsidRPr="00237BB5">
              <w:rPr>
                <w:rFonts w:ascii="Times New Roman" w:hAnsi="Times New Roman" w:cs="Times New Roman"/>
              </w:rPr>
              <w:t xml:space="preserve"> </w:t>
            </w:r>
            <w:r w:rsidRPr="00237BB5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4673" w:type="dxa"/>
          </w:tcPr>
          <w:p w14:paraId="11D6D011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Сторона-2</w:t>
            </w:r>
          </w:p>
          <w:p w14:paraId="78F8D232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</w:p>
          <w:p w14:paraId="7CA4C6F0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_________________ /____________ /</w:t>
            </w:r>
          </w:p>
          <w:p w14:paraId="5870F247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0C18174" w14:textId="77777777" w:rsidR="00AF77CF" w:rsidRPr="00237BB5" w:rsidRDefault="00AF77CF" w:rsidP="00AF77CF">
      <w:pPr>
        <w:ind w:right="-6"/>
        <w:sectPr w:rsidR="00AF77CF" w:rsidRPr="00237BB5" w:rsidSect="00AF77CF">
          <w:headerReference w:type="default" r:id="rId12"/>
          <w:footerReference w:type="even" r:id="rId13"/>
          <w:footerReference w:type="default" r:id="rId14"/>
          <w:headerReference w:type="first" r:id="rId15"/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A902353" w14:textId="77777777" w:rsidR="00AF77CF" w:rsidRPr="00237BB5" w:rsidRDefault="00AF77CF" w:rsidP="00AF77CF">
      <w:pPr>
        <w:ind w:right="-6"/>
        <w:sectPr w:rsidR="00AF77CF" w:rsidRPr="00237BB5" w:rsidSect="007635AC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76A7E2A4" w14:textId="77777777" w:rsidR="00AF77CF" w:rsidRPr="00237BB5" w:rsidRDefault="00AF77CF" w:rsidP="00AF77CF">
      <w:pPr>
        <w:ind w:firstLine="357"/>
        <w:jc w:val="right"/>
        <w:rPr>
          <w:color w:val="000000" w:themeColor="text1"/>
        </w:rPr>
      </w:pPr>
    </w:p>
    <w:p w14:paraId="21AEB653" w14:textId="77777777" w:rsidR="00AF77CF" w:rsidRPr="00237BB5" w:rsidRDefault="00AF77CF" w:rsidP="00AF77CF">
      <w:pPr>
        <w:ind w:firstLine="357"/>
        <w:jc w:val="right"/>
        <w:rPr>
          <w:color w:val="000000" w:themeColor="text1"/>
        </w:rPr>
      </w:pPr>
    </w:p>
    <w:p w14:paraId="469554A9" w14:textId="77777777" w:rsidR="00AF77CF" w:rsidRPr="00237BB5" w:rsidRDefault="00AF77CF">
      <w:pPr>
        <w:rPr>
          <w:color w:val="000000" w:themeColor="text1"/>
        </w:rPr>
      </w:pPr>
      <w:r w:rsidRPr="00237BB5">
        <w:rPr>
          <w:color w:val="000000" w:themeColor="text1"/>
        </w:rPr>
        <w:br w:type="page"/>
      </w:r>
    </w:p>
    <w:p w14:paraId="69DDAE4F" w14:textId="77777777" w:rsidR="00AF77CF" w:rsidRPr="00237BB5" w:rsidRDefault="00AF77CF" w:rsidP="00AF77CF">
      <w:pPr>
        <w:ind w:firstLine="357"/>
        <w:jc w:val="right"/>
        <w:rPr>
          <w:color w:val="000000" w:themeColor="text1"/>
        </w:rPr>
      </w:pPr>
      <w:r w:rsidRPr="00237BB5">
        <w:rPr>
          <w:color w:val="000000" w:themeColor="text1"/>
        </w:rPr>
        <w:lastRenderedPageBreak/>
        <w:t>Приложение № 3</w:t>
      </w:r>
    </w:p>
    <w:p w14:paraId="78750182" w14:textId="77777777" w:rsidR="00AF77CF" w:rsidRPr="00237BB5" w:rsidRDefault="00AF77CF" w:rsidP="00AF77CF">
      <w:pPr>
        <w:ind w:firstLine="357"/>
        <w:jc w:val="right"/>
        <w:rPr>
          <w:color w:val="000000" w:themeColor="text1"/>
        </w:rPr>
      </w:pPr>
      <w:r w:rsidRPr="00237BB5">
        <w:rPr>
          <w:color w:val="000000" w:themeColor="text1"/>
        </w:rPr>
        <w:t>к Соглашению об использовании</w:t>
      </w:r>
    </w:p>
    <w:p w14:paraId="3BC7DF3F" w14:textId="77777777" w:rsidR="00AF77CF" w:rsidRPr="00237BB5" w:rsidRDefault="00AF77CF" w:rsidP="00AF77CF">
      <w:pPr>
        <w:ind w:firstLine="357"/>
        <w:jc w:val="right"/>
        <w:rPr>
          <w:color w:val="000000" w:themeColor="text1"/>
        </w:rPr>
      </w:pPr>
      <w:r w:rsidRPr="00237BB5">
        <w:rPr>
          <w:color w:val="000000" w:themeColor="text1"/>
        </w:rPr>
        <w:t xml:space="preserve">электронного документооборота </w:t>
      </w:r>
    </w:p>
    <w:p w14:paraId="7DCC5A03" w14:textId="77777777" w:rsidR="00AF77CF" w:rsidRPr="00237BB5" w:rsidRDefault="00AF77CF" w:rsidP="00AF77CF">
      <w:pPr>
        <w:ind w:firstLine="357"/>
        <w:jc w:val="right"/>
        <w:rPr>
          <w:color w:val="000000" w:themeColor="text1"/>
        </w:rPr>
      </w:pPr>
      <w:r w:rsidRPr="00237BB5">
        <w:rPr>
          <w:color w:val="000000" w:themeColor="text1"/>
        </w:rPr>
        <w:t>от [</w:t>
      </w:r>
      <w:r w:rsidRPr="00237BB5">
        <w:rPr>
          <w:i/>
          <w:color w:val="000000" w:themeColor="text1"/>
        </w:rPr>
        <w:t>указать дату</w:t>
      </w:r>
      <w:r w:rsidRPr="00237BB5">
        <w:rPr>
          <w:color w:val="000000" w:themeColor="text1"/>
        </w:rPr>
        <w:t>] № [</w:t>
      </w:r>
      <w:r w:rsidRPr="00237BB5">
        <w:rPr>
          <w:i/>
          <w:color w:val="000000" w:themeColor="text1"/>
        </w:rPr>
        <w:t>указать номер</w:t>
      </w:r>
      <w:r w:rsidRPr="00237BB5">
        <w:rPr>
          <w:color w:val="000000" w:themeColor="text1"/>
        </w:rPr>
        <w:t>]</w:t>
      </w:r>
    </w:p>
    <w:p w14:paraId="23A61509" w14:textId="77777777" w:rsidR="00AF77CF" w:rsidRPr="00237BB5" w:rsidRDefault="00AF77CF" w:rsidP="00AF77CF">
      <w:pPr>
        <w:ind w:firstLine="360"/>
        <w:jc w:val="right"/>
        <w:rPr>
          <w:color w:val="000000" w:themeColor="text1"/>
        </w:rPr>
      </w:pPr>
    </w:p>
    <w:p w14:paraId="3581BC22" w14:textId="77777777" w:rsidR="009E055E" w:rsidRPr="00237BB5" w:rsidRDefault="009E055E" w:rsidP="009E055E">
      <w:pPr>
        <w:ind w:firstLine="709"/>
        <w:jc w:val="both"/>
        <w:rPr>
          <w:b/>
          <w:color w:val="000000" w:themeColor="text1"/>
        </w:rPr>
      </w:pPr>
    </w:p>
    <w:p w14:paraId="4D1B313A" w14:textId="2912EC4C" w:rsidR="00AF77CF" w:rsidRPr="00237BB5" w:rsidRDefault="009E055E" w:rsidP="009E055E">
      <w:pPr>
        <w:ind w:firstLine="709"/>
        <w:jc w:val="center"/>
        <w:rPr>
          <w:color w:val="000000" w:themeColor="text1"/>
        </w:rPr>
      </w:pPr>
      <w:r w:rsidRPr="00237BB5">
        <w:rPr>
          <w:b/>
          <w:color w:val="000000" w:themeColor="text1"/>
        </w:rPr>
        <w:t>Порядок внесения изменений, отмена юридической значимости (</w:t>
      </w:r>
      <w:r w:rsidR="00A07AD1" w:rsidRPr="00237BB5">
        <w:rPr>
          <w:b/>
          <w:color w:val="000000" w:themeColor="text1"/>
        </w:rPr>
        <w:t>аннулирование) электронных</w:t>
      </w:r>
      <w:r w:rsidRPr="00237BB5">
        <w:rPr>
          <w:b/>
          <w:color w:val="000000" w:themeColor="text1"/>
        </w:rPr>
        <w:t xml:space="preserve"> документов</w:t>
      </w:r>
    </w:p>
    <w:p w14:paraId="04987B61" w14:textId="77777777" w:rsidR="00A07AD1" w:rsidRPr="00237BB5" w:rsidRDefault="00A07AD1" w:rsidP="00A07AD1">
      <w:pPr>
        <w:pStyle w:val="afa"/>
        <w:numPr>
          <w:ilvl w:val="0"/>
          <w:numId w:val="15"/>
        </w:numPr>
        <w:jc w:val="both"/>
      </w:pPr>
      <w:r w:rsidRPr="00237BB5">
        <w:t>Формализованные электронные документы</w:t>
      </w:r>
    </w:p>
    <w:p w14:paraId="41F792C7" w14:textId="741E7BD6" w:rsidR="00A07AD1" w:rsidRPr="00237BB5" w:rsidRDefault="00A07AD1" w:rsidP="00A07AD1">
      <w:pPr>
        <w:pStyle w:val="afa"/>
        <w:numPr>
          <w:ilvl w:val="1"/>
          <w:numId w:val="15"/>
        </w:numPr>
        <w:jc w:val="both"/>
      </w:pPr>
      <w:r w:rsidRPr="00237BB5">
        <w:t>Исправление ошибки</w:t>
      </w:r>
    </w:p>
    <w:p w14:paraId="0F939F70" w14:textId="77777777" w:rsidR="00A07AD1" w:rsidRPr="00237BB5" w:rsidRDefault="00AF77CF" w:rsidP="00AF77CF">
      <w:pPr>
        <w:ind w:firstLine="709"/>
        <w:jc w:val="both"/>
        <w:rPr>
          <w:color w:val="000000" w:themeColor="text1"/>
        </w:rPr>
      </w:pPr>
      <w:r w:rsidRPr="00237BB5">
        <w:rPr>
          <w:color w:val="000000" w:themeColor="text1"/>
        </w:rPr>
        <w:tab/>
        <w:t>В случае обнаружения любой из Сторон в выставленном СЧФ, СЧФДОП, ДОП, КСЧФ, КСЧФДИС, ДИС ошибки, Стороны осуществляют действия в соответствии с Налоговым кодексом РФ и приказом Минфина России</w:t>
      </w:r>
      <w:r w:rsidR="00835642" w:rsidRPr="00237BB5">
        <w:rPr>
          <w:color w:val="000000" w:themeColor="text1"/>
        </w:rPr>
        <w:t xml:space="preserve"> </w:t>
      </w:r>
      <w:r w:rsidRPr="00237BB5">
        <w:rPr>
          <w:color w:val="000000" w:themeColor="text1"/>
        </w:rPr>
        <w:t>от 05.02.2021 № 14н «Об утверждении Порядка выставления и получения счетов-фактур в электронной форме по телекоммуникационным каналам связи с применением усиленной квалифи</w:t>
      </w:r>
      <w:r w:rsidR="00835642" w:rsidRPr="00237BB5">
        <w:rPr>
          <w:color w:val="000000" w:themeColor="text1"/>
        </w:rPr>
        <w:t>цированной электронной подписи»</w:t>
      </w:r>
      <w:r w:rsidRPr="00237BB5">
        <w:rPr>
          <w:color w:val="000000" w:themeColor="text1"/>
        </w:rPr>
        <w:t xml:space="preserve">, иными нормативными правовыми актами, применимыми к составлению и исправлению указанных документов. </w:t>
      </w:r>
    </w:p>
    <w:p w14:paraId="3544FD01" w14:textId="77777777" w:rsidR="00A07AD1" w:rsidRPr="00237BB5" w:rsidRDefault="00AF77CF" w:rsidP="00AF77CF">
      <w:pPr>
        <w:ind w:firstLine="709"/>
        <w:jc w:val="both"/>
        <w:rPr>
          <w:color w:val="000000" w:themeColor="text1"/>
        </w:rPr>
      </w:pPr>
      <w:r w:rsidRPr="00237BB5">
        <w:rPr>
          <w:color w:val="000000" w:themeColor="text1"/>
        </w:rPr>
        <w:t>Исправление ошибки в данных документах осуществляется путем выставления Направляющей стороной подписанного</w:t>
      </w:r>
      <w:r w:rsidR="00A07AD1" w:rsidRPr="00237BB5">
        <w:rPr>
          <w:color w:val="000000" w:themeColor="text1"/>
        </w:rPr>
        <w:t xml:space="preserve"> нового ЭД</w:t>
      </w:r>
      <w:r w:rsidRPr="00237BB5">
        <w:rPr>
          <w:color w:val="000000" w:themeColor="text1"/>
        </w:rPr>
        <w:t>-</w:t>
      </w:r>
      <w:r w:rsidRPr="00237BB5">
        <w:t xml:space="preserve">исправления </w:t>
      </w:r>
      <w:r w:rsidR="00A07AD1" w:rsidRPr="00237BB5">
        <w:t xml:space="preserve">взамен первоначального </w:t>
      </w:r>
      <w:r w:rsidRPr="00237BB5">
        <w:t xml:space="preserve">(в случае </w:t>
      </w:r>
      <w:r w:rsidRPr="00237BB5">
        <w:rPr>
          <w:color w:val="000000" w:themeColor="text1"/>
        </w:rPr>
        <w:t xml:space="preserve">одностороннего ЭД) и подписания Сторонами ЭД-исправления (в случае двустороннего ЭД). ЭД-исправление должен содержать в себе все реквизиты первоначально выставленного ЭД с заменой тех сведений, в которых была выявлена ошибка, номер и дату исправления. </w:t>
      </w:r>
    </w:p>
    <w:p w14:paraId="4B13CFB3" w14:textId="77777777" w:rsidR="00A07AD1" w:rsidRPr="00237BB5" w:rsidRDefault="00AF77CF" w:rsidP="00AF77CF">
      <w:pPr>
        <w:ind w:firstLine="709"/>
        <w:jc w:val="both"/>
        <w:rPr>
          <w:color w:val="000000" w:themeColor="text1"/>
        </w:rPr>
      </w:pPr>
      <w:r w:rsidRPr="00237BB5">
        <w:rPr>
          <w:color w:val="000000" w:themeColor="text1"/>
        </w:rPr>
        <w:t xml:space="preserve">Направляющая Сторона выставляет ЭД-исправление по собственной инициативе, когда она самостоятельно выявила ошибку в первоначально выставленном ЭД, или после получения от Получающей Стороны уведомления об уточнении ЭД. Если Направляющая Сторона выставляет ЭД-исправление по собственной инициативе, она посредством электронной почты уведомляет Получающую сторону о причине такого исправления. </w:t>
      </w:r>
    </w:p>
    <w:p w14:paraId="74006327" w14:textId="77777777" w:rsidR="00A07AD1" w:rsidRPr="00237BB5" w:rsidRDefault="00AF77CF" w:rsidP="00AF77CF">
      <w:pPr>
        <w:ind w:firstLine="709"/>
        <w:jc w:val="both"/>
        <w:rPr>
          <w:color w:val="000000" w:themeColor="text1"/>
        </w:rPr>
      </w:pPr>
      <w:r w:rsidRPr="00237BB5">
        <w:rPr>
          <w:color w:val="000000" w:themeColor="text1"/>
        </w:rPr>
        <w:t xml:space="preserve">Первоначально выставленные СЧФ и КСЧФ (односторонние ЭД) утрачивают юридическую силу и не подлежат применению во взаимоотношениях Сторон с момента выставления Направляющей Стороной соответствующих подписанных ЭД-исправлений в установленном нормативными правовыми актами и настоящим Соглашением порядке. </w:t>
      </w:r>
    </w:p>
    <w:p w14:paraId="0BC4459D" w14:textId="77777777" w:rsidR="00A07AD1" w:rsidRPr="00237BB5" w:rsidRDefault="00AF77CF" w:rsidP="00AF77CF">
      <w:pPr>
        <w:ind w:firstLine="709"/>
        <w:jc w:val="both"/>
        <w:rPr>
          <w:color w:val="000000" w:themeColor="text1"/>
        </w:rPr>
      </w:pPr>
      <w:r w:rsidRPr="00237BB5">
        <w:rPr>
          <w:color w:val="000000" w:themeColor="text1"/>
        </w:rPr>
        <w:t xml:space="preserve">Первоначально выставленные ДОП и ДИС (двусторонние ЭД), неподписанные Получающей Стороной, не являются первичными учетными документами, не имеют юридической силы и не подлежат применению во взаимоотношениях Сторон. Первоначально выставленные ДОП и ДИС, подписанные Получающей Стороной, признаются утратившими юридическую силу и не подлежащими применению во взаимоотношениях Сторон с момента подписания Сторонами соответствующих ЭД-исправлений в установленном нормативными правовыми актами и настоящим Соглашением порядке. </w:t>
      </w:r>
    </w:p>
    <w:p w14:paraId="50C09027" w14:textId="77777777" w:rsidR="00A07AD1" w:rsidRPr="00237BB5" w:rsidRDefault="00AF77CF" w:rsidP="00AF77CF">
      <w:pPr>
        <w:ind w:firstLine="709"/>
        <w:jc w:val="both"/>
        <w:rPr>
          <w:color w:val="000000" w:themeColor="text1"/>
        </w:rPr>
      </w:pPr>
      <w:r w:rsidRPr="00237BB5">
        <w:rPr>
          <w:color w:val="000000" w:themeColor="text1"/>
        </w:rPr>
        <w:t xml:space="preserve">Первоначально выставленные СЧФДОП и КСЧФДИС вне зависимости от факта их подписания или не подписания Получающей стороной в части функции СЧФ и КСЧФ признаются утратившими юридическую силу и не подлежащими применению во взаимоотношениях Сторон с момента выставления Направляющей Стороной соответствующих ЭД-исправлений в установленном нормативными правовыми актами и настоящим Соглашением порядке. </w:t>
      </w:r>
    </w:p>
    <w:p w14:paraId="5A5BC2CC" w14:textId="77777777" w:rsidR="00A07AD1" w:rsidRPr="00237BB5" w:rsidRDefault="00AF77CF" w:rsidP="00AF77CF">
      <w:pPr>
        <w:ind w:firstLine="709"/>
        <w:jc w:val="both"/>
        <w:rPr>
          <w:color w:val="000000" w:themeColor="text1"/>
        </w:rPr>
      </w:pPr>
      <w:r w:rsidRPr="00237BB5">
        <w:rPr>
          <w:color w:val="000000" w:themeColor="text1"/>
        </w:rPr>
        <w:t xml:space="preserve">Первоначально выставленные СЧФДОП и КСЧФДИС, не подписанные Получающей стороной, в части функции ДОП и ДИС не являются первичными учетными документами, не имеют юридической силы и не подлежат применению во взаимоотношениях Сторон. </w:t>
      </w:r>
    </w:p>
    <w:p w14:paraId="248C2B04" w14:textId="1C905A4B" w:rsidR="00A07AD1" w:rsidRPr="00237BB5" w:rsidRDefault="00AF77CF" w:rsidP="00787B27">
      <w:pPr>
        <w:ind w:firstLine="709"/>
        <w:jc w:val="both"/>
        <w:rPr>
          <w:color w:val="000000" w:themeColor="text1"/>
        </w:rPr>
      </w:pPr>
      <w:r w:rsidRPr="00237BB5">
        <w:rPr>
          <w:color w:val="000000" w:themeColor="text1"/>
        </w:rPr>
        <w:t>Первоначально выставленные СЧФДОП и КСЧФДИС, подписанные Получающей стороной, в части функции ДОП и ДИС признаются утратившими юридическую силу и не подлежащими применению во взаимоотношениях Сторон с момента подписания Сторонами соответствующих ЭД-исправлений в установленном нормативными правовыми актами и настоящим Соглашением порядке.</w:t>
      </w:r>
    </w:p>
    <w:p w14:paraId="367ED872" w14:textId="77777777" w:rsidR="00A07AD1" w:rsidRPr="00237BB5" w:rsidRDefault="00A07AD1" w:rsidP="00A07AD1">
      <w:pPr>
        <w:pStyle w:val="afa"/>
        <w:numPr>
          <w:ilvl w:val="1"/>
          <w:numId w:val="15"/>
        </w:numPr>
        <w:jc w:val="both"/>
      </w:pPr>
      <w:r w:rsidRPr="00237BB5">
        <w:t>Корректировка при изменении стоимости отгруженных товаров (выполненных работ, оказанных услуг)</w:t>
      </w:r>
    </w:p>
    <w:p w14:paraId="2E619337" w14:textId="77777777" w:rsidR="00A07AD1" w:rsidRPr="00237BB5" w:rsidRDefault="00A07AD1" w:rsidP="00A07AD1">
      <w:pPr>
        <w:ind w:firstLine="708"/>
        <w:jc w:val="both"/>
      </w:pPr>
      <w:r w:rsidRPr="00237BB5">
        <w:t>При наличии согласия (факт уведомления) Покупателя на изменение стоимости отгруженных товаров (выполненных работ, оказанных услуг), Продавец выставляет КСЧФ, КСЧФДИС, ДИС Стороны осуществляют действия в соответствии с Налоговым кодексом РФ и приказом Минфина России от 05.02.2021 № 14н «Об утверждении Порядка выставления и получения счетов-фактур в электронной форме по телекоммуникационным каналам связи с применением усиленной квалифицированной электронной подписи», иными нормативными правовыми актами, применимыми к составлению корректировочных документов.</w:t>
      </w:r>
    </w:p>
    <w:p w14:paraId="5A5814F2" w14:textId="694CF750" w:rsidR="00A07AD1" w:rsidRPr="00237BB5" w:rsidRDefault="00A07AD1" w:rsidP="00AF77CF">
      <w:pPr>
        <w:ind w:firstLine="709"/>
        <w:jc w:val="both"/>
        <w:rPr>
          <w:color w:val="000000" w:themeColor="text1"/>
        </w:rPr>
      </w:pPr>
    </w:p>
    <w:p w14:paraId="48B8A0BD" w14:textId="54AF5980" w:rsidR="00A07AD1" w:rsidRPr="00237BB5" w:rsidRDefault="00A07AD1" w:rsidP="00AF77CF">
      <w:pPr>
        <w:ind w:firstLine="709"/>
        <w:jc w:val="both"/>
        <w:rPr>
          <w:color w:val="000000" w:themeColor="text1"/>
        </w:rPr>
      </w:pPr>
    </w:p>
    <w:p w14:paraId="6609614F" w14:textId="4A5B2A0C" w:rsidR="00A07AD1" w:rsidRPr="00237BB5" w:rsidRDefault="00A07AD1" w:rsidP="00AF77CF">
      <w:pPr>
        <w:ind w:firstLine="709"/>
        <w:jc w:val="both"/>
        <w:rPr>
          <w:color w:val="000000" w:themeColor="text1"/>
        </w:rPr>
      </w:pPr>
    </w:p>
    <w:p w14:paraId="2668E953" w14:textId="7D1BA250" w:rsidR="00A07AD1" w:rsidRPr="00237BB5" w:rsidRDefault="00A07AD1" w:rsidP="00AF77CF">
      <w:pPr>
        <w:ind w:firstLine="709"/>
        <w:jc w:val="both"/>
        <w:rPr>
          <w:color w:val="000000" w:themeColor="text1"/>
        </w:rPr>
      </w:pPr>
    </w:p>
    <w:p w14:paraId="282EC462" w14:textId="4754E5F8" w:rsidR="00A07AD1" w:rsidRPr="00237BB5" w:rsidRDefault="00A07AD1" w:rsidP="00AF77CF">
      <w:pPr>
        <w:ind w:firstLine="709"/>
        <w:jc w:val="both"/>
        <w:rPr>
          <w:color w:val="000000" w:themeColor="text1"/>
        </w:rPr>
      </w:pPr>
    </w:p>
    <w:p w14:paraId="1F07415D" w14:textId="77777777" w:rsidR="00A07AD1" w:rsidRPr="00237BB5" w:rsidRDefault="00A07AD1" w:rsidP="00AF77CF">
      <w:pPr>
        <w:ind w:firstLine="709"/>
        <w:jc w:val="both"/>
        <w:rPr>
          <w:color w:val="000000" w:themeColor="text1"/>
        </w:rPr>
      </w:pPr>
    </w:p>
    <w:p w14:paraId="613144C4" w14:textId="092C4F4B" w:rsidR="00A07AD1" w:rsidRPr="00237BB5" w:rsidRDefault="00A07AD1" w:rsidP="00A07AD1">
      <w:pPr>
        <w:pStyle w:val="afa"/>
        <w:numPr>
          <w:ilvl w:val="0"/>
          <w:numId w:val="15"/>
        </w:numPr>
        <w:jc w:val="both"/>
      </w:pPr>
      <w:r w:rsidRPr="00237BB5">
        <w:lastRenderedPageBreak/>
        <w:t>Неформализованные электронные документы</w:t>
      </w:r>
    </w:p>
    <w:p w14:paraId="02A250C0" w14:textId="1806F07B" w:rsidR="00A07AD1" w:rsidRPr="00237BB5" w:rsidRDefault="00A07AD1" w:rsidP="00A07AD1">
      <w:pPr>
        <w:ind w:firstLine="708"/>
        <w:jc w:val="both"/>
        <w:rPr>
          <w:color w:val="000000" w:themeColor="text1"/>
        </w:rPr>
      </w:pPr>
      <w:r w:rsidRPr="00237BB5">
        <w:rPr>
          <w:color w:val="000000" w:themeColor="text1"/>
        </w:rPr>
        <w:t xml:space="preserve"> </w:t>
      </w:r>
      <w:r w:rsidR="00AF77CF" w:rsidRPr="00237BB5">
        <w:rPr>
          <w:color w:val="000000" w:themeColor="text1"/>
        </w:rPr>
        <w:t>В случае обнаружения любой из Сторон в выставленн</w:t>
      </w:r>
      <w:r w:rsidR="003F2AEF" w:rsidRPr="00237BB5">
        <w:rPr>
          <w:color w:val="000000" w:themeColor="text1"/>
        </w:rPr>
        <w:t>ом</w:t>
      </w:r>
      <w:r w:rsidR="00AF77CF" w:rsidRPr="00237BB5">
        <w:rPr>
          <w:color w:val="000000" w:themeColor="text1"/>
        </w:rPr>
        <w:t xml:space="preserve"> ЭД, отличн</w:t>
      </w:r>
      <w:r w:rsidR="003F2AEF" w:rsidRPr="00237BB5">
        <w:rPr>
          <w:color w:val="000000" w:themeColor="text1"/>
        </w:rPr>
        <w:t>ом</w:t>
      </w:r>
      <w:r w:rsidR="00AF77CF" w:rsidRPr="00237BB5">
        <w:rPr>
          <w:color w:val="000000" w:themeColor="text1"/>
        </w:rPr>
        <w:t xml:space="preserve"> от СЧФ, СЧФДОП, ДОП, КСЧФ, КСЧФДИС и ДИС, </w:t>
      </w:r>
      <w:r w:rsidR="00C976FC" w:rsidRPr="00237BB5">
        <w:rPr>
          <w:color w:val="000000" w:themeColor="text1"/>
        </w:rPr>
        <w:t xml:space="preserve">ошибки, </w:t>
      </w:r>
      <w:r w:rsidR="00C976FC" w:rsidRPr="00237BB5">
        <w:t>либо</w:t>
      </w:r>
      <w:r w:rsidRPr="00237BB5">
        <w:t xml:space="preserve"> согласия (факт уведомления) Покупателя на изменение стоимости отгруженных товаров (выполненных работ, оказанных услуг), </w:t>
      </w:r>
      <w:r w:rsidR="00AF77CF" w:rsidRPr="00237BB5">
        <w:rPr>
          <w:color w:val="000000" w:themeColor="text1"/>
        </w:rPr>
        <w:t xml:space="preserve">Стороны руководствуются положениями настоящего пункта. </w:t>
      </w:r>
    </w:p>
    <w:p w14:paraId="050FD04A" w14:textId="78050714" w:rsidR="00A07AD1" w:rsidRPr="00237BB5" w:rsidRDefault="00AF77CF" w:rsidP="00A07AD1">
      <w:pPr>
        <w:ind w:firstLine="709"/>
        <w:jc w:val="both"/>
        <w:rPr>
          <w:color w:val="FF0000"/>
        </w:rPr>
      </w:pPr>
      <w:r w:rsidRPr="00237BB5">
        <w:rPr>
          <w:color w:val="000000" w:themeColor="text1"/>
        </w:rPr>
        <w:t>Исправление ошибки</w:t>
      </w:r>
      <w:r w:rsidR="00A07AD1" w:rsidRPr="00237BB5">
        <w:rPr>
          <w:color w:val="000000" w:themeColor="text1"/>
        </w:rPr>
        <w:t>, корректировки</w:t>
      </w:r>
      <w:r w:rsidRPr="00237BB5">
        <w:rPr>
          <w:color w:val="000000" w:themeColor="text1"/>
        </w:rPr>
        <w:t xml:space="preserve"> в данных документах осуществляется путем выставления Направляющей стороной подписанного</w:t>
      </w:r>
      <w:r w:rsidR="00A07AD1" w:rsidRPr="00237BB5">
        <w:rPr>
          <w:color w:val="000000" w:themeColor="text1"/>
        </w:rPr>
        <w:t xml:space="preserve"> нового </w:t>
      </w:r>
      <w:r w:rsidRPr="00237BB5">
        <w:rPr>
          <w:color w:val="000000" w:themeColor="text1"/>
        </w:rPr>
        <w:t xml:space="preserve">ЭД-исправления </w:t>
      </w:r>
      <w:r w:rsidR="00A07AD1" w:rsidRPr="00237BB5">
        <w:t xml:space="preserve">взамен первоначального </w:t>
      </w:r>
      <w:r w:rsidRPr="00237BB5">
        <w:rPr>
          <w:color w:val="000000" w:themeColor="text1"/>
        </w:rPr>
        <w:t xml:space="preserve">(в случае одностороннего ЭД) и подписания Сторонами ЭД-исправления (в случае двустороннего ЭД). ЭД-исправление должен содержать в себе все реквизиты первоначально выставленного ЭД с заменой тех сведений, в которых была выявлена ошибка, </w:t>
      </w:r>
      <w:r w:rsidR="00A07AD1" w:rsidRPr="00237BB5">
        <w:t>корректировка</w:t>
      </w:r>
      <w:r w:rsidR="00F459AD">
        <w:t>,</w:t>
      </w:r>
      <w:r w:rsidR="00A07AD1" w:rsidRPr="00237BB5">
        <w:rPr>
          <w:color w:val="000000" w:themeColor="text1"/>
        </w:rPr>
        <w:t xml:space="preserve"> номер и дату исправления</w:t>
      </w:r>
      <w:r w:rsidR="00A07AD1" w:rsidRPr="00237BB5">
        <w:t xml:space="preserve">, корректировки. </w:t>
      </w:r>
    </w:p>
    <w:p w14:paraId="1934E358" w14:textId="77777777" w:rsidR="00A07AD1" w:rsidRPr="00237BB5" w:rsidRDefault="00AF77CF" w:rsidP="00A07AD1">
      <w:pPr>
        <w:ind w:firstLine="708"/>
        <w:jc w:val="both"/>
        <w:rPr>
          <w:color w:val="000000" w:themeColor="text1"/>
        </w:rPr>
      </w:pPr>
      <w:r w:rsidRPr="00237BB5">
        <w:rPr>
          <w:color w:val="000000" w:themeColor="text1"/>
        </w:rPr>
        <w:t>Направляющая Сторона выставляет ЭД-исправление по собственной инициативе, когда она самостоятельно выявила ошибку</w:t>
      </w:r>
      <w:r w:rsidR="00A07AD1" w:rsidRPr="00237BB5">
        <w:rPr>
          <w:color w:val="000000" w:themeColor="text1"/>
        </w:rPr>
        <w:t xml:space="preserve">, </w:t>
      </w:r>
      <w:r w:rsidR="00A07AD1" w:rsidRPr="00237BB5">
        <w:t>корректировку</w:t>
      </w:r>
      <w:r w:rsidRPr="00237BB5">
        <w:rPr>
          <w:color w:val="000000" w:themeColor="text1"/>
        </w:rPr>
        <w:t xml:space="preserve"> в первоначально выставленном ЭД, или после получения от Получающей Стороны уведомления об уточнении ЭД. При этом Получающая сторона использует форму уведомления об уточнении ЭД, применимую в случае выставления СЧФ, СЧФДОП, ДОП, КСЧФ, КСЧФДИС и ДИС. </w:t>
      </w:r>
    </w:p>
    <w:p w14:paraId="08D9B7AC" w14:textId="77777777" w:rsidR="00787B27" w:rsidRPr="00237BB5" w:rsidRDefault="00AF77CF" w:rsidP="00A07AD1">
      <w:pPr>
        <w:ind w:firstLine="708"/>
        <w:jc w:val="both"/>
        <w:rPr>
          <w:color w:val="000000" w:themeColor="text1"/>
        </w:rPr>
      </w:pPr>
      <w:r w:rsidRPr="00237BB5">
        <w:rPr>
          <w:color w:val="000000" w:themeColor="text1"/>
        </w:rPr>
        <w:t xml:space="preserve">Если Направляющая Сторона выставляет ЭД-исправление по собственной инициативе, она посредством электронной почты уведомляет Получающую сторону о причине такого исправления. Первоначально выставленный односторонний ЭД признается утратившим юридическую силу и не подлежащим применению во взаимоотношениях Сторон с момента выставления Направляющей Стороной соответствующего ЭД-исправления. </w:t>
      </w:r>
    </w:p>
    <w:p w14:paraId="1420AA81" w14:textId="77777777" w:rsidR="00787B27" w:rsidRPr="00237BB5" w:rsidRDefault="00AF77CF" w:rsidP="00787B27">
      <w:pPr>
        <w:ind w:firstLine="708"/>
        <w:jc w:val="both"/>
        <w:rPr>
          <w:color w:val="000000" w:themeColor="text1"/>
        </w:rPr>
      </w:pPr>
      <w:r w:rsidRPr="00237BB5">
        <w:rPr>
          <w:color w:val="000000" w:themeColor="text1"/>
        </w:rPr>
        <w:t>Первоначально выставленный двусторонний ЭД, не подписанный Получающей Стороной, признается не имеющим юридической силы и не подлежащим применению во взаимоотношениях Сторон с момента его выставления. Первоначально выставленный ЭД, подписанный Получающей Стороной, признается утратившим юридическую силу и не подлежащим применению во взаимоотношениях Сторон с момента подписания Сторонами ЭД-исправления.</w:t>
      </w:r>
    </w:p>
    <w:p w14:paraId="2BB5F42E" w14:textId="77777777" w:rsidR="00787B27" w:rsidRPr="00237BB5" w:rsidRDefault="00787B27" w:rsidP="00787B27">
      <w:pPr>
        <w:pStyle w:val="afa"/>
        <w:ind w:left="1069"/>
        <w:rPr>
          <w:color w:val="000000" w:themeColor="text1"/>
        </w:rPr>
      </w:pPr>
    </w:p>
    <w:p w14:paraId="1F07707C" w14:textId="39DB4369" w:rsidR="00787B27" w:rsidRPr="00237BB5" w:rsidRDefault="00787B27" w:rsidP="00787B27">
      <w:pPr>
        <w:pStyle w:val="afa"/>
        <w:numPr>
          <w:ilvl w:val="0"/>
          <w:numId w:val="15"/>
        </w:numPr>
        <w:rPr>
          <w:color w:val="000000" w:themeColor="text1"/>
        </w:rPr>
      </w:pPr>
      <w:r w:rsidRPr="00237BB5">
        <w:rPr>
          <w:color w:val="000000" w:themeColor="text1"/>
        </w:rPr>
        <w:t>Отмена юридической значимости (аннулирование).</w:t>
      </w:r>
    </w:p>
    <w:p w14:paraId="3929B9E3" w14:textId="64B12387" w:rsidR="00787B27" w:rsidRPr="00237BB5" w:rsidRDefault="00787B27" w:rsidP="00787B27">
      <w:pPr>
        <w:ind w:firstLine="708"/>
        <w:jc w:val="both"/>
      </w:pPr>
      <w:r w:rsidRPr="00237BB5">
        <w:t xml:space="preserve">Под аннулированием электронного документа понимается только отмена его юридической значимости. </w:t>
      </w:r>
    </w:p>
    <w:p w14:paraId="058640DF" w14:textId="0A516FDA" w:rsidR="00AF77CF" w:rsidRPr="00237BB5" w:rsidRDefault="00AF77CF" w:rsidP="00787B27">
      <w:pPr>
        <w:ind w:firstLine="708"/>
        <w:jc w:val="both"/>
        <w:rPr>
          <w:color w:val="000000" w:themeColor="text1"/>
        </w:rPr>
      </w:pPr>
      <w:r w:rsidRPr="00237BB5">
        <w:rPr>
          <w:color w:val="000000" w:themeColor="text1"/>
        </w:rPr>
        <w:t xml:space="preserve">В случае </w:t>
      </w:r>
      <w:r w:rsidR="00787B27" w:rsidRPr="00237BB5">
        <w:t xml:space="preserve">если не представляется возможным оформить исправленный или корректировочный СЧФ, СЧФДОП, ДОП, КСЧФ, КСЧФДИС и ДИС (например, </w:t>
      </w:r>
      <w:r w:rsidRPr="00237BB5">
        <w:rPr>
          <w:color w:val="000000" w:themeColor="text1"/>
        </w:rPr>
        <w:t>Направляющая сторона ошибочно выставила ЭД, который не должен был выставляться в адрес Получающей Стороны (когда ЭД выставлен в отношении отсутствующего факта хозяйственной жизни или в отношении одного и того же факта хозяйственной жизни выставлены два или несколько ЭД)</w:t>
      </w:r>
      <w:r w:rsidR="003006C1">
        <w:rPr>
          <w:color w:val="000000" w:themeColor="text1"/>
        </w:rPr>
        <w:t>)</w:t>
      </w:r>
      <w:r w:rsidRPr="00237BB5">
        <w:rPr>
          <w:color w:val="000000" w:themeColor="text1"/>
        </w:rPr>
        <w:t>, Стороны отменяют юридическую значимость выставленного ЭД в соответствии с положениями настоящего пункта.</w:t>
      </w:r>
    </w:p>
    <w:p w14:paraId="0A734DB5" w14:textId="698C765A" w:rsidR="00AF77CF" w:rsidRPr="0011707E" w:rsidRDefault="00AF77CF" w:rsidP="0011707E">
      <w:pPr>
        <w:rPr>
          <w:rFonts w:ascii="Arial" w:hAnsi="Arial" w:cs="Arial"/>
          <w:color w:val="000000"/>
        </w:rPr>
      </w:pPr>
      <w:r w:rsidRPr="00237BB5">
        <w:rPr>
          <w:color w:val="000000" w:themeColor="text1"/>
        </w:rPr>
        <w:t xml:space="preserve">В случае если оператором ЭДО Стороны-2 является АО «ПФ «СКБ Контур», или Оператор ЭДО, с которым доступна функция подписания соглашения об отмене юридической значимости электронного документа в роуминге, Стороны осуществляют подписание соглашения об отмене юридической значимости электронного документа в соответствии с внутренними правилами АО «ПФ «СКБ Контур», регулирующими работу в его информационной системе и размещенными на его сайте в сети «Интернет» по следующему адресу: </w:t>
      </w:r>
      <w:hyperlink r:id="rId16" w:anchor="header_20838_1" w:history="1">
        <w:r w:rsidR="0011707E">
          <w:rPr>
            <w:rStyle w:val="ac"/>
          </w:rPr>
          <w:t>https://kontur.ru/diadoc/spravka/20838-annulirovanie_dokumentov_v_edo#header_20838_1</w:t>
        </w:r>
      </w:hyperlink>
      <w:r w:rsidRPr="00237BB5">
        <w:rPr>
          <w:color w:val="000000" w:themeColor="text1"/>
        </w:rPr>
        <w:t xml:space="preserve">. Форма и формат соглашения об отмене юридической значимости электронного документа устанавливаются внутренними правилами АО «ПФ «СКБ Контур». Информация о доступности функции подписания соглашения об отмене юридической значимости электронного документа предоставляется по запросу по следующему адресу: </w:t>
      </w:r>
      <w:hyperlink r:id="rId17" w:history="1">
        <w:r w:rsidRPr="00237BB5">
          <w:rPr>
            <w:rStyle w:val="ac"/>
          </w:rPr>
          <w:t>https://www.diadoc.ru/support</w:t>
        </w:r>
      </w:hyperlink>
      <w:r w:rsidRPr="00237BB5">
        <w:rPr>
          <w:color w:val="000000" w:themeColor="text1"/>
        </w:rPr>
        <w:t>.</w:t>
      </w:r>
    </w:p>
    <w:p w14:paraId="0478D00E" w14:textId="77777777" w:rsidR="00AF77CF" w:rsidRPr="00237BB5" w:rsidRDefault="00AF77CF" w:rsidP="00AF77CF">
      <w:pPr>
        <w:ind w:firstLine="709"/>
        <w:jc w:val="both"/>
        <w:rPr>
          <w:color w:val="000000" w:themeColor="text1"/>
        </w:rPr>
      </w:pPr>
      <w:r w:rsidRPr="00237BB5">
        <w:rPr>
          <w:color w:val="000000" w:themeColor="text1"/>
        </w:rPr>
        <w:t xml:space="preserve">В случае если Оператором ЭДО Стороны-2 является иное лицо, Направляющая сторона формирует соглашение об отмене юридической значимости электронного документа в формате </w:t>
      </w:r>
      <w:r w:rsidRPr="00237BB5">
        <w:rPr>
          <w:color w:val="000000" w:themeColor="text1"/>
          <w:lang w:val="en-US"/>
        </w:rPr>
        <w:t>pdf</w:t>
      </w:r>
      <w:r w:rsidRPr="00237BB5">
        <w:rPr>
          <w:color w:val="000000" w:themeColor="text1"/>
        </w:rPr>
        <w:t xml:space="preserve"> по форме, установленной в Приложении № 4 к настоящему Соглашению.</w:t>
      </w:r>
    </w:p>
    <w:p w14:paraId="29D25E83" w14:textId="4441B875" w:rsidR="00AF77CF" w:rsidRPr="00237BB5" w:rsidRDefault="00AF77CF" w:rsidP="00AF77CF">
      <w:pPr>
        <w:ind w:firstLine="709"/>
        <w:jc w:val="both"/>
        <w:rPr>
          <w:color w:val="000000" w:themeColor="text1"/>
        </w:rPr>
      </w:pPr>
      <w:r w:rsidRPr="00237BB5">
        <w:rPr>
          <w:color w:val="000000" w:themeColor="text1"/>
        </w:rPr>
        <w:t>Ошибочно выставленный ЭД признается утратившим юридическую силу с момента подписания Сторонами соглашения об отмене его юридической значимости.</w:t>
      </w:r>
    </w:p>
    <w:p w14:paraId="284E3A7F" w14:textId="1DF2D727" w:rsidR="00787B27" w:rsidRPr="00237BB5" w:rsidRDefault="00787B27" w:rsidP="00AF77CF">
      <w:pPr>
        <w:ind w:firstLine="709"/>
        <w:jc w:val="both"/>
        <w:rPr>
          <w:color w:val="000000" w:themeColor="text1"/>
        </w:rPr>
      </w:pPr>
    </w:p>
    <w:p w14:paraId="22FA89E7" w14:textId="4E1E74D3" w:rsidR="00787B27" w:rsidRPr="00237BB5" w:rsidRDefault="00787B27" w:rsidP="00787B27">
      <w:pPr>
        <w:pStyle w:val="afa"/>
        <w:numPr>
          <w:ilvl w:val="0"/>
          <w:numId w:val="15"/>
        </w:numPr>
        <w:jc w:val="both"/>
      </w:pPr>
      <w:r w:rsidRPr="00237BB5">
        <w:t>Изменение договорных документов.</w:t>
      </w:r>
    </w:p>
    <w:p w14:paraId="277E3AE5" w14:textId="77777777" w:rsidR="00787B27" w:rsidRPr="00237BB5" w:rsidRDefault="00787B27" w:rsidP="00787B27">
      <w:pPr>
        <w:ind w:firstLine="708"/>
        <w:jc w:val="both"/>
      </w:pPr>
      <w:r w:rsidRPr="00237BB5">
        <w:t xml:space="preserve">Расторжение договорных документов осуществляется в соответствии с положениями гражданского законодательства РФ. </w:t>
      </w:r>
    </w:p>
    <w:p w14:paraId="01749D8B" w14:textId="33CD1989" w:rsidR="00787B27" w:rsidRPr="00237BB5" w:rsidRDefault="00787B27" w:rsidP="00787B27">
      <w:pPr>
        <w:jc w:val="both"/>
      </w:pPr>
    </w:p>
    <w:p w14:paraId="2B78CC28" w14:textId="77777777" w:rsidR="00787B27" w:rsidRPr="00237BB5" w:rsidRDefault="00787B27" w:rsidP="00787B27">
      <w:pPr>
        <w:pStyle w:val="afa"/>
        <w:numPr>
          <w:ilvl w:val="0"/>
          <w:numId w:val="15"/>
        </w:numPr>
      </w:pPr>
      <w:r w:rsidRPr="00237BB5">
        <w:t>Общие положения</w:t>
      </w:r>
    </w:p>
    <w:p w14:paraId="14CEF4FE" w14:textId="77777777" w:rsidR="00787B27" w:rsidRPr="00237BB5" w:rsidRDefault="00787B27" w:rsidP="00787B27">
      <w:pPr>
        <w:ind w:firstLine="708"/>
      </w:pPr>
      <w:r w:rsidRPr="00237BB5">
        <w:t>Новый (исправленный) ЭД должен содержать указание на то, что он составлен взамен первоначального ЭД, дату исправления, а также электронные подписи лиц, составивших ЭД (при исправлении) с указанием их должностей, фамилий и инициалов либо иных реквизитов, необходимых для идентификации этих лиц. Средства воспроизведения нового (исправленного) ЭД должны обеспечить невозможность использования его отдельно от первоначального ЭД.</w:t>
      </w:r>
    </w:p>
    <w:p w14:paraId="175436CB" w14:textId="22142A45" w:rsidR="00787B27" w:rsidRPr="00237BB5" w:rsidRDefault="00787B27" w:rsidP="00787B27">
      <w:pPr>
        <w:ind w:firstLine="708"/>
      </w:pPr>
      <w:r w:rsidRPr="00237BB5">
        <w:t>Стороны договорились, что первоначальный ЭД, утра</w:t>
      </w:r>
      <w:r w:rsidR="00ED694D">
        <w:t>тивший юридическую силу, подлежи</w:t>
      </w:r>
      <w:r w:rsidRPr="00237BB5">
        <w:t>т хранению Сторонами по правилам</w:t>
      </w:r>
      <w:r w:rsidR="00ED694D">
        <w:t>, предусмотренным для документа соответствующего вида, и может</w:t>
      </w:r>
      <w:r w:rsidRPr="00237BB5">
        <w:t xml:space="preserve"> быть </w:t>
      </w:r>
      <w:r w:rsidR="00ED694D">
        <w:lastRenderedPageBreak/>
        <w:t>использован</w:t>
      </w:r>
      <w:r w:rsidRPr="00237BB5">
        <w:t xml:space="preserve"> во взаимоотношениях друг с другом для целей определения корректности исполнения Сторонами договорных обязательств.</w:t>
      </w:r>
    </w:p>
    <w:p w14:paraId="6CDDA880" w14:textId="77777777" w:rsidR="00787B27" w:rsidRPr="00237BB5" w:rsidRDefault="00787B27" w:rsidP="00787B27"/>
    <w:p w14:paraId="0CEC4B19" w14:textId="470C1B21" w:rsidR="00AF77CF" w:rsidRPr="00237BB5" w:rsidRDefault="00AF77CF" w:rsidP="00787B27">
      <w:pPr>
        <w:rPr>
          <w:color w:val="000000" w:themeColor="text1"/>
        </w:rPr>
      </w:pPr>
    </w:p>
    <w:p w14:paraId="6009AFAF" w14:textId="77777777" w:rsidR="00AF77CF" w:rsidRPr="00237BB5" w:rsidRDefault="00AF77CF" w:rsidP="00AF77CF">
      <w:pPr>
        <w:ind w:firstLine="360"/>
        <w:jc w:val="right"/>
        <w:rPr>
          <w:color w:val="000000" w:themeColor="text1"/>
        </w:rPr>
      </w:pPr>
    </w:p>
    <w:p w14:paraId="6EA5AFDA" w14:textId="77777777" w:rsidR="00AF77CF" w:rsidRPr="00237BB5" w:rsidRDefault="00AF77CF" w:rsidP="00AF77CF">
      <w:pPr>
        <w:ind w:firstLine="360"/>
        <w:jc w:val="right"/>
        <w:rPr>
          <w:color w:val="000000" w:themeColor="text1"/>
        </w:rPr>
      </w:pPr>
    </w:p>
    <w:p w14:paraId="655831E2" w14:textId="77777777" w:rsidR="00AF77CF" w:rsidRPr="00237BB5" w:rsidRDefault="00AF77CF" w:rsidP="00AF77CF">
      <w:pPr>
        <w:ind w:firstLine="360"/>
        <w:jc w:val="right"/>
        <w:rPr>
          <w:color w:val="000000" w:themeColor="text1"/>
        </w:rPr>
      </w:pP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F77CF" w:rsidRPr="00C32488" w14:paraId="460C2A56" w14:textId="77777777" w:rsidTr="007635AC">
        <w:tc>
          <w:tcPr>
            <w:tcW w:w="4672" w:type="dxa"/>
          </w:tcPr>
          <w:p w14:paraId="037E9654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Сторона-1</w:t>
            </w:r>
          </w:p>
          <w:p w14:paraId="2A59C538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</w:p>
          <w:p w14:paraId="50EFD1BB" w14:textId="78EF9E29" w:rsidR="00AF77CF" w:rsidRPr="00237BB5" w:rsidRDefault="00AF77CF" w:rsidP="00CF60CA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 xml:space="preserve">_________________ </w:t>
            </w:r>
            <w:r w:rsidR="00CF60CA" w:rsidRPr="00237BB5">
              <w:rPr>
                <w:rFonts w:ascii="Times New Roman" w:hAnsi="Times New Roman" w:cs="Times New Roman"/>
              </w:rPr>
              <w:t>/</w:t>
            </w:r>
            <w:r w:rsidR="00CF60CA">
              <w:rPr>
                <w:rFonts w:ascii="Times New Roman" w:hAnsi="Times New Roman" w:cs="Times New Roman"/>
              </w:rPr>
              <w:t>Шохин А.Е.</w:t>
            </w:r>
            <w:r w:rsidR="00CF60CA" w:rsidRPr="00237BB5">
              <w:rPr>
                <w:rFonts w:ascii="Times New Roman" w:hAnsi="Times New Roman" w:cs="Times New Roman"/>
              </w:rPr>
              <w:t xml:space="preserve"> </w:t>
            </w:r>
            <w:r w:rsidRPr="00237BB5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4673" w:type="dxa"/>
          </w:tcPr>
          <w:p w14:paraId="1B4DCB5A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Сторона-2</w:t>
            </w:r>
          </w:p>
          <w:p w14:paraId="127EFC10" w14:textId="77777777" w:rsidR="00AF77CF" w:rsidRPr="00237BB5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</w:p>
          <w:p w14:paraId="2C98A66A" w14:textId="77777777" w:rsidR="00AF77CF" w:rsidRPr="00C32488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237BB5">
              <w:rPr>
                <w:rFonts w:ascii="Times New Roman" w:hAnsi="Times New Roman" w:cs="Times New Roman"/>
              </w:rPr>
              <w:t>_________________ /____________ /</w:t>
            </w:r>
          </w:p>
          <w:p w14:paraId="7734F79D" w14:textId="77777777" w:rsidR="00AF77CF" w:rsidRPr="00C32488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BC0F916" w14:textId="77777777" w:rsidR="00AF77CF" w:rsidRPr="00C32488" w:rsidRDefault="00AF77CF" w:rsidP="00AF77CF">
      <w:pPr>
        <w:ind w:firstLine="360"/>
        <w:jc w:val="right"/>
        <w:rPr>
          <w:color w:val="000000" w:themeColor="text1"/>
        </w:rPr>
      </w:pPr>
    </w:p>
    <w:p w14:paraId="1520A4A6" w14:textId="77777777" w:rsidR="00AF77CF" w:rsidRPr="00C32488" w:rsidRDefault="00AF77CF" w:rsidP="00AF77CF">
      <w:pPr>
        <w:ind w:firstLine="360"/>
        <w:jc w:val="right"/>
        <w:rPr>
          <w:color w:val="000000" w:themeColor="text1"/>
        </w:rPr>
      </w:pPr>
    </w:p>
    <w:p w14:paraId="20593E1C" w14:textId="77777777" w:rsidR="00AF77CF" w:rsidRPr="00C32488" w:rsidRDefault="00AF77CF" w:rsidP="00AF77CF">
      <w:pPr>
        <w:ind w:firstLine="360"/>
        <w:jc w:val="right"/>
        <w:rPr>
          <w:color w:val="000000" w:themeColor="text1"/>
        </w:rPr>
      </w:pPr>
    </w:p>
    <w:p w14:paraId="1AB08ECB" w14:textId="77777777" w:rsidR="00AF77CF" w:rsidRPr="00C32488" w:rsidRDefault="00AF77CF" w:rsidP="00AF77CF">
      <w:pPr>
        <w:ind w:firstLine="360"/>
        <w:jc w:val="right"/>
        <w:rPr>
          <w:color w:val="000000" w:themeColor="text1"/>
        </w:rPr>
      </w:pPr>
    </w:p>
    <w:p w14:paraId="0262B454" w14:textId="77777777" w:rsidR="00AF77CF" w:rsidRPr="00C32488" w:rsidRDefault="00AF77CF" w:rsidP="00AF77CF">
      <w:pPr>
        <w:ind w:firstLine="360"/>
        <w:jc w:val="right"/>
        <w:rPr>
          <w:color w:val="000000" w:themeColor="text1"/>
        </w:rPr>
      </w:pPr>
    </w:p>
    <w:p w14:paraId="1FAC9EEF" w14:textId="77777777" w:rsidR="00AF77CF" w:rsidRPr="00C32488" w:rsidRDefault="00AF77CF" w:rsidP="00AF77CF">
      <w:pPr>
        <w:ind w:firstLine="360"/>
        <w:jc w:val="right"/>
        <w:rPr>
          <w:color w:val="000000" w:themeColor="text1"/>
        </w:rPr>
      </w:pPr>
    </w:p>
    <w:p w14:paraId="3C59F4F1" w14:textId="77777777" w:rsidR="00AF77CF" w:rsidRPr="00C32488" w:rsidRDefault="00AF77CF" w:rsidP="00AF77CF">
      <w:pPr>
        <w:ind w:firstLine="360"/>
        <w:jc w:val="right"/>
        <w:rPr>
          <w:color w:val="000000" w:themeColor="text1"/>
        </w:rPr>
      </w:pPr>
    </w:p>
    <w:p w14:paraId="6216A248" w14:textId="77777777" w:rsidR="00AF77CF" w:rsidRPr="00C32488" w:rsidRDefault="00AF77CF" w:rsidP="00AF77CF">
      <w:pPr>
        <w:rPr>
          <w:color w:val="000000" w:themeColor="text1"/>
        </w:rPr>
      </w:pPr>
    </w:p>
    <w:p w14:paraId="195C911B" w14:textId="77777777" w:rsidR="00AF77CF" w:rsidRPr="00C32488" w:rsidRDefault="00AF77CF">
      <w:pPr>
        <w:rPr>
          <w:color w:val="000000" w:themeColor="text1"/>
        </w:rPr>
      </w:pPr>
      <w:r w:rsidRPr="00C32488">
        <w:rPr>
          <w:color w:val="000000" w:themeColor="text1"/>
        </w:rPr>
        <w:br w:type="page"/>
      </w:r>
    </w:p>
    <w:p w14:paraId="0F377055" w14:textId="77777777" w:rsidR="00AF77CF" w:rsidRPr="00C32488" w:rsidRDefault="00AF77CF" w:rsidP="00AF77CF">
      <w:pPr>
        <w:rPr>
          <w:color w:val="000000" w:themeColor="text1"/>
        </w:rPr>
      </w:pPr>
    </w:p>
    <w:p w14:paraId="5CDD3735" w14:textId="77777777" w:rsidR="00AF77CF" w:rsidRPr="00C32488" w:rsidRDefault="00AF77CF" w:rsidP="00AF77CF">
      <w:pPr>
        <w:ind w:firstLine="357"/>
        <w:jc w:val="right"/>
        <w:rPr>
          <w:color w:val="000000" w:themeColor="text1"/>
        </w:rPr>
      </w:pPr>
      <w:r w:rsidRPr="00C32488">
        <w:rPr>
          <w:color w:val="000000" w:themeColor="text1"/>
        </w:rPr>
        <w:t>Приложение № 4</w:t>
      </w:r>
    </w:p>
    <w:p w14:paraId="2D9BCD4A" w14:textId="77777777" w:rsidR="00AF77CF" w:rsidRPr="00C32488" w:rsidRDefault="00AF77CF" w:rsidP="00AF77CF">
      <w:pPr>
        <w:ind w:firstLine="357"/>
        <w:jc w:val="right"/>
        <w:rPr>
          <w:color w:val="000000" w:themeColor="text1"/>
        </w:rPr>
      </w:pPr>
      <w:r w:rsidRPr="00C32488">
        <w:rPr>
          <w:color w:val="000000" w:themeColor="text1"/>
        </w:rPr>
        <w:t>к Соглашению об использовании</w:t>
      </w:r>
    </w:p>
    <w:p w14:paraId="4D1F4BFA" w14:textId="77777777" w:rsidR="00AF77CF" w:rsidRPr="00C32488" w:rsidRDefault="00AF77CF" w:rsidP="00AF77CF">
      <w:pPr>
        <w:ind w:firstLine="357"/>
        <w:jc w:val="right"/>
        <w:rPr>
          <w:color w:val="000000" w:themeColor="text1"/>
        </w:rPr>
      </w:pPr>
      <w:r w:rsidRPr="00C32488">
        <w:rPr>
          <w:color w:val="000000" w:themeColor="text1"/>
        </w:rPr>
        <w:t xml:space="preserve">электронного документооборота </w:t>
      </w:r>
    </w:p>
    <w:p w14:paraId="44B28339" w14:textId="77777777" w:rsidR="00AF77CF" w:rsidRPr="00C32488" w:rsidRDefault="00AF77CF" w:rsidP="00AF77CF">
      <w:pPr>
        <w:ind w:firstLine="357"/>
        <w:jc w:val="right"/>
        <w:rPr>
          <w:color w:val="000000" w:themeColor="text1"/>
        </w:rPr>
      </w:pPr>
      <w:r w:rsidRPr="00C32488">
        <w:rPr>
          <w:color w:val="000000" w:themeColor="text1"/>
        </w:rPr>
        <w:t>от [</w:t>
      </w:r>
      <w:r w:rsidRPr="00C32488">
        <w:rPr>
          <w:i/>
          <w:color w:val="000000" w:themeColor="text1"/>
        </w:rPr>
        <w:t>указать дату</w:t>
      </w:r>
      <w:r w:rsidRPr="00C32488">
        <w:rPr>
          <w:color w:val="000000" w:themeColor="text1"/>
        </w:rPr>
        <w:t>] № [</w:t>
      </w:r>
      <w:r w:rsidRPr="00C32488">
        <w:rPr>
          <w:i/>
          <w:color w:val="000000" w:themeColor="text1"/>
        </w:rPr>
        <w:t>указать номер</w:t>
      </w:r>
      <w:r w:rsidRPr="00C32488">
        <w:rPr>
          <w:color w:val="000000" w:themeColor="text1"/>
        </w:rPr>
        <w:t>]</w:t>
      </w:r>
    </w:p>
    <w:p w14:paraId="0F60ED8A" w14:textId="77777777" w:rsidR="00AF77CF" w:rsidRPr="00C32488" w:rsidRDefault="00AF77CF" w:rsidP="00AF77CF">
      <w:pPr>
        <w:jc w:val="center"/>
        <w:rPr>
          <w:b/>
          <w:bCs/>
          <w:color w:val="000000"/>
          <w:sz w:val="28"/>
          <w:szCs w:val="28"/>
        </w:rPr>
      </w:pPr>
    </w:p>
    <w:p w14:paraId="148573B8" w14:textId="77777777" w:rsidR="00AF77CF" w:rsidRPr="00C32488" w:rsidRDefault="00AF77CF" w:rsidP="00AF77CF">
      <w:pPr>
        <w:spacing w:before="240" w:after="60"/>
        <w:ind w:firstLine="709"/>
        <w:jc w:val="center"/>
        <w:outlineLvl w:val="0"/>
        <w:rPr>
          <w:b/>
          <w:bCs/>
          <w:kern w:val="28"/>
          <w:szCs w:val="32"/>
        </w:rPr>
      </w:pPr>
      <w:r w:rsidRPr="00C32488">
        <w:rPr>
          <w:b/>
          <w:bCs/>
          <w:kern w:val="28"/>
          <w:szCs w:val="32"/>
        </w:rPr>
        <w:t>Форма соглашения об отмене юридической значимости электронного документа</w:t>
      </w:r>
    </w:p>
    <w:p w14:paraId="5EB5103D" w14:textId="77777777" w:rsidR="00AF77CF" w:rsidRPr="00C32488" w:rsidRDefault="00AF77CF" w:rsidP="00AF77CF">
      <w:pPr>
        <w:spacing w:before="240" w:after="60"/>
        <w:ind w:firstLine="709"/>
        <w:jc w:val="center"/>
        <w:outlineLvl w:val="0"/>
        <w:rPr>
          <w:bCs/>
          <w:kern w:val="28"/>
          <w:szCs w:val="32"/>
        </w:rPr>
      </w:pPr>
      <w:r w:rsidRPr="00C32488">
        <w:rPr>
          <w:bCs/>
          <w:kern w:val="28"/>
          <w:szCs w:val="32"/>
        </w:rPr>
        <w:t>НАЧАЛО ФОРМЫ</w:t>
      </w:r>
    </w:p>
    <w:p w14:paraId="633CEF6A" w14:textId="77777777" w:rsidR="00AF77CF" w:rsidRPr="00C32488" w:rsidRDefault="00AF77CF" w:rsidP="00AF77CF">
      <w:pPr>
        <w:spacing w:before="240" w:after="60"/>
        <w:ind w:firstLine="709"/>
        <w:jc w:val="center"/>
        <w:outlineLvl w:val="0"/>
        <w:rPr>
          <w:b/>
          <w:bCs/>
          <w:kern w:val="28"/>
          <w:szCs w:val="32"/>
        </w:rPr>
      </w:pPr>
      <w:r w:rsidRPr="00C32488">
        <w:rPr>
          <w:b/>
          <w:bCs/>
          <w:kern w:val="28"/>
          <w:szCs w:val="32"/>
        </w:rPr>
        <w:t>Соглашение об отмене юридической значимости</w:t>
      </w:r>
    </w:p>
    <w:p w14:paraId="33B9ADFE" w14:textId="77777777" w:rsidR="00AF77CF" w:rsidRPr="00C32488" w:rsidRDefault="00AF77CF" w:rsidP="00AF77CF">
      <w:pPr>
        <w:spacing w:before="240" w:after="60"/>
        <w:ind w:firstLine="709"/>
        <w:jc w:val="center"/>
        <w:outlineLvl w:val="0"/>
        <w:rPr>
          <w:bCs/>
          <w:kern w:val="28"/>
          <w:szCs w:val="32"/>
        </w:rPr>
      </w:pPr>
      <w:r w:rsidRPr="00C32488">
        <w:rPr>
          <w:bCs/>
          <w:kern w:val="28"/>
          <w:szCs w:val="32"/>
        </w:rPr>
        <w:t>[</w:t>
      </w:r>
      <w:r w:rsidRPr="00C32488">
        <w:rPr>
          <w:bCs/>
          <w:i/>
          <w:kern w:val="28"/>
          <w:szCs w:val="32"/>
        </w:rPr>
        <w:t>указать наименование и реквизиты электронного документа</w:t>
      </w:r>
      <w:r w:rsidRPr="00C32488">
        <w:rPr>
          <w:bCs/>
          <w:kern w:val="28"/>
          <w:szCs w:val="32"/>
        </w:rPr>
        <w:t>]</w:t>
      </w:r>
    </w:p>
    <w:p w14:paraId="7554C61B" w14:textId="77777777" w:rsidR="00AF77CF" w:rsidRPr="00C32488" w:rsidRDefault="00AF77CF" w:rsidP="00AF77CF">
      <w:pPr>
        <w:spacing w:before="240" w:after="60"/>
        <w:ind w:firstLine="709"/>
        <w:jc w:val="center"/>
        <w:outlineLvl w:val="0"/>
        <w:rPr>
          <w:bCs/>
          <w:kern w:val="28"/>
          <w:szCs w:val="32"/>
        </w:rPr>
      </w:pPr>
    </w:p>
    <w:p w14:paraId="5040FC09" w14:textId="77777777" w:rsidR="00AF77CF" w:rsidRPr="00C32488" w:rsidRDefault="00AF77CF" w:rsidP="00AF77CF">
      <w:pPr>
        <w:spacing w:before="240" w:after="60"/>
        <w:ind w:firstLine="709"/>
        <w:jc w:val="both"/>
        <w:outlineLvl w:val="0"/>
        <w:rPr>
          <w:bCs/>
          <w:kern w:val="28"/>
          <w:szCs w:val="32"/>
        </w:rPr>
      </w:pPr>
      <w:r w:rsidRPr="00C32488">
        <w:rPr>
          <w:bCs/>
          <w:kern w:val="28"/>
          <w:szCs w:val="32"/>
        </w:rPr>
        <w:t>[</w:t>
      </w:r>
      <w:r w:rsidRPr="00C32488">
        <w:rPr>
          <w:bCs/>
          <w:i/>
          <w:kern w:val="28"/>
          <w:szCs w:val="32"/>
        </w:rPr>
        <w:t>Указать наименование Стороны-1 (указать ИНН и КПП Стороны-1)</w:t>
      </w:r>
      <w:r w:rsidRPr="00C32488">
        <w:rPr>
          <w:bCs/>
          <w:kern w:val="28"/>
          <w:szCs w:val="32"/>
        </w:rPr>
        <w:t>] и [</w:t>
      </w:r>
      <w:r w:rsidRPr="00C32488">
        <w:rPr>
          <w:bCs/>
          <w:i/>
          <w:kern w:val="28"/>
          <w:szCs w:val="32"/>
        </w:rPr>
        <w:t>указать наименование Стороны-2 (указать ИНН и КПП Стороны-2)</w:t>
      </w:r>
      <w:r w:rsidRPr="00C32488">
        <w:rPr>
          <w:bCs/>
          <w:kern w:val="28"/>
          <w:szCs w:val="32"/>
        </w:rPr>
        <w:t>] во исполнение заключенного Соглашения об использовании электронного документооборота [</w:t>
      </w:r>
      <w:r w:rsidRPr="00C32488">
        <w:rPr>
          <w:bCs/>
          <w:i/>
          <w:kern w:val="28"/>
          <w:szCs w:val="32"/>
        </w:rPr>
        <w:t>указать реквизиты Соглашения</w:t>
      </w:r>
      <w:r w:rsidRPr="00C32488">
        <w:rPr>
          <w:bCs/>
          <w:kern w:val="28"/>
          <w:szCs w:val="32"/>
        </w:rPr>
        <w:t>] заключили настоящее соглашение об отмене юридической значимости [</w:t>
      </w:r>
      <w:r w:rsidRPr="00C32488">
        <w:rPr>
          <w:bCs/>
          <w:i/>
          <w:kern w:val="28"/>
          <w:szCs w:val="32"/>
        </w:rPr>
        <w:t>указать наименование и реквизиты электронного документа</w:t>
      </w:r>
      <w:r w:rsidRPr="00C32488">
        <w:rPr>
          <w:bCs/>
          <w:kern w:val="28"/>
          <w:szCs w:val="32"/>
        </w:rPr>
        <w:t>]. Настоящее соглашение вступает в силу с момента его подписания Сторонами. [</w:t>
      </w:r>
      <w:r w:rsidRPr="00C32488">
        <w:rPr>
          <w:bCs/>
          <w:i/>
          <w:kern w:val="28"/>
          <w:szCs w:val="32"/>
        </w:rPr>
        <w:t>указать наименование и реквизиты электронного документа</w:t>
      </w:r>
      <w:r w:rsidRPr="00C32488">
        <w:rPr>
          <w:bCs/>
          <w:kern w:val="28"/>
          <w:szCs w:val="32"/>
        </w:rPr>
        <w:t>] утрачивает юридическую значимость с момента вступления в силу настоящего соглашения.</w:t>
      </w:r>
    </w:p>
    <w:p w14:paraId="6811B36B" w14:textId="77777777" w:rsidR="00AF77CF" w:rsidRPr="00C32488" w:rsidRDefault="00AF77CF" w:rsidP="00AF77CF">
      <w:pPr>
        <w:spacing w:before="240" w:after="60"/>
        <w:ind w:firstLine="709"/>
        <w:jc w:val="both"/>
        <w:outlineLvl w:val="0"/>
        <w:rPr>
          <w:bCs/>
          <w:kern w:val="28"/>
          <w:szCs w:val="32"/>
        </w:rPr>
      </w:pP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7"/>
        <w:gridCol w:w="4678"/>
      </w:tblGrid>
      <w:tr w:rsidR="00AF77CF" w:rsidRPr="00C32488" w14:paraId="0D66F785" w14:textId="77777777" w:rsidTr="007635AC">
        <w:tc>
          <w:tcPr>
            <w:tcW w:w="4813" w:type="dxa"/>
          </w:tcPr>
          <w:p w14:paraId="0A1CFB06" w14:textId="77777777" w:rsidR="00AF77CF" w:rsidRPr="00C32488" w:rsidRDefault="00AF77CF" w:rsidP="007635AC">
            <w:pPr>
              <w:spacing w:before="240" w:after="60"/>
              <w:jc w:val="both"/>
              <w:outlineLvl w:val="0"/>
              <w:rPr>
                <w:rFonts w:ascii="Times New Roman" w:hAnsi="Times New Roman" w:cs="Times New Roman"/>
                <w:bCs/>
                <w:kern w:val="28"/>
                <w:szCs w:val="32"/>
              </w:rPr>
            </w:pPr>
            <w:r w:rsidRPr="00C32488">
              <w:rPr>
                <w:rFonts w:ascii="Times New Roman" w:hAnsi="Times New Roman" w:cs="Times New Roman"/>
                <w:bCs/>
                <w:kern w:val="28"/>
                <w:szCs w:val="32"/>
                <w:lang w:val="en-US"/>
              </w:rPr>
              <w:t>[</w:t>
            </w:r>
            <w:r w:rsidRPr="00C32488">
              <w:rPr>
                <w:rFonts w:ascii="Times New Roman" w:hAnsi="Times New Roman" w:cs="Times New Roman"/>
                <w:bCs/>
                <w:i/>
                <w:kern w:val="28"/>
                <w:szCs w:val="32"/>
              </w:rPr>
              <w:t>Электронная подпись Стороны-1</w:t>
            </w:r>
            <w:r w:rsidRPr="00C32488">
              <w:rPr>
                <w:rFonts w:ascii="Times New Roman" w:hAnsi="Times New Roman" w:cs="Times New Roman"/>
                <w:bCs/>
                <w:kern w:val="28"/>
                <w:szCs w:val="32"/>
                <w:lang w:val="en-US"/>
              </w:rPr>
              <w:t>]</w:t>
            </w:r>
          </w:p>
        </w:tc>
        <w:tc>
          <w:tcPr>
            <w:tcW w:w="4814" w:type="dxa"/>
          </w:tcPr>
          <w:p w14:paraId="14D6BEEB" w14:textId="77777777" w:rsidR="00AF77CF" w:rsidRPr="00C32488" w:rsidRDefault="00AF77CF" w:rsidP="007635AC">
            <w:pPr>
              <w:spacing w:before="240" w:after="60"/>
              <w:jc w:val="both"/>
              <w:outlineLvl w:val="0"/>
              <w:rPr>
                <w:rFonts w:ascii="Times New Roman" w:hAnsi="Times New Roman" w:cs="Times New Roman"/>
                <w:bCs/>
                <w:kern w:val="28"/>
                <w:szCs w:val="32"/>
              </w:rPr>
            </w:pPr>
            <w:r w:rsidRPr="00C32488">
              <w:rPr>
                <w:rFonts w:ascii="Times New Roman" w:hAnsi="Times New Roman" w:cs="Times New Roman"/>
                <w:bCs/>
                <w:kern w:val="28"/>
                <w:szCs w:val="32"/>
                <w:lang w:val="en-US"/>
              </w:rPr>
              <w:t>[</w:t>
            </w:r>
            <w:r w:rsidRPr="00C32488">
              <w:rPr>
                <w:rFonts w:ascii="Times New Roman" w:hAnsi="Times New Roman" w:cs="Times New Roman"/>
                <w:bCs/>
                <w:i/>
                <w:kern w:val="28"/>
                <w:szCs w:val="32"/>
              </w:rPr>
              <w:t>Электронная подпись Стороны-2</w:t>
            </w:r>
            <w:r w:rsidRPr="00C32488">
              <w:rPr>
                <w:rFonts w:ascii="Times New Roman" w:hAnsi="Times New Roman" w:cs="Times New Roman"/>
                <w:bCs/>
                <w:kern w:val="28"/>
                <w:szCs w:val="32"/>
                <w:lang w:val="en-US"/>
              </w:rPr>
              <w:t>]</w:t>
            </w:r>
          </w:p>
        </w:tc>
      </w:tr>
    </w:tbl>
    <w:p w14:paraId="42325AFE" w14:textId="77777777" w:rsidR="00AF77CF" w:rsidRPr="00C32488" w:rsidRDefault="00AF77CF" w:rsidP="00AF77CF">
      <w:pPr>
        <w:spacing w:before="240" w:after="60"/>
        <w:ind w:firstLine="709"/>
        <w:jc w:val="center"/>
        <w:outlineLvl w:val="0"/>
        <w:rPr>
          <w:bCs/>
          <w:kern w:val="28"/>
          <w:szCs w:val="32"/>
        </w:rPr>
      </w:pPr>
      <w:r w:rsidRPr="00C32488">
        <w:rPr>
          <w:bCs/>
          <w:kern w:val="28"/>
          <w:szCs w:val="32"/>
        </w:rPr>
        <w:t>КОНЕЦ ФОРМЫ</w:t>
      </w:r>
    </w:p>
    <w:p w14:paraId="20D9AC86" w14:textId="77777777" w:rsidR="00AF77CF" w:rsidRPr="00C32488" w:rsidRDefault="00AF77CF" w:rsidP="00AF77CF">
      <w:pPr>
        <w:spacing w:before="240" w:after="60"/>
        <w:ind w:firstLine="709"/>
        <w:jc w:val="center"/>
        <w:outlineLvl w:val="0"/>
        <w:rPr>
          <w:bCs/>
          <w:kern w:val="28"/>
          <w:szCs w:val="32"/>
        </w:rPr>
      </w:pPr>
      <w:r w:rsidRPr="00C32488">
        <w:rPr>
          <w:bCs/>
          <w:kern w:val="28"/>
          <w:szCs w:val="32"/>
        </w:rPr>
        <w:t xml:space="preserve">Форма согласована </w:t>
      </w:r>
    </w:p>
    <w:tbl>
      <w:tblPr>
        <w:tblStyle w:val="a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AF77CF" w:rsidRPr="00371FDE" w14:paraId="41754A26" w14:textId="77777777" w:rsidTr="007635AC">
        <w:tc>
          <w:tcPr>
            <w:tcW w:w="4672" w:type="dxa"/>
          </w:tcPr>
          <w:p w14:paraId="59BC59E2" w14:textId="77777777" w:rsidR="00AF77CF" w:rsidRPr="00C32488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C32488">
              <w:rPr>
                <w:rFonts w:ascii="Times New Roman" w:hAnsi="Times New Roman" w:cs="Times New Roman"/>
              </w:rPr>
              <w:t>Сторона-1</w:t>
            </w:r>
          </w:p>
          <w:p w14:paraId="29D11EB3" w14:textId="77777777" w:rsidR="00AF77CF" w:rsidRPr="00C32488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</w:p>
          <w:p w14:paraId="56938C92" w14:textId="224C1009" w:rsidR="00AF77CF" w:rsidRPr="00C32488" w:rsidRDefault="00AF77CF" w:rsidP="00CF60CA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C32488">
              <w:rPr>
                <w:rFonts w:ascii="Times New Roman" w:hAnsi="Times New Roman" w:cs="Times New Roman"/>
              </w:rPr>
              <w:t xml:space="preserve">_________________ </w:t>
            </w:r>
            <w:r w:rsidR="00CF60CA" w:rsidRPr="00C32488">
              <w:rPr>
                <w:rFonts w:ascii="Times New Roman" w:hAnsi="Times New Roman" w:cs="Times New Roman"/>
              </w:rPr>
              <w:t>/</w:t>
            </w:r>
            <w:r w:rsidR="00CF60CA">
              <w:rPr>
                <w:rFonts w:ascii="Times New Roman" w:hAnsi="Times New Roman" w:cs="Times New Roman"/>
              </w:rPr>
              <w:t>Шохин А.Е.</w:t>
            </w:r>
            <w:r w:rsidR="00CF60CA" w:rsidRPr="00C32488">
              <w:rPr>
                <w:rFonts w:ascii="Times New Roman" w:hAnsi="Times New Roman" w:cs="Times New Roman"/>
              </w:rPr>
              <w:t xml:space="preserve"> </w:t>
            </w:r>
            <w:r w:rsidRPr="00C32488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4673" w:type="dxa"/>
          </w:tcPr>
          <w:p w14:paraId="7584AB2E" w14:textId="77777777" w:rsidR="00AF77CF" w:rsidRPr="00C32488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C32488">
              <w:rPr>
                <w:rFonts w:ascii="Times New Roman" w:hAnsi="Times New Roman" w:cs="Times New Roman"/>
              </w:rPr>
              <w:t>Сторона-2</w:t>
            </w:r>
          </w:p>
          <w:p w14:paraId="7DA8045C" w14:textId="77777777" w:rsidR="00AF77CF" w:rsidRPr="00C32488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</w:p>
          <w:p w14:paraId="31BC38FB" w14:textId="77777777" w:rsidR="00AF77CF" w:rsidRPr="00371FDE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  <w:r w:rsidRPr="00C32488">
              <w:rPr>
                <w:rFonts w:ascii="Times New Roman" w:hAnsi="Times New Roman" w:cs="Times New Roman"/>
              </w:rPr>
              <w:t>_________________ /____________ /</w:t>
            </w:r>
          </w:p>
          <w:p w14:paraId="1CE2BCE4" w14:textId="77777777" w:rsidR="00AF77CF" w:rsidRPr="00371FDE" w:rsidRDefault="00AF77CF" w:rsidP="007635AC">
            <w:pPr>
              <w:ind w:right="-6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BAA6D0B" w14:textId="77777777" w:rsidR="00B04A72" w:rsidRPr="00371FDE" w:rsidRDefault="00B04A72" w:rsidP="00AF77CF">
      <w:pPr>
        <w:contextualSpacing/>
        <w:rPr>
          <w:bCs/>
          <w:kern w:val="28"/>
          <w:szCs w:val="32"/>
        </w:rPr>
      </w:pPr>
    </w:p>
    <w:sectPr w:rsidR="00B04A72" w:rsidRPr="00371FDE" w:rsidSect="00AF77CF">
      <w:footerReference w:type="default" r:id="rId18"/>
      <w:headerReference w:type="first" r:id="rId19"/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F58805C" w14:textId="77777777" w:rsidR="00E67251" w:rsidRDefault="00E67251">
      <w:r>
        <w:separator/>
      </w:r>
    </w:p>
  </w:endnote>
  <w:endnote w:type="continuationSeparator" w:id="0">
    <w:p w14:paraId="69D04012" w14:textId="77777777" w:rsidR="00E67251" w:rsidRDefault="00E67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eeSetCT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2897BB" w14:textId="77777777" w:rsidR="00D6714D" w:rsidRDefault="00D6714D" w:rsidP="009A7F66">
    <w:pPr>
      <w:pStyle w:val="a5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7751E434" w14:textId="77777777" w:rsidR="00D6714D" w:rsidRDefault="00D6714D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B91DF2" w14:textId="0940FFD5" w:rsidR="00D6714D" w:rsidRPr="005D7852" w:rsidRDefault="00D6714D" w:rsidP="009A7F66">
    <w:pPr>
      <w:pStyle w:val="a5"/>
      <w:framePr w:wrap="around" w:vAnchor="text" w:hAnchor="margin" w:xAlign="center" w:y="1"/>
      <w:rPr>
        <w:rStyle w:val="a8"/>
        <w:rFonts w:ascii="Arial" w:hAnsi="Arial" w:cs="Arial"/>
      </w:rPr>
    </w:pPr>
    <w:r w:rsidRPr="005D7852">
      <w:rPr>
        <w:rStyle w:val="a8"/>
        <w:rFonts w:ascii="Arial" w:hAnsi="Arial" w:cs="Arial"/>
      </w:rPr>
      <w:fldChar w:fldCharType="begin"/>
    </w:r>
    <w:r w:rsidRPr="005D7852">
      <w:rPr>
        <w:rStyle w:val="a8"/>
        <w:rFonts w:ascii="Arial" w:hAnsi="Arial" w:cs="Arial"/>
      </w:rPr>
      <w:instrText xml:space="preserve">PAGE  </w:instrText>
    </w:r>
    <w:r w:rsidRPr="005D7852">
      <w:rPr>
        <w:rStyle w:val="a8"/>
        <w:rFonts w:ascii="Arial" w:hAnsi="Arial" w:cs="Arial"/>
      </w:rPr>
      <w:fldChar w:fldCharType="separate"/>
    </w:r>
    <w:r w:rsidR="00BF159A">
      <w:rPr>
        <w:rStyle w:val="a8"/>
        <w:rFonts w:ascii="Arial" w:hAnsi="Arial" w:cs="Arial"/>
        <w:noProof/>
      </w:rPr>
      <w:t>7</w:t>
    </w:r>
    <w:r w:rsidRPr="005D7852">
      <w:rPr>
        <w:rStyle w:val="a8"/>
        <w:rFonts w:ascii="Arial" w:hAnsi="Arial" w:cs="Arial"/>
      </w:rPr>
      <w:fldChar w:fldCharType="end"/>
    </w:r>
  </w:p>
  <w:p w14:paraId="5DBEB177" w14:textId="77777777" w:rsidR="00D6714D" w:rsidRDefault="00D6714D">
    <w:pPr>
      <w:pStyle w:val="a5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8A671B" w14:textId="60E137DB" w:rsidR="00D6714D" w:rsidRPr="005D7852" w:rsidRDefault="00D6714D" w:rsidP="0081411A">
    <w:pPr>
      <w:pStyle w:val="a5"/>
      <w:framePr w:wrap="around" w:vAnchor="text" w:hAnchor="margin" w:xAlign="center" w:y="1"/>
      <w:rPr>
        <w:rStyle w:val="a8"/>
        <w:rFonts w:ascii="Arial" w:hAnsi="Arial" w:cs="Arial"/>
      </w:rPr>
    </w:pPr>
    <w:r w:rsidRPr="005D7852">
      <w:rPr>
        <w:rStyle w:val="a8"/>
        <w:rFonts w:ascii="Arial" w:hAnsi="Arial" w:cs="Arial"/>
      </w:rPr>
      <w:fldChar w:fldCharType="begin"/>
    </w:r>
    <w:r w:rsidRPr="005D7852">
      <w:rPr>
        <w:rStyle w:val="a8"/>
        <w:rFonts w:ascii="Arial" w:hAnsi="Arial" w:cs="Arial"/>
      </w:rPr>
      <w:instrText xml:space="preserve">PAGE  </w:instrText>
    </w:r>
    <w:r w:rsidRPr="005D7852">
      <w:rPr>
        <w:rStyle w:val="a8"/>
        <w:rFonts w:ascii="Arial" w:hAnsi="Arial" w:cs="Arial"/>
      </w:rPr>
      <w:fldChar w:fldCharType="separate"/>
    </w:r>
    <w:r w:rsidR="00BF159A">
      <w:rPr>
        <w:rStyle w:val="a8"/>
        <w:rFonts w:ascii="Arial" w:hAnsi="Arial" w:cs="Arial"/>
        <w:noProof/>
      </w:rPr>
      <w:t>11</w:t>
    </w:r>
    <w:r w:rsidRPr="005D7852">
      <w:rPr>
        <w:rStyle w:val="a8"/>
        <w:rFonts w:ascii="Arial" w:hAnsi="Arial" w:cs="Arial"/>
      </w:rPr>
      <w:fldChar w:fldCharType="end"/>
    </w:r>
  </w:p>
  <w:p w14:paraId="72A2513F" w14:textId="77777777" w:rsidR="00D6714D" w:rsidRDefault="00D6714D">
    <w:pPr>
      <w:pStyle w:val="a5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A352F6" w14:textId="77777777" w:rsidR="00E67251" w:rsidRDefault="00E67251">
      <w:r>
        <w:separator/>
      </w:r>
    </w:p>
  </w:footnote>
  <w:footnote w:type="continuationSeparator" w:id="0">
    <w:p w14:paraId="71185AAE" w14:textId="77777777" w:rsidR="00E67251" w:rsidRDefault="00E67251">
      <w:r>
        <w:continuationSeparator/>
      </w:r>
    </w:p>
  </w:footnote>
  <w:footnote w:id="1">
    <w:p w14:paraId="6F475F6F" w14:textId="4F01B49D" w:rsidR="00562122" w:rsidRDefault="00562122">
      <w:pPr>
        <w:pStyle w:val="af8"/>
      </w:pPr>
      <w:r>
        <w:rPr>
          <w:rStyle w:val="ab"/>
        </w:rPr>
        <w:footnoteRef/>
      </w:r>
      <w:r>
        <w:t xml:space="preserve"> </w:t>
      </w:r>
      <w:r w:rsidRPr="00237BB5">
        <w:t>Формализованный документ – электронный документ, формат которого утвержден ФНС России</w:t>
      </w:r>
    </w:p>
  </w:footnote>
  <w:footnote w:id="2">
    <w:p w14:paraId="025126CD" w14:textId="6820C33D" w:rsidR="00C975F3" w:rsidRDefault="00C975F3">
      <w:pPr>
        <w:pStyle w:val="af8"/>
      </w:pPr>
      <w:r>
        <w:rPr>
          <w:rStyle w:val="ab"/>
        </w:rPr>
        <w:footnoteRef/>
      </w:r>
      <w:r>
        <w:t xml:space="preserve"> </w:t>
      </w:r>
      <w:r w:rsidRPr="00316203">
        <w:t>Неформализованный документ – электронный документ, представленный в формате, согласованном Сторонами в договорах</w:t>
      </w:r>
    </w:p>
  </w:footnote>
  <w:footnote w:id="3">
    <w:p w14:paraId="466616DB" w14:textId="7B3D315D" w:rsidR="00820C20" w:rsidRDefault="00820C20" w:rsidP="00820C20">
      <w:pPr>
        <w:pStyle w:val="af8"/>
      </w:pPr>
      <w:r>
        <w:rPr>
          <w:rStyle w:val="ab"/>
        </w:rPr>
        <w:footnoteRef/>
      </w:r>
      <w:r>
        <w:t xml:space="preserve"> У</w:t>
      </w:r>
      <w:r w:rsidRPr="00820C20">
        <w:t>казывается перечень документов, согласованный сторонами</w:t>
      </w:r>
    </w:p>
  </w:footnote>
  <w:footnote w:id="4">
    <w:p w14:paraId="56E1098F" w14:textId="77777777" w:rsidR="00F42164" w:rsidRDefault="00F42164" w:rsidP="00F42164">
      <w:pPr>
        <w:pStyle w:val="af8"/>
      </w:pPr>
      <w:r>
        <w:rPr>
          <w:rStyle w:val="ab"/>
        </w:rPr>
        <w:footnoteRef/>
      </w:r>
      <w:r>
        <w:t xml:space="preserve"> У</w:t>
      </w:r>
      <w:r w:rsidRPr="00820C20">
        <w:t>казывается перечень документов, согласованный сторонами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224F92" w14:textId="77777777" w:rsidR="00D6714D" w:rsidRPr="00FB21B5" w:rsidRDefault="00D6714D">
    <w:pPr>
      <w:pStyle w:val="a3"/>
      <w:rPr>
        <w:rFonts w:ascii="Arial" w:hAnsi="Arial" w:cs="Arial"/>
      </w:rPr>
    </w:pPr>
    <w:r w:rsidRPr="00FB21B5">
      <w:rPr>
        <w:rFonts w:ascii="Arial" w:hAnsi="Arial" w:cs="Arial"/>
      </w:rPr>
      <w:t>Типовая форма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F61DC5" w14:textId="77777777" w:rsidR="00D6714D" w:rsidRPr="00312F51" w:rsidRDefault="00D6714D">
    <w:pPr>
      <w:pStyle w:val="a3"/>
      <w:ind w:right="282"/>
      <w:rPr>
        <w:sz w:val="24"/>
        <w:szCs w:val="24"/>
        <w:lang w:val="en-US"/>
      </w:rPr>
    </w:pP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1793E57" wp14:editId="5359786E">
              <wp:simplePos x="0" y="0"/>
              <wp:positionH relativeFrom="column">
                <wp:posOffset>-537845</wp:posOffset>
              </wp:positionH>
              <wp:positionV relativeFrom="paragraph">
                <wp:posOffset>0</wp:posOffset>
              </wp:positionV>
              <wp:extent cx="6941185" cy="2195195"/>
              <wp:effectExtent l="5080" t="9525" r="6985" b="5080"/>
              <wp:wrapNone/>
              <wp:docPr id="2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41185" cy="2195195"/>
                      </a:xfrm>
                      <a:custGeom>
                        <a:avLst/>
                        <a:gdLst>
                          <a:gd name="T0" fmla="*/ 0 w 10931"/>
                          <a:gd name="T1" fmla="*/ 0 h 3457"/>
                          <a:gd name="T2" fmla="*/ 0 w 10931"/>
                          <a:gd name="T3" fmla="*/ 8 h 3457"/>
                          <a:gd name="T4" fmla="*/ 10923 w 10931"/>
                          <a:gd name="T5" fmla="*/ 8 h 3457"/>
                          <a:gd name="T6" fmla="*/ 10923 w 10931"/>
                          <a:gd name="T7" fmla="*/ 3450 h 3457"/>
                          <a:gd name="T8" fmla="*/ 10931 w 10931"/>
                          <a:gd name="T9" fmla="*/ 3457 h 3457"/>
                          <a:gd name="T10" fmla="*/ 10930 w 10931"/>
                          <a:gd name="T11" fmla="*/ 0 h 3457"/>
                          <a:gd name="T12" fmla="*/ 0 w 10931"/>
                          <a:gd name="T13" fmla="*/ 0 h 345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10931" h="3457">
                            <a:moveTo>
                              <a:pt x="0" y="0"/>
                            </a:moveTo>
                            <a:lnTo>
                              <a:pt x="0" y="8"/>
                            </a:lnTo>
                            <a:lnTo>
                              <a:pt x="10923" y="8"/>
                            </a:lnTo>
                            <a:lnTo>
                              <a:pt x="10923" y="3450"/>
                            </a:lnTo>
                            <a:lnTo>
                              <a:pt x="10931" y="3457"/>
                            </a:lnTo>
                            <a:lnTo>
                              <a:pt x="1093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shape w14:anchorId="50119C93" id="Freeform 3" o:spid="_x0000_s1026" style="position:absolute;margin-left:-42.35pt;margin-top:0;width:546.55pt;height:172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931,3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" path="m,l,8r10923,l10923,3450r8,7l10930,,,xe" stroked="f">
              <v:path arrowok="t" o:connecttype="custom" o:connectlocs="0,0;0,5080;6936105,5080;6936105,2190750;6941185,2195195;6940550,0;0,0" o:connectangles="0,0,0,0,0,0,0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DDBC7D" w14:textId="77777777" w:rsidR="00D6714D" w:rsidRDefault="00D6714D">
    <w:pPr>
      <w:pStyle w:val="a3"/>
      <w:ind w:right="282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A6DF24C" wp14:editId="56F51B62">
              <wp:simplePos x="0" y="0"/>
              <wp:positionH relativeFrom="column">
                <wp:posOffset>-537845</wp:posOffset>
              </wp:positionH>
              <wp:positionV relativeFrom="paragraph">
                <wp:posOffset>0</wp:posOffset>
              </wp:positionV>
              <wp:extent cx="6941185" cy="2195195"/>
              <wp:effectExtent l="5080" t="9525" r="6985" b="5080"/>
              <wp:wrapNone/>
              <wp:docPr id="1" name="Freeform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941185" cy="2195195"/>
                      </a:xfrm>
                      <a:custGeom>
                        <a:avLst/>
                        <a:gdLst>
                          <a:gd name="T0" fmla="*/ 0 w 10931"/>
                          <a:gd name="T1" fmla="*/ 0 h 3457"/>
                          <a:gd name="T2" fmla="*/ 0 w 10931"/>
                          <a:gd name="T3" fmla="*/ 8 h 3457"/>
                          <a:gd name="T4" fmla="*/ 10923 w 10931"/>
                          <a:gd name="T5" fmla="*/ 8 h 3457"/>
                          <a:gd name="T6" fmla="*/ 10923 w 10931"/>
                          <a:gd name="T7" fmla="*/ 3450 h 3457"/>
                          <a:gd name="T8" fmla="*/ 10931 w 10931"/>
                          <a:gd name="T9" fmla="*/ 3457 h 3457"/>
                          <a:gd name="T10" fmla="*/ 10930 w 10931"/>
                          <a:gd name="T11" fmla="*/ 0 h 3457"/>
                          <a:gd name="T12" fmla="*/ 0 w 10931"/>
                          <a:gd name="T13" fmla="*/ 0 h 3457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</a:cxnLst>
                        <a:rect l="0" t="0" r="r" b="b"/>
                        <a:pathLst>
                          <a:path w="10931" h="3457">
                            <a:moveTo>
                              <a:pt x="0" y="0"/>
                            </a:moveTo>
                            <a:lnTo>
                              <a:pt x="0" y="8"/>
                            </a:lnTo>
                            <a:lnTo>
                              <a:pt x="10923" y="8"/>
                            </a:lnTo>
                            <a:lnTo>
                              <a:pt x="10923" y="3450"/>
                            </a:lnTo>
                            <a:lnTo>
                              <a:pt x="10931" y="3457"/>
                            </a:lnTo>
                            <a:lnTo>
                              <a:pt x="1093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w16se="http://schemas.microsoft.com/office/word/2015/wordml/symex">
          <w:pict>
            <v:shape w14:anchorId="6BADBAF7" id="Freeform 2" o:spid="_x0000_s1026" style="position:absolute;margin-left:-42.35pt;margin-top:0;width:546.55pt;height:172.8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0931,3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" path="m,l,8r10923,l10923,3450r8,7l10930,,,xe" stroked="f">
              <v:path arrowok="t" o:connecttype="custom" o:connectlocs="0,0;0,5080;6936105,5080;6936105,2190750;6941185,2195195;6940550,0;0,0" o:connectangles="0,0,0,0,0,0,0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E974AD"/>
    <w:multiLevelType w:val="hybridMultilevel"/>
    <w:tmpl w:val="BB623CEC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265016C6"/>
    <w:multiLevelType w:val="hybridMultilevel"/>
    <w:tmpl w:val="A7EA3C2A"/>
    <w:lvl w:ilvl="0" w:tplc="041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 w15:restartNumberingAfterBreak="0">
    <w:nsid w:val="2758140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BB74CB5"/>
    <w:multiLevelType w:val="hybridMultilevel"/>
    <w:tmpl w:val="0EA67B3E"/>
    <w:lvl w:ilvl="0" w:tplc="04190001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2" w:hanging="360"/>
      </w:pPr>
      <w:rPr>
        <w:rFonts w:ascii="Wingdings" w:hAnsi="Wingdings" w:hint="default"/>
      </w:rPr>
    </w:lvl>
  </w:abstractNum>
  <w:abstractNum w:abstractNumId="4" w15:restartNumberingAfterBreak="0">
    <w:nsid w:val="2BF50FB6"/>
    <w:multiLevelType w:val="hybridMultilevel"/>
    <w:tmpl w:val="CE5ACD8E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D28058F"/>
    <w:multiLevelType w:val="multilevel"/>
    <w:tmpl w:val="86F261D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7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5FD61B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9610AE4"/>
    <w:multiLevelType w:val="hybridMultilevel"/>
    <w:tmpl w:val="03369F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B376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1778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89005FE"/>
    <w:multiLevelType w:val="multilevel"/>
    <w:tmpl w:val="F370C55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abstractNum w:abstractNumId="10" w15:restartNumberingAfterBreak="0">
    <w:nsid w:val="4A2C2D96"/>
    <w:multiLevelType w:val="multilevel"/>
    <w:tmpl w:val="B632146E"/>
    <w:lvl w:ilvl="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8" w:hanging="360"/>
      </w:pPr>
      <w:rPr>
        <w:rFonts w:hint="default"/>
        <w:color w:val="auto"/>
      </w:rPr>
    </w:lvl>
    <w:lvl w:ilvl="2">
      <w:start w:val="1"/>
      <w:numFmt w:val="decimal"/>
      <w:isLgl/>
      <w:lvlText w:val="%1.%2.%3."/>
      <w:lvlJc w:val="left"/>
      <w:pPr>
        <w:ind w:left="1288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288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648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648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2008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2008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368" w:hanging="1800"/>
      </w:pPr>
      <w:rPr>
        <w:rFonts w:hint="default"/>
        <w:color w:val="auto"/>
      </w:rPr>
    </w:lvl>
  </w:abstractNum>
  <w:abstractNum w:abstractNumId="11" w15:restartNumberingAfterBreak="0">
    <w:nsid w:val="4CEB0FB2"/>
    <w:multiLevelType w:val="multilevel"/>
    <w:tmpl w:val="A73AF8E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50330034"/>
    <w:multiLevelType w:val="hybridMultilevel"/>
    <w:tmpl w:val="2146FFB4"/>
    <w:lvl w:ilvl="0" w:tplc="32FA204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AD489B"/>
    <w:multiLevelType w:val="hybridMultilevel"/>
    <w:tmpl w:val="2C7874B0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4" w15:restartNumberingAfterBreak="0">
    <w:nsid w:val="636C7913"/>
    <w:multiLevelType w:val="hybridMultilevel"/>
    <w:tmpl w:val="DCF2D626"/>
    <w:lvl w:ilvl="0" w:tplc="18FA9E34">
      <w:start w:val="1"/>
      <w:numFmt w:val="decimal"/>
      <w:lvlText w:val="%1."/>
      <w:lvlJc w:val="left"/>
      <w:pPr>
        <w:ind w:left="10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30" w:hanging="360"/>
      </w:pPr>
    </w:lvl>
    <w:lvl w:ilvl="2" w:tplc="0419001B" w:tentative="1">
      <w:start w:val="1"/>
      <w:numFmt w:val="lowerRoman"/>
      <w:lvlText w:val="%3."/>
      <w:lvlJc w:val="right"/>
      <w:pPr>
        <w:ind w:left="2450" w:hanging="180"/>
      </w:pPr>
    </w:lvl>
    <w:lvl w:ilvl="3" w:tplc="0419000F" w:tentative="1">
      <w:start w:val="1"/>
      <w:numFmt w:val="decimal"/>
      <w:lvlText w:val="%4."/>
      <w:lvlJc w:val="left"/>
      <w:pPr>
        <w:ind w:left="3170" w:hanging="360"/>
      </w:pPr>
    </w:lvl>
    <w:lvl w:ilvl="4" w:tplc="04190019" w:tentative="1">
      <w:start w:val="1"/>
      <w:numFmt w:val="lowerLetter"/>
      <w:lvlText w:val="%5."/>
      <w:lvlJc w:val="left"/>
      <w:pPr>
        <w:ind w:left="3890" w:hanging="360"/>
      </w:pPr>
    </w:lvl>
    <w:lvl w:ilvl="5" w:tplc="0419001B" w:tentative="1">
      <w:start w:val="1"/>
      <w:numFmt w:val="lowerRoman"/>
      <w:lvlText w:val="%6."/>
      <w:lvlJc w:val="right"/>
      <w:pPr>
        <w:ind w:left="4610" w:hanging="180"/>
      </w:pPr>
    </w:lvl>
    <w:lvl w:ilvl="6" w:tplc="0419000F" w:tentative="1">
      <w:start w:val="1"/>
      <w:numFmt w:val="decimal"/>
      <w:lvlText w:val="%7."/>
      <w:lvlJc w:val="left"/>
      <w:pPr>
        <w:ind w:left="5330" w:hanging="360"/>
      </w:pPr>
    </w:lvl>
    <w:lvl w:ilvl="7" w:tplc="04190019" w:tentative="1">
      <w:start w:val="1"/>
      <w:numFmt w:val="lowerLetter"/>
      <w:lvlText w:val="%8."/>
      <w:lvlJc w:val="left"/>
      <w:pPr>
        <w:ind w:left="6050" w:hanging="360"/>
      </w:pPr>
    </w:lvl>
    <w:lvl w:ilvl="8" w:tplc="0419001B" w:tentative="1">
      <w:start w:val="1"/>
      <w:numFmt w:val="lowerRoman"/>
      <w:lvlText w:val="%9."/>
      <w:lvlJc w:val="right"/>
      <w:pPr>
        <w:ind w:left="6770" w:hanging="180"/>
      </w:pPr>
    </w:lvl>
  </w:abstractNum>
  <w:abstractNum w:abstractNumId="15" w15:restartNumberingAfterBreak="0">
    <w:nsid w:val="66CD144A"/>
    <w:multiLevelType w:val="multilevel"/>
    <w:tmpl w:val="F12236BA"/>
    <w:lvl w:ilvl="0">
      <w:start w:val="1"/>
      <w:numFmt w:val="lowerLetter"/>
      <w:lvlText w:val="%1."/>
      <w:lvlJc w:val="left"/>
      <w:pPr>
        <w:ind w:left="765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ind w:left="785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05" w:hanging="180"/>
      </w:pPr>
    </w:lvl>
    <w:lvl w:ilvl="3" w:tentative="1">
      <w:start w:val="1"/>
      <w:numFmt w:val="decimal"/>
      <w:lvlText w:val="%4."/>
      <w:lvlJc w:val="left"/>
      <w:pPr>
        <w:ind w:left="2925" w:hanging="360"/>
      </w:pPr>
    </w:lvl>
    <w:lvl w:ilvl="4" w:tentative="1">
      <w:start w:val="1"/>
      <w:numFmt w:val="lowerLetter"/>
      <w:lvlText w:val="%5."/>
      <w:lvlJc w:val="left"/>
      <w:pPr>
        <w:ind w:left="3645" w:hanging="360"/>
      </w:pPr>
    </w:lvl>
    <w:lvl w:ilvl="5" w:tentative="1">
      <w:start w:val="1"/>
      <w:numFmt w:val="lowerRoman"/>
      <w:lvlText w:val="%6."/>
      <w:lvlJc w:val="right"/>
      <w:pPr>
        <w:ind w:left="4365" w:hanging="180"/>
      </w:pPr>
    </w:lvl>
    <w:lvl w:ilvl="6" w:tentative="1">
      <w:start w:val="1"/>
      <w:numFmt w:val="decimal"/>
      <w:lvlText w:val="%7."/>
      <w:lvlJc w:val="left"/>
      <w:pPr>
        <w:ind w:left="5085" w:hanging="360"/>
      </w:pPr>
    </w:lvl>
    <w:lvl w:ilvl="7" w:tentative="1">
      <w:start w:val="1"/>
      <w:numFmt w:val="lowerLetter"/>
      <w:lvlText w:val="%8."/>
      <w:lvlJc w:val="left"/>
      <w:pPr>
        <w:ind w:left="5805" w:hanging="360"/>
      </w:pPr>
    </w:lvl>
    <w:lvl w:ilvl="8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6" w15:restartNumberingAfterBreak="0">
    <w:nsid w:val="6A10334E"/>
    <w:multiLevelType w:val="hybridMultilevel"/>
    <w:tmpl w:val="D818B17C"/>
    <w:lvl w:ilvl="0" w:tplc="041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7" w15:restartNumberingAfterBreak="0">
    <w:nsid w:val="6EFA3B50"/>
    <w:multiLevelType w:val="multilevel"/>
    <w:tmpl w:val="F370C55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49" w:hanging="1440"/>
      </w:pPr>
      <w:rPr>
        <w:rFonts w:hint="default"/>
      </w:rPr>
    </w:lvl>
  </w:abstractNum>
  <w:abstractNum w:abstractNumId="18" w15:restartNumberingAfterBreak="0">
    <w:nsid w:val="738E53F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1636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7DD366CF"/>
    <w:multiLevelType w:val="hybridMultilevel"/>
    <w:tmpl w:val="28DAB62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0"/>
  </w:num>
  <w:num w:numId="2">
    <w:abstractNumId w:val="4"/>
  </w:num>
  <w:num w:numId="3">
    <w:abstractNumId w:val="14"/>
  </w:num>
  <w:num w:numId="4">
    <w:abstractNumId w:val="19"/>
  </w:num>
  <w:num w:numId="5">
    <w:abstractNumId w:val="7"/>
  </w:num>
  <w:num w:numId="6">
    <w:abstractNumId w:val="15"/>
  </w:num>
  <w:num w:numId="7">
    <w:abstractNumId w:val="11"/>
  </w:num>
  <w:num w:numId="8">
    <w:abstractNumId w:val="8"/>
  </w:num>
  <w:num w:numId="9">
    <w:abstractNumId w:val="5"/>
  </w:num>
  <w:num w:numId="10">
    <w:abstractNumId w:val="1"/>
  </w:num>
  <w:num w:numId="11">
    <w:abstractNumId w:val="3"/>
  </w:num>
  <w:num w:numId="12">
    <w:abstractNumId w:val="18"/>
  </w:num>
  <w:num w:numId="13">
    <w:abstractNumId w:val="13"/>
  </w:num>
  <w:num w:numId="14">
    <w:abstractNumId w:val="16"/>
  </w:num>
  <w:num w:numId="15">
    <w:abstractNumId w:val="9"/>
  </w:num>
  <w:num w:numId="16">
    <w:abstractNumId w:val="12"/>
  </w:num>
  <w:num w:numId="17">
    <w:abstractNumId w:val="2"/>
  </w:num>
  <w:num w:numId="18">
    <w:abstractNumId w:val="6"/>
  </w:num>
  <w:num w:numId="19">
    <w:abstractNumId w:val="17"/>
  </w:num>
  <w:num w:numId="20">
    <w:abstractNumId w:val="0"/>
  </w:num>
  <w:numIdMacAtCleanup w:val="14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Петряева Елена Ивановна">
    <w15:presenceInfo w15:providerId="None" w15:userId="Петряева Елена Ивано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cumentProtection w:edit="forms" w:enforcement="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F66"/>
    <w:rsid w:val="00003DED"/>
    <w:rsid w:val="00013B78"/>
    <w:rsid w:val="000240AD"/>
    <w:rsid w:val="0002527B"/>
    <w:rsid w:val="000306F3"/>
    <w:rsid w:val="0003555F"/>
    <w:rsid w:val="00037F9F"/>
    <w:rsid w:val="00045845"/>
    <w:rsid w:val="0004784D"/>
    <w:rsid w:val="0005574D"/>
    <w:rsid w:val="00061FE7"/>
    <w:rsid w:val="00064E5E"/>
    <w:rsid w:val="00065CBF"/>
    <w:rsid w:val="0007089B"/>
    <w:rsid w:val="000857AA"/>
    <w:rsid w:val="00090E5E"/>
    <w:rsid w:val="000B1A56"/>
    <w:rsid w:val="000B4935"/>
    <w:rsid w:val="000C5977"/>
    <w:rsid w:val="000C6AAA"/>
    <w:rsid w:val="000D1630"/>
    <w:rsid w:val="000D520E"/>
    <w:rsid w:val="000D774D"/>
    <w:rsid w:val="000E042B"/>
    <w:rsid w:val="000E1627"/>
    <w:rsid w:val="000E6898"/>
    <w:rsid w:val="000F17DA"/>
    <w:rsid w:val="001032D3"/>
    <w:rsid w:val="001113B1"/>
    <w:rsid w:val="0011560C"/>
    <w:rsid w:val="0011707E"/>
    <w:rsid w:val="00117E07"/>
    <w:rsid w:val="00122958"/>
    <w:rsid w:val="0013273B"/>
    <w:rsid w:val="00137962"/>
    <w:rsid w:val="00141769"/>
    <w:rsid w:val="00143E1E"/>
    <w:rsid w:val="00151BDE"/>
    <w:rsid w:val="001600AE"/>
    <w:rsid w:val="00161052"/>
    <w:rsid w:val="001717CB"/>
    <w:rsid w:val="001767E5"/>
    <w:rsid w:val="001806E7"/>
    <w:rsid w:val="001808AB"/>
    <w:rsid w:val="00181147"/>
    <w:rsid w:val="00181748"/>
    <w:rsid w:val="00184B20"/>
    <w:rsid w:val="00186BF2"/>
    <w:rsid w:val="00190B09"/>
    <w:rsid w:val="001A1704"/>
    <w:rsid w:val="001A4CE9"/>
    <w:rsid w:val="001B407B"/>
    <w:rsid w:val="001B680F"/>
    <w:rsid w:val="001C1528"/>
    <w:rsid w:val="001C2303"/>
    <w:rsid w:val="001C55EE"/>
    <w:rsid w:val="001C5A6E"/>
    <w:rsid w:val="001C623E"/>
    <w:rsid w:val="001C6824"/>
    <w:rsid w:val="001D7DFD"/>
    <w:rsid w:val="001E406E"/>
    <w:rsid w:val="00202304"/>
    <w:rsid w:val="00214DE3"/>
    <w:rsid w:val="00216EF7"/>
    <w:rsid w:val="0022535F"/>
    <w:rsid w:val="00227FA6"/>
    <w:rsid w:val="00237BB5"/>
    <w:rsid w:val="00237BFF"/>
    <w:rsid w:val="002444E1"/>
    <w:rsid w:val="00246AD9"/>
    <w:rsid w:val="00250C86"/>
    <w:rsid w:val="00255C31"/>
    <w:rsid w:val="002578D0"/>
    <w:rsid w:val="002651BA"/>
    <w:rsid w:val="00265AE2"/>
    <w:rsid w:val="00265D4C"/>
    <w:rsid w:val="00266D1F"/>
    <w:rsid w:val="002674FB"/>
    <w:rsid w:val="00275968"/>
    <w:rsid w:val="00280688"/>
    <w:rsid w:val="00286524"/>
    <w:rsid w:val="0029120B"/>
    <w:rsid w:val="00291F86"/>
    <w:rsid w:val="002A0022"/>
    <w:rsid w:val="002A0F34"/>
    <w:rsid w:val="002A2586"/>
    <w:rsid w:val="002B1344"/>
    <w:rsid w:val="002B25AA"/>
    <w:rsid w:val="002B50B8"/>
    <w:rsid w:val="002C5950"/>
    <w:rsid w:val="002C7C06"/>
    <w:rsid w:val="002D0E7C"/>
    <w:rsid w:val="002D2E78"/>
    <w:rsid w:val="002D34AC"/>
    <w:rsid w:val="002D354E"/>
    <w:rsid w:val="002D57AD"/>
    <w:rsid w:val="002E0B6F"/>
    <w:rsid w:val="002E1318"/>
    <w:rsid w:val="002E2BE0"/>
    <w:rsid w:val="002E4837"/>
    <w:rsid w:val="002F0783"/>
    <w:rsid w:val="002F39A0"/>
    <w:rsid w:val="003006C1"/>
    <w:rsid w:val="00301B79"/>
    <w:rsid w:val="00302B53"/>
    <w:rsid w:val="00316203"/>
    <w:rsid w:val="0032249A"/>
    <w:rsid w:val="00325846"/>
    <w:rsid w:val="00330AB4"/>
    <w:rsid w:val="00335D53"/>
    <w:rsid w:val="00345B60"/>
    <w:rsid w:val="00353DDF"/>
    <w:rsid w:val="00353EF1"/>
    <w:rsid w:val="003546A2"/>
    <w:rsid w:val="00354A47"/>
    <w:rsid w:val="00360728"/>
    <w:rsid w:val="003628AB"/>
    <w:rsid w:val="003647E9"/>
    <w:rsid w:val="00375C05"/>
    <w:rsid w:val="00375DB4"/>
    <w:rsid w:val="00375DBC"/>
    <w:rsid w:val="00380B36"/>
    <w:rsid w:val="00386BBD"/>
    <w:rsid w:val="00387EED"/>
    <w:rsid w:val="00395BE6"/>
    <w:rsid w:val="003A1CB3"/>
    <w:rsid w:val="003B2DD3"/>
    <w:rsid w:val="003B526D"/>
    <w:rsid w:val="003B69C1"/>
    <w:rsid w:val="003C201C"/>
    <w:rsid w:val="003C2226"/>
    <w:rsid w:val="003C2F4B"/>
    <w:rsid w:val="003D294B"/>
    <w:rsid w:val="003D59AB"/>
    <w:rsid w:val="003D6193"/>
    <w:rsid w:val="003E3269"/>
    <w:rsid w:val="003E4934"/>
    <w:rsid w:val="003E713F"/>
    <w:rsid w:val="003F2AEF"/>
    <w:rsid w:val="003F6B97"/>
    <w:rsid w:val="00405840"/>
    <w:rsid w:val="00424556"/>
    <w:rsid w:val="004547A2"/>
    <w:rsid w:val="00462BCA"/>
    <w:rsid w:val="00463981"/>
    <w:rsid w:val="00465D10"/>
    <w:rsid w:val="00470B7D"/>
    <w:rsid w:val="00470ECB"/>
    <w:rsid w:val="00481650"/>
    <w:rsid w:val="00486FA0"/>
    <w:rsid w:val="0049127E"/>
    <w:rsid w:val="00496726"/>
    <w:rsid w:val="004A1834"/>
    <w:rsid w:val="004A305E"/>
    <w:rsid w:val="004A4019"/>
    <w:rsid w:val="004B2AD6"/>
    <w:rsid w:val="004B565E"/>
    <w:rsid w:val="004B6293"/>
    <w:rsid w:val="004C3C07"/>
    <w:rsid w:val="004D35DF"/>
    <w:rsid w:val="004D3B7E"/>
    <w:rsid w:val="004E0F52"/>
    <w:rsid w:val="004E17F3"/>
    <w:rsid w:val="004E1B5E"/>
    <w:rsid w:val="004E4364"/>
    <w:rsid w:val="004E7E20"/>
    <w:rsid w:val="004F155A"/>
    <w:rsid w:val="004F6FD6"/>
    <w:rsid w:val="00512164"/>
    <w:rsid w:val="00520BE2"/>
    <w:rsid w:val="00526774"/>
    <w:rsid w:val="00533E45"/>
    <w:rsid w:val="0054529E"/>
    <w:rsid w:val="00547AEB"/>
    <w:rsid w:val="00562122"/>
    <w:rsid w:val="005644B8"/>
    <w:rsid w:val="00570123"/>
    <w:rsid w:val="00576699"/>
    <w:rsid w:val="00576DF3"/>
    <w:rsid w:val="005801CE"/>
    <w:rsid w:val="0058212F"/>
    <w:rsid w:val="005824C3"/>
    <w:rsid w:val="00591454"/>
    <w:rsid w:val="00595B59"/>
    <w:rsid w:val="005B3B3F"/>
    <w:rsid w:val="005B7060"/>
    <w:rsid w:val="005C63AD"/>
    <w:rsid w:val="005D1C4C"/>
    <w:rsid w:val="005D464F"/>
    <w:rsid w:val="005D7852"/>
    <w:rsid w:val="005E57BC"/>
    <w:rsid w:val="005E77BC"/>
    <w:rsid w:val="005F7C65"/>
    <w:rsid w:val="0060069B"/>
    <w:rsid w:val="006034BC"/>
    <w:rsid w:val="00606331"/>
    <w:rsid w:val="00607FFA"/>
    <w:rsid w:val="006105F8"/>
    <w:rsid w:val="00611830"/>
    <w:rsid w:val="006118B4"/>
    <w:rsid w:val="00614629"/>
    <w:rsid w:val="00616876"/>
    <w:rsid w:val="00640AD7"/>
    <w:rsid w:val="00640DA7"/>
    <w:rsid w:val="00641842"/>
    <w:rsid w:val="00650060"/>
    <w:rsid w:val="00654F33"/>
    <w:rsid w:val="00660E05"/>
    <w:rsid w:val="0068066D"/>
    <w:rsid w:val="00697C0C"/>
    <w:rsid w:val="006A52C0"/>
    <w:rsid w:val="006A7A79"/>
    <w:rsid w:val="006B1507"/>
    <w:rsid w:val="006B2BC3"/>
    <w:rsid w:val="006C1765"/>
    <w:rsid w:val="006D2974"/>
    <w:rsid w:val="006D56FE"/>
    <w:rsid w:val="006D6276"/>
    <w:rsid w:val="006E2BB3"/>
    <w:rsid w:val="006E3C8B"/>
    <w:rsid w:val="006F3EAE"/>
    <w:rsid w:val="006F6568"/>
    <w:rsid w:val="007058BA"/>
    <w:rsid w:val="0071604C"/>
    <w:rsid w:val="007162F0"/>
    <w:rsid w:val="007164C3"/>
    <w:rsid w:val="00724711"/>
    <w:rsid w:val="0073166B"/>
    <w:rsid w:val="00734365"/>
    <w:rsid w:val="007414CF"/>
    <w:rsid w:val="007423D3"/>
    <w:rsid w:val="00753E2B"/>
    <w:rsid w:val="00756094"/>
    <w:rsid w:val="00762D1E"/>
    <w:rsid w:val="007635AC"/>
    <w:rsid w:val="00765349"/>
    <w:rsid w:val="00773002"/>
    <w:rsid w:val="00783345"/>
    <w:rsid w:val="0078438A"/>
    <w:rsid w:val="007870A0"/>
    <w:rsid w:val="00787B27"/>
    <w:rsid w:val="007905B3"/>
    <w:rsid w:val="00793A7C"/>
    <w:rsid w:val="007953A9"/>
    <w:rsid w:val="007977BB"/>
    <w:rsid w:val="007B04F4"/>
    <w:rsid w:val="007B6C24"/>
    <w:rsid w:val="007C173C"/>
    <w:rsid w:val="007C698E"/>
    <w:rsid w:val="007D4E2D"/>
    <w:rsid w:val="007D58C8"/>
    <w:rsid w:val="007D68D9"/>
    <w:rsid w:val="007E066F"/>
    <w:rsid w:val="007E3E64"/>
    <w:rsid w:val="007E6A58"/>
    <w:rsid w:val="007E7186"/>
    <w:rsid w:val="00807ABA"/>
    <w:rsid w:val="0081411A"/>
    <w:rsid w:val="008154DF"/>
    <w:rsid w:val="00815785"/>
    <w:rsid w:val="00820C20"/>
    <w:rsid w:val="00822B36"/>
    <w:rsid w:val="008253EB"/>
    <w:rsid w:val="00832CE2"/>
    <w:rsid w:val="008345A6"/>
    <w:rsid w:val="00835642"/>
    <w:rsid w:val="00835731"/>
    <w:rsid w:val="00840316"/>
    <w:rsid w:val="0084180F"/>
    <w:rsid w:val="0084594A"/>
    <w:rsid w:val="00845EF0"/>
    <w:rsid w:val="008470E1"/>
    <w:rsid w:val="00853162"/>
    <w:rsid w:val="0085471B"/>
    <w:rsid w:val="00854CED"/>
    <w:rsid w:val="008618D3"/>
    <w:rsid w:val="008637B3"/>
    <w:rsid w:val="00870D8F"/>
    <w:rsid w:val="00881C9B"/>
    <w:rsid w:val="0088296C"/>
    <w:rsid w:val="00886379"/>
    <w:rsid w:val="0088646D"/>
    <w:rsid w:val="00895BB6"/>
    <w:rsid w:val="008A0E9E"/>
    <w:rsid w:val="008A1D7A"/>
    <w:rsid w:val="008C6F51"/>
    <w:rsid w:val="008D6F77"/>
    <w:rsid w:val="008E04A8"/>
    <w:rsid w:val="00902B06"/>
    <w:rsid w:val="00911B7B"/>
    <w:rsid w:val="00914E8F"/>
    <w:rsid w:val="00915D5E"/>
    <w:rsid w:val="009233C8"/>
    <w:rsid w:val="00925663"/>
    <w:rsid w:val="00927387"/>
    <w:rsid w:val="0093115D"/>
    <w:rsid w:val="009456EA"/>
    <w:rsid w:val="009474C6"/>
    <w:rsid w:val="00954DBC"/>
    <w:rsid w:val="0095727C"/>
    <w:rsid w:val="009572FF"/>
    <w:rsid w:val="0096325F"/>
    <w:rsid w:val="009660EC"/>
    <w:rsid w:val="00970E27"/>
    <w:rsid w:val="00971901"/>
    <w:rsid w:val="00972640"/>
    <w:rsid w:val="00974A6F"/>
    <w:rsid w:val="00974DBD"/>
    <w:rsid w:val="00980FD1"/>
    <w:rsid w:val="00985624"/>
    <w:rsid w:val="00986849"/>
    <w:rsid w:val="00986D61"/>
    <w:rsid w:val="00995329"/>
    <w:rsid w:val="009A394B"/>
    <w:rsid w:val="009A54B1"/>
    <w:rsid w:val="009A7F66"/>
    <w:rsid w:val="009D0079"/>
    <w:rsid w:val="009D0633"/>
    <w:rsid w:val="009D225B"/>
    <w:rsid w:val="009D247A"/>
    <w:rsid w:val="009D2BBA"/>
    <w:rsid w:val="009D68D5"/>
    <w:rsid w:val="009E055E"/>
    <w:rsid w:val="009E0C67"/>
    <w:rsid w:val="009E40D4"/>
    <w:rsid w:val="009F0D56"/>
    <w:rsid w:val="009F291F"/>
    <w:rsid w:val="009F35EC"/>
    <w:rsid w:val="00A069CD"/>
    <w:rsid w:val="00A07AD1"/>
    <w:rsid w:val="00A150C9"/>
    <w:rsid w:val="00A20D05"/>
    <w:rsid w:val="00A2110C"/>
    <w:rsid w:val="00A26618"/>
    <w:rsid w:val="00A27742"/>
    <w:rsid w:val="00A27D84"/>
    <w:rsid w:val="00A309B0"/>
    <w:rsid w:val="00A43520"/>
    <w:rsid w:val="00A4603A"/>
    <w:rsid w:val="00A52024"/>
    <w:rsid w:val="00A629B7"/>
    <w:rsid w:val="00A73063"/>
    <w:rsid w:val="00A84EEF"/>
    <w:rsid w:val="00A91DFD"/>
    <w:rsid w:val="00AA084A"/>
    <w:rsid w:val="00AC7094"/>
    <w:rsid w:val="00AC7551"/>
    <w:rsid w:val="00AD2FDE"/>
    <w:rsid w:val="00AE0B22"/>
    <w:rsid w:val="00AE2DA1"/>
    <w:rsid w:val="00AE6235"/>
    <w:rsid w:val="00AF4EC9"/>
    <w:rsid w:val="00AF5561"/>
    <w:rsid w:val="00AF77CF"/>
    <w:rsid w:val="00AF7A14"/>
    <w:rsid w:val="00B0141B"/>
    <w:rsid w:val="00B019B3"/>
    <w:rsid w:val="00B04A72"/>
    <w:rsid w:val="00B06FCC"/>
    <w:rsid w:val="00B20453"/>
    <w:rsid w:val="00B214BA"/>
    <w:rsid w:val="00B214F4"/>
    <w:rsid w:val="00B25237"/>
    <w:rsid w:val="00B33578"/>
    <w:rsid w:val="00B3771E"/>
    <w:rsid w:val="00B45ADD"/>
    <w:rsid w:val="00B4787E"/>
    <w:rsid w:val="00B55375"/>
    <w:rsid w:val="00B75F2B"/>
    <w:rsid w:val="00B7604E"/>
    <w:rsid w:val="00B7777A"/>
    <w:rsid w:val="00B93F1F"/>
    <w:rsid w:val="00B964D3"/>
    <w:rsid w:val="00B97CF0"/>
    <w:rsid w:val="00BA6B8B"/>
    <w:rsid w:val="00BB038F"/>
    <w:rsid w:val="00BB388A"/>
    <w:rsid w:val="00BB67FA"/>
    <w:rsid w:val="00BC566A"/>
    <w:rsid w:val="00BD055B"/>
    <w:rsid w:val="00BD2986"/>
    <w:rsid w:val="00BD55CB"/>
    <w:rsid w:val="00BE0214"/>
    <w:rsid w:val="00BE41B9"/>
    <w:rsid w:val="00BE68F9"/>
    <w:rsid w:val="00BF159A"/>
    <w:rsid w:val="00C129FB"/>
    <w:rsid w:val="00C17F37"/>
    <w:rsid w:val="00C20DF8"/>
    <w:rsid w:val="00C212BC"/>
    <w:rsid w:val="00C253DD"/>
    <w:rsid w:val="00C32488"/>
    <w:rsid w:val="00C35D1C"/>
    <w:rsid w:val="00C4514A"/>
    <w:rsid w:val="00C456C1"/>
    <w:rsid w:val="00C50CA7"/>
    <w:rsid w:val="00C5355B"/>
    <w:rsid w:val="00C700A8"/>
    <w:rsid w:val="00C73519"/>
    <w:rsid w:val="00C76AFD"/>
    <w:rsid w:val="00C82530"/>
    <w:rsid w:val="00C8566D"/>
    <w:rsid w:val="00C86033"/>
    <w:rsid w:val="00C91F0F"/>
    <w:rsid w:val="00C93798"/>
    <w:rsid w:val="00C975A8"/>
    <w:rsid w:val="00C975F3"/>
    <w:rsid w:val="00C976FC"/>
    <w:rsid w:val="00CB061E"/>
    <w:rsid w:val="00CC274B"/>
    <w:rsid w:val="00CC3343"/>
    <w:rsid w:val="00CD2293"/>
    <w:rsid w:val="00CD6573"/>
    <w:rsid w:val="00CE3DD5"/>
    <w:rsid w:val="00CE7FC7"/>
    <w:rsid w:val="00CF60CA"/>
    <w:rsid w:val="00D03B41"/>
    <w:rsid w:val="00D156D3"/>
    <w:rsid w:val="00D165B5"/>
    <w:rsid w:val="00D16D8B"/>
    <w:rsid w:val="00D16F1B"/>
    <w:rsid w:val="00D20B0F"/>
    <w:rsid w:val="00D2664B"/>
    <w:rsid w:val="00D30133"/>
    <w:rsid w:val="00D42970"/>
    <w:rsid w:val="00D4575C"/>
    <w:rsid w:val="00D564CF"/>
    <w:rsid w:val="00D621E1"/>
    <w:rsid w:val="00D6714D"/>
    <w:rsid w:val="00D70F31"/>
    <w:rsid w:val="00D81F88"/>
    <w:rsid w:val="00D82052"/>
    <w:rsid w:val="00D834BA"/>
    <w:rsid w:val="00D84D2D"/>
    <w:rsid w:val="00D877DD"/>
    <w:rsid w:val="00DA286E"/>
    <w:rsid w:val="00DA6706"/>
    <w:rsid w:val="00DB404C"/>
    <w:rsid w:val="00DC160E"/>
    <w:rsid w:val="00DC1CC6"/>
    <w:rsid w:val="00DC2369"/>
    <w:rsid w:val="00DD0C36"/>
    <w:rsid w:val="00DD194F"/>
    <w:rsid w:val="00DD53D7"/>
    <w:rsid w:val="00DE336A"/>
    <w:rsid w:val="00DE7F60"/>
    <w:rsid w:val="00DF3B5E"/>
    <w:rsid w:val="00DF635D"/>
    <w:rsid w:val="00E00688"/>
    <w:rsid w:val="00E02837"/>
    <w:rsid w:val="00E03BB8"/>
    <w:rsid w:val="00E0576F"/>
    <w:rsid w:val="00E06ED3"/>
    <w:rsid w:val="00E13F75"/>
    <w:rsid w:val="00E26666"/>
    <w:rsid w:val="00E26ACD"/>
    <w:rsid w:val="00E31733"/>
    <w:rsid w:val="00E31EBC"/>
    <w:rsid w:val="00E33C15"/>
    <w:rsid w:val="00E415D2"/>
    <w:rsid w:val="00E41DD9"/>
    <w:rsid w:val="00E43D11"/>
    <w:rsid w:val="00E4629E"/>
    <w:rsid w:val="00E506B0"/>
    <w:rsid w:val="00E60493"/>
    <w:rsid w:val="00E60729"/>
    <w:rsid w:val="00E6091E"/>
    <w:rsid w:val="00E60F06"/>
    <w:rsid w:val="00E65BF1"/>
    <w:rsid w:val="00E66E09"/>
    <w:rsid w:val="00E66E89"/>
    <w:rsid w:val="00E671F7"/>
    <w:rsid w:val="00E67251"/>
    <w:rsid w:val="00E7729D"/>
    <w:rsid w:val="00E83530"/>
    <w:rsid w:val="00E86C05"/>
    <w:rsid w:val="00E873C2"/>
    <w:rsid w:val="00E926C6"/>
    <w:rsid w:val="00E95534"/>
    <w:rsid w:val="00E9738F"/>
    <w:rsid w:val="00E97CD0"/>
    <w:rsid w:val="00EA33A5"/>
    <w:rsid w:val="00EB2099"/>
    <w:rsid w:val="00EB30EC"/>
    <w:rsid w:val="00EB6412"/>
    <w:rsid w:val="00EB75F1"/>
    <w:rsid w:val="00EC1F9F"/>
    <w:rsid w:val="00EC73BA"/>
    <w:rsid w:val="00ED130B"/>
    <w:rsid w:val="00ED3D39"/>
    <w:rsid w:val="00ED694D"/>
    <w:rsid w:val="00ED7B31"/>
    <w:rsid w:val="00EF64AA"/>
    <w:rsid w:val="00EF6E80"/>
    <w:rsid w:val="00F06847"/>
    <w:rsid w:val="00F31100"/>
    <w:rsid w:val="00F40A82"/>
    <w:rsid w:val="00F42164"/>
    <w:rsid w:val="00F425C5"/>
    <w:rsid w:val="00F459AD"/>
    <w:rsid w:val="00F5504B"/>
    <w:rsid w:val="00F60F26"/>
    <w:rsid w:val="00F67DE6"/>
    <w:rsid w:val="00F701D6"/>
    <w:rsid w:val="00F77C79"/>
    <w:rsid w:val="00F80E66"/>
    <w:rsid w:val="00F86028"/>
    <w:rsid w:val="00F8678B"/>
    <w:rsid w:val="00FA1F4F"/>
    <w:rsid w:val="00FA209A"/>
    <w:rsid w:val="00FA76A8"/>
    <w:rsid w:val="00FB21B5"/>
    <w:rsid w:val="00FB2F48"/>
    <w:rsid w:val="00FD223B"/>
    <w:rsid w:val="00FD338B"/>
    <w:rsid w:val="00FD6083"/>
    <w:rsid w:val="00FE0CA5"/>
    <w:rsid w:val="00FE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07A27BCB"/>
  <w15:docId w15:val="{890E0696-C01F-4472-A332-ACDE5832A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F6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9A7F66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9A7F66"/>
    <w:pPr>
      <w:tabs>
        <w:tab w:val="center" w:pos="4153"/>
        <w:tab w:val="right" w:pos="8306"/>
      </w:tabs>
    </w:pPr>
  </w:style>
  <w:style w:type="paragraph" w:styleId="a6">
    <w:name w:val="Plain Text"/>
    <w:basedOn w:val="a"/>
    <w:link w:val="a7"/>
    <w:rsid w:val="009A7F66"/>
    <w:pPr>
      <w:spacing w:line="260" w:lineRule="exact"/>
      <w:ind w:firstLine="567"/>
      <w:jc w:val="both"/>
    </w:pPr>
    <w:rPr>
      <w:rFonts w:ascii="FreeSetCTT" w:hAnsi="FreeSetCTT"/>
      <w:sz w:val="24"/>
      <w:lang w:val="x-none" w:eastAsia="x-none"/>
    </w:rPr>
  </w:style>
  <w:style w:type="character" w:styleId="a8">
    <w:name w:val="page number"/>
    <w:basedOn w:val="a0"/>
    <w:rsid w:val="009A7F66"/>
  </w:style>
  <w:style w:type="character" w:customStyle="1" w:styleId="a7">
    <w:name w:val="Текст Знак"/>
    <w:link w:val="a6"/>
    <w:rsid w:val="00854CED"/>
    <w:rPr>
      <w:rFonts w:ascii="FreeSetCTT" w:hAnsi="FreeSetCTT"/>
      <w:sz w:val="24"/>
    </w:rPr>
  </w:style>
  <w:style w:type="character" w:customStyle="1" w:styleId="SUBST">
    <w:name w:val="__SUBST"/>
    <w:rsid w:val="001D7DFD"/>
    <w:rPr>
      <w:b/>
      <w:i/>
      <w:sz w:val="22"/>
    </w:rPr>
  </w:style>
  <w:style w:type="paragraph" w:styleId="a9">
    <w:name w:val="Body Text"/>
    <w:basedOn w:val="a"/>
    <w:link w:val="aa"/>
    <w:uiPriority w:val="99"/>
    <w:rsid w:val="001D7DFD"/>
    <w:pPr>
      <w:jc w:val="both"/>
    </w:pPr>
    <w:rPr>
      <w:b/>
      <w:bCs/>
      <w:i/>
      <w:iCs/>
      <w:lang w:val="x-none" w:eastAsia="x-none"/>
    </w:rPr>
  </w:style>
  <w:style w:type="character" w:customStyle="1" w:styleId="aa">
    <w:name w:val="Основной текст Знак"/>
    <w:link w:val="a9"/>
    <w:uiPriority w:val="99"/>
    <w:rsid w:val="001D7DFD"/>
    <w:rPr>
      <w:b/>
      <w:bCs/>
      <w:i/>
      <w:iCs/>
    </w:rPr>
  </w:style>
  <w:style w:type="character" w:styleId="ab">
    <w:name w:val="footnote reference"/>
    <w:uiPriority w:val="99"/>
    <w:rsid w:val="001D7DFD"/>
    <w:rPr>
      <w:rFonts w:cs="Times New Roman"/>
      <w:vertAlign w:val="superscript"/>
    </w:rPr>
  </w:style>
  <w:style w:type="character" w:styleId="ac">
    <w:name w:val="Hyperlink"/>
    <w:rsid w:val="001D7DFD"/>
    <w:rPr>
      <w:color w:val="0000FF"/>
      <w:u w:val="single"/>
    </w:rPr>
  </w:style>
  <w:style w:type="paragraph" w:styleId="ad">
    <w:name w:val="Normal (Web)"/>
    <w:basedOn w:val="a"/>
    <w:unhideWhenUsed/>
    <w:rsid w:val="00DC1CC6"/>
    <w:pPr>
      <w:spacing w:before="100" w:beforeAutospacing="1" w:after="100" w:afterAutospacing="1"/>
    </w:pPr>
    <w:rPr>
      <w:rFonts w:ascii="Verdana" w:hAnsi="Verdana"/>
      <w:color w:val="000000"/>
      <w:sz w:val="18"/>
      <w:szCs w:val="18"/>
    </w:rPr>
  </w:style>
  <w:style w:type="character" w:styleId="ae">
    <w:name w:val="annotation reference"/>
    <w:uiPriority w:val="99"/>
    <w:rsid w:val="00B3771E"/>
    <w:rPr>
      <w:sz w:val="16"/>
      <w:szCs w:val="16"/>
    </w:rPr>
  </w:style>
  <w:style w:type="paragraph" w:styleId="af">
    <w:name w:val="annotation text"/>
    <w:basedOn w:val="a"/>
    <w:link w:val="af0"/>
    <w:rsid w:val="00B3771E"/>
  </w:style>
  <w:style w:type="character" w:customStyle="1" w:styleId="af0">
    <w:name w:val="Текст примечания Знак"/>
    <w:basedOn w:val="a0"/>
    <w:link w:val="af"/>
    <w:rsid w:val="00B3771E"/>
  </w:style>
  <w:style w:type="paragraph" w:styleId="af1">
    <w:name w:val="annotation subject"/>
    <w:basedOn w:val="af"/>
    <w:next w:val="af"/>
    <w:link w:val="af2"/>
    <w:rsid w:val="00B3771E"/>
    <w:rPr>
      <w:b/>
      <w:bCs/>
      <w:lang w:val="x-none" w:eastAsia="x-none"/>
    </w:rPr>
  </w:style>
  <w:style w:type="character" w:customStyle="1" w:styleId="af2">
    <w:name w:val="Тема примечания Знак"/>
    <w:link w:val="af1"/>
    <w:rsid w:val="00B3771E"/>
    <w:rPr>
      <w:b/>
      <w:bCs/>
    </w:rPr>
  </w:style>
  <w:style w:type="paragraph" w:styleId="af3">
    <w:name w:val="Balloon Text"/>
    <w:basedOn w:val="a"/>
    <w:link w:val="af4"/>
    <w:rsid w:val="00B3771E"/>
    <w:rPr>
      <w:rFonts w:ascii="Tahoma" w:hAnsi="Tahoma"/>
      <w:sz w:val="16"/>
      <w:szCs w:val="16"/>
      <w:lang w:val="x-none" w:eastAsia="x-none"/>
    </w:rPr>
  </w:style>
  <w:style w:type="character" w:customStyle="1" w:styleId="af4">
    <w:name w:val="Текст выноски Знак"/>
    <w:link w:val="af3"/>
    <w:rsid w:val="00B3771E"/>
    <w:rPr>
      <w:rFonts w:ascii="Tahoma" w:hAnsi="Tahoma" w:cs="Tahoma"/>
      <w:sz w:val="16"/>
      <w:szCs w:val="16"/>
    </w:rPr>
  </w:style>
  <w:style w:type="paragraph" w:styleId="af5">
    <w:name w:val="endnote text"/>
    <w:basedOn w:val="a"/>
    <w:link w:val="af6"/>
    <w:rsid w:val="00B3771E"/>
  </w:style>
  <w:style w:type="character" w:customStyle="1" w:styleId="af6">
    <w:name w:val="Текст концевой сноски Знак"/>
    <w:basedOn w:val="a0"/>
    <w:link w:val="af5"/>
    <w:rsid w:val="00B3771E"/>
  </w:style>
  <w:style w:type="character" w:styleId="af7">
    <w:name w:val="endnote reference"/>
    <w:rsid w:val="00B3771E"/>
    <w:rPr>
      <w:vertAlign w:val="superscript"/>
    </w:rPr>
  </w:style>
  <w:style w:type="paragraph" w:styleId="af8">
    <w:name w:val="footnote text"/>
    <w:basedOn w:val="a"/>
    <w:link w:val="af9"/>
    <w:rsid w:val="00B3771E"/>
  </w:style>
  <w:style w:type="character" w:customStyle="1" w:styleId="af9">
    <w:name w:val="Текст сноски Знак"/>
    <w:basedOn w:val="a0"/>
    <w:link w:val="af8"/>
    <w:rsid w:val="00B3771E"/>
  </w:style>
  <w:style w:type="paragraph" w:styleId="3">
    <w:name w:val="Body Text Indent 3"/>
    <w:basedOn w:val="a"/>
    <w:link w:val="30"/>
    <w:rsid w:val="00970E27"/>
    <w:pPr>
      <w:spacing w:after="120"/>
      <w:ind w:left="283"/>
    </w:pPr>
    <w:rPr>
      <w:sz w:val="16"/>
      <w:szCs w:val="16"/>
    </w:rPr>
  </w:style>
  <w:style w:type="character" w:customStyle="1" w:styleId="30">
    <w:name w:val="Основной текст с отступом 3 Знак"/>
    <w:link w:val="3"/>
    <w:rsid w:val="00970E27"/>
    <w:rPr>
      <w:sz w:val="16"/>
      <w:szCs w:val="16"/>
    </w:rPr>
  </w:style>
  <w:style w:type="paragraph" w:styleId="afa">
    <w:name w:val="List Paragraph"/>
    <w:aliases w:val="Bullet List,FooterText,numbered,Bullet_IRAO,List Paragraph,Мой Список,PD_Bullet,Bullet Points,Paragraph Indent,Heading 10,HEADING 3"/>
    <w:basedOn w:val="a"/>
    <w:link w:val="afb"/>
    <w:uiPriority w:val="34"/>
    <w:qFormat/>
    <w:rsid w:val="009D68D5"/>
    <w:pPr>
      <w:ind w:left="708"/>
    </w:pPr>
  </w:style>
  <w:style w:type="character" w:customStyle="1" w:styleId="a4">
    <w:name w:val="Верхний колонтитул Знак"/>
    <w:link w:val="a3"/>
    <w:uiPriority w:val="99"/>
    <w:rsid w:val="00A309B0"/>
  </w:style>
  <w:style w:type="paragraph" w:customStyle="1" w:styleId="afc">
    <w:name w:val="Текст письма"/>
    <w:basedOn w:val="a"/>
    <w:qFormat/>
    <w:rsid w:val="002444E1"/>
    <w:pPr>
      <w:ind w:firstLine="709"/>
      <w:jc w:val="both"/>
    </w:pPr>
    <w:rPr>
      <w:rFonts w:ascii="Arial" w:eastAsia="Calibri" w:hAnsi="Arial"/>
      <w:color w:val="000000"/>
      <w:sz w:val="24"/>
      <w:szCs w:val="22"/>
      <w:lang w:eastAsia="en-US"/>
    </w:rPr>
  </w:style>
  <w:style w:type="table" w:styleId="afd">
    <w:name w:val="Table Grid"/>
    <w:basedOn w:val="a1"/>
    <w:uiPriority w:val="59"/>
    <w:rsid w:val="00B04A72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4">
    <w:name w:val="заголовок 4"/>
    <w:basedOn w:val="a"/>
    <w:next w:val="a"/>
    <w:rsid w:val="00B04A72"/>
    <w:pPr>
      <w:keepNext/>
    </w:pPr>
    <w:rPr>
      <w:b/>
      <w:sz w:val="24"/>
    </w:rPr>
  </w:style>
  <w:style w:type="paragraph" w:styleId="afe">
    <w:name w:val="Revision"/>
    <w:hidden/>
    <w:uiPriority w:val="99"/>
    <w:semiHidden/>
    <w:rsid w:val="00974DBD"/>
  </w:style>
  <w:style w:type="character" w:customStyle="1" w:styleId="afb">
    <w:name w:val="Абзац списка Знак"/>
    <w:aliases w:val="Bullet List Знак,FooterText Знак,numbered Знак,Bullet_IRAO Знак,List Paragraph Знак,Мой Список Знак,PD_Bullet Знак,Bullet Points Знак,Paragraph Indent Знак,Heading 10 Знак,HEADING 3 Знак"/>
    <w:link w:val="afa"/>
    <w:uiPriority w:val="34"/>
    <w:locked/>
    <w:rsid w:val="00F67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1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2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8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11/relationships/people" Target="peop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www.diadoc.ru/suppor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kontur.ru/diadoc/spravka/20838-annulirovanie_dokumentov_v_edo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4d.nalog.gov.ru/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4EAB714864D864B9DBC024AD32A161F" ma:contentTypeVersion="1" ma:contentTypeDescription="Создание документа." ma:contentTypeScope="" ma:versionID="9d3d1c11ccea8a37bcb9154393a8535f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a903a7c20e29a3372a3edf08e21a6406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Дата начала расписания" ma:description="" ma:hidden="true" ma:internalName="PublishingStartDate">
      <xsd:simpleType>
        <xsd:restriction base="dms:Unknown"/>
      </xsd:simpleType>
    </xsd:element>
    <xsd:element name="PublishingExpirationDate" ma:index="9" nillable="true" ma:displayName="Дата окончания расписания" ma:description="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9F5BED-E99F-43F6-BB27-F92F2EF9B9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05598F-4A84-48D9-AD5A-7535ABECC0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652E91D3-8817-4C03-8E1F-EFD36F066A9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6FC8E1F-59A0-47BE-95A5-14635F2F48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11</Pages>
  <Words>3517</Words>
  <Characters>25974</Characters>
  <Application>Microsoft Office Word</Application>
  <DocSecurity>0</DocSecurity>
  <Lines>216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29433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Алексеева Олеся Валерьевна</dc:creator>
  <cp:lastModifiedBy>Петряева Елена Ивановна</cp:lastModifiedBy>
  <cp:revision>39</cp:revision>
  <cp:lastPrinted>2023-08-09T07:31:00Z</cp:lastPrinted>
  <dcterms:created xsi:type="dcterms:W3CDTF">2024-12-11T07:36:00Z</dcterms:created>
  <dcterms:modified xsi:type="dcterms:W3CDTF">2025-07-31T04:20:00Z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0x01010094EAB714864D864B9DBC024AD32A161F</vt:lpwstr>
  </property>
</Properties>
</file>